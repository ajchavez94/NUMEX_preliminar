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860096" w14:textId="6E356411" w:rsidR="00C97AD5" w:rsidRPr="005160BB" w:rsidRDefault="0E8CE11D" w:rsidP="1AD2B351">
      <w:pPr>
        <w:spacing w:line="480" w:lineRule="auto"/>
        <w:rPr>
          <w:rFonts w:ascii="Calibri" w:eastAsia="Calibri" w:hAnsi="Calibri" w:cs="Calibri"/>
          <w:b/>
          <w:bCs/>
          <w:lang w:val="en-US"/>
        </w:rPr>
      </w:pPr>
      <w:r w:rsidRPr="0E8CE11D">
        <w:rPr>
          <w:b/>
          <w:bCs/>
          <w:lang w:val="en-US"/>
        </w:rPr>
        <w:t xml:space="preserve">Title: </w:t>
      </w:r>
      <w:commentRangeStart w:id="0"/>
      <w:r w:rsidRPr="0E8CE11D">
        <w:rPr>
          <w:rFonts w:ascii="Calibri" w:eastAsia="Calibri" w:hAnsi="Calibri" w:cs="Calibri"/>
          <w:b/>
          <w:bCs/>
          <w:lang w:val="en-US"/>
        </w:rPr>
        <w:t>Long</w:t>
      </w:r>
      <w:commentRangeEnd w:id="0"/>
      <w:r w:rsidR="00F812B4" w:rsidRPr="0E8CE11D">
        <w:rPr>
          <w:rStyle w:val="CommentReference"/>
          <w:rFonts w:ascii="Calibri" w:eastAsia="Calibri" w:hAnsi="Calibri" w:cs="Calibri"/>
          <w:b/>
          <w:bCs/>
          <w:sz w:val="22"/>
          <w:szCs w:val="22"/>
          <w:lang w:val="en-US"/>
        </w:rPr>
        <w:commentReference w:id="0"/>
      </w:r>
      <w:r w:rsidRPr="0E8CE11D">
        <w:rPr>
          <w:rFonts w:ascii="Calibri" w:eastAsia="Calibri" w:hAnsi="Calibri" w:cs="Calibri"/>
          <w:b/>
          <w:bCs/>
          <w:lang w:val="en-US"/>
        </w:rPr>
        <w:t xml:space="preserve">-term moderate nutrient addition in a mature Andean tropical montane forest changes foliar nutrient </w:t>
      </w:r>
      <w:del w:id="1" w:author="Mila Lucia Torres Baez" w:date="2026-07-03T08:46:00Z" w16du:dateUtc="2026-07-03T13:46:00Z">
        <w:r w:rsidRPr="0E8CE11D" w:rsidDel="00F812B4">
          <w:rPr>
            <w:rFonts w:ascii="Calibri" w:eastAsia="Calibri" w:hAnsi="Calibri" w:cs="Calibri"/>
            <w:b/>
            <w:bCs/>
            <w:lang w:val="en-US"/>
          </w:rPr>
          <w:delText xml:space="preserve">traits </w:delText>
        </w:r>
      </w:del>
      <w:ins w:id="2" w:author="Mila Lucia Torres Baez" w:date="2026-07-03T08:46:00Z" w16du:dateUtc="2026-07-03T13:46:00Z">
        <w:r w:rsidR="00F812B4">
          <w:rPr>
            <w:rFonts w:ascii="Calibri" w:eastAsia="Calibri" w:hAnsi="Calibri" w:cs="Calibri"/>
            <w:b/>
            <w:bCs/>
            <w:lang w:val="en-US"/>
          </w:rPr>
          <w:t>concentrations</w:t>
        </w:r>
        <w:r w:rsidR="00F812B4" w:rsidRPr="0E8CE11D">
          <w:rPr>
            <w:rFonts w:ascii="Calibri" w:eastAsia="Calibri" w:hAnsi="Calibri" w:cs="Calibri"/>
            <w:b/>
            <w:bCs/>
            <w:lang w:val="en-US"/>
          </w:rPr>
          <w:t xml:space="preserve"> </w:t>
        </w:r>
      </w:ins>
      <w:r w:rsidRPr="0E8CE11D">
        <w:rPr>
          <w:rFonts w:ascii="Calibri" w:eastAsia="Calibri" w:hAnsi="Calibri" w:cs="Calibri"/>
          <w:b/>
          <w:bCs/>
          <w:lang w:val="en-US"/>
        </w:rPr>
        <w:t>but does not alter isotope derived leaf-level intrinsic water-use efficiency.</w:t>
      </w:r>
    </w:p>
    <w:p w14:paraId="781BCCB5" w14:textId="77777777" w:rsidR="00FF5627" w:rsidRPr="005160BB" w:rsidRDefault="00FF5627" w:rsidP="00F85FC5">
      <w:pPr>
        <w:spacing w:line="480" w:lineRule="auto"/>
        <w:rPr>
          <w:rFonts w:cstheme="minorHAnsi"/>
          <w:b/>
          <w:bCs/>
          <w:lang w:val="en-US"/>
        </w:rPr>
      </w:pPr>
      <w:r w:rsidRPr="005160BB">
        <w:rPr>
          <w:rFonts w:cstheme="minorHAnsi"/>
          <w:b/>
          <w:bCs/>
          <w:lang w:val="en-US"/>
        </w:rPr>
        <w:t>Authors:</w:t>
      </w:r>
    </w:p>
    <w:p w14:paraId="5D892314" w14:textId="7A97787A" w:rsidR="00FF5627" w:rsidRPr="00C97418" w:rsidRDefault="1255A394" w:rsidP="5E22579B">
      <w:pPr>
        <w:spacing w:line="480" w:lineRule="auto"/>
        <w:jc w:val="both"/>
        <w:rPr>
          <w:lang w:val="en-US"/>
        </w:rPr>
      </w:pPr>
      <w:r w:rsidRPr="1255A394">
        <w:rPr>
          <w:lang w:val="en-US"/>
        </w:rPr>
        <w:t>Andrea Chávez-Pacheco</w:t>
      </w:r>
      <w:r w:rsidRPr="1255A394">
        <w:rPr>
          <w:vertAlign w:val="superscript"/>
          <w:lang w:val="en-US"/>
        </w:rPr>
        <w:t>a,</w:t>
      </w:r>
      <w:r w:rsidRPr="1255A394">
        <w:rPr>
          <w:lang w:val="en-US"/>
        </w:rPr>
        <w:t>, Selene Báez</w:t>
      </w:r>
      <w:r w:rsidRPr="1255A394">
        <w:rPr>
          <w:vertAlign w:val="superscript"/>
          <w:lang w:val="en-US"/>
        </w:rPr>
        <w:t>b</w:t>
      </w:r>
      <w:r w:rsidRPr="1255A394">
        <w:rPr>
          <w:lang w:val="en-US"/>
        </w:rPr>
        <w:t>, Jürgen Homeier, Hans Verbeeck</w:t>
      </w:r>
      <w:r w:rsidRPr="1255A394">
        <w:rPr>
          <w:vertAlign w:val="superscript"/>
          <w:lang w:val="en-US"/>
        </w:rPr>
        <w:t xml:space="preserve"> a</w:t>
      </w:r>
      <w:r w:rsidRPr="1255A394">
        <w:rPr>
          <w:lang w:val="en-US"/>
        </w:rPr>
        <w:t xml:space="preserve">, </w:t>
      </w:r>
      <w:commentRangeStart w:id="3"/>
      <w:r w:rsidRPr="1255A394">
        <w:rPr>
          <w:lang w:val="en-US"/>
        </w:rPr>
        <w:t>Marijn Bauters</w:t>
      </w:r>
      <w:r w:rsidRPr="1255A394">
        <w:rPr>
          <w:vertAlign w:val="superscript"/>
          <w:lang w:val="en-US"/>
        </w:rPr>
        <w:t>bc</w:t>
      </w:r>
      <w:commentRangeEnd w:id="3"/>
      <w:r w:rsidR="00912C86" w:rsidRPr="00C97418">
        <w:rPr>
          <w:rStyle w:val="CommentReference"/>
          <w:sz w:val="22"/>
          <w:szCs w:val="22"/>
          <w:lang w:val="en-US"/>
        </w:rPr>
        <w:commentReference w:id="3"/>
      </w:r>
    </w:p>
    <w:p w14:paraId="19550D69" w14:textId="7C861C9D" w:rsidR="00FF5627" w:rsidRPr="005160BB" w:rsidRDefault="38BF97BD" w:rsidP="38BF97BD">
      <w:pPr>
        <w:spacing w:line="480" w:lineRule="auto"/>
        <w:rPr>
          <w:lang w:val="en-US"/>
        </w:rPr>
      </w:pPr>
      <w:r w:rsidRPr="38BF97BD">
        <w:rPr>
          <w:vertAlign w:val="superscript"/>
          <w:lang w:val="en-US"/>
        </w:rPr>
        <w:t>*</w:t>
      </w:r>
      <w:r w:rsidRPr="38BF97BD">
        <w:rPr>
          <w:lang w:val="en-US"/>
        </w:rPr>
        <w:t xml:space="preserve">Corresponding author: </w:t>
      </w:r>
      <w:r w:rsidR="00FF5627" w:rsidRPr="38BF97BD">
        <w:rPr>
          <w:lang w:val="en-US"/>
        </w:rPr>
        <w:fldChar w:fldCharType="begin"/>
      </w:r>
      <w:r w:rsidR="00FF5627" w:rsidRPr="38BF97BD">
        <w:rPr>
          <w:lang w:val="en-US"/>
        </w:rPr>
        <w:instrText xml:space="preserve"> HYPERLINK "mailto:</w:instrText>
      </w:r>
      <w:r w:rsidR="00FF5627">
        <w:instrText>andrea.chavezpacheco@ugent.be</w:instrText>
      </w:r>
      <w:r w:rsidR="00FF5627" w:rsidRPr="38BF97BD">
        <w:rPr>
          <w:lang w:val="en-US"/>
        </w:rPr>
        <w:instrText xml:space="preserve">" </w:instrText>
      </w:r>
      <w:r w:rsidR="00FF5627" w:rsidRPr="38BF97BD">
        <w:rPr>
          <w:lang w:val="en-US"/>
        </w:rPr>
      </w:r>
      <w:r w:rsidR="00FF5627" w:rsidRPr="38BF97BD">
        <w:rPr>
          <w:lang w:val="en-US"/>
        </w:rPr>
        <w:fldChar w:fldCharType="separate"/>
      </w:r>
      <w:r w:rsidRPr="38BF97BD">
        <w:rPr>
          <w:rStyle w:val="Hyperlink"/>
          <w:lang w:val="en-US"/>
        </w:rPr>
        <w:t>andrea.chavezpacheco@ugent.be</w:t>
      </w:r>
      <w:ins w:id="4" w:author="selene.baez" w:date="2025-09-16T10:56:00Z" w16du:dateUtc="2025-09-16T10:56:00Z">
        <w:r w:rsidR="00FF5627" w:rsidRPr="38BF97BD">
          <w:rPr>
            <w:lang w:val="en-US"/>
          </w:rPr>
          <w:fldChar w:fldCharType="end"/>
        </w:r>
      </w:ins>
      <w:r w:rsidRPr="38BF97BD">
        <w:rPr>
          <w:lang w:val="en-US"/>
        </w:rPr>
        <w:t>, Coupure Links 653, 9000 Gent, Belgium</w:t>
      </w:r>
    </w:p>
    <w:p w14:paraId="6EF0361B" w14:textId="77777777" w:rsidR="00FF5627" w:rsidRPr="005160BB" w:rsidRDefault="00FF5627" w:rsidP="00F85FC5">
      <w:pPr>
        <w:spacing w:line="480" w:lineRule="auto"/>
        <w:rPr>
          <w:rFonts w:cstheme="minorHAnsi"/>
          <w:b/>
          <w:bCs/>
          <w:lang w:val="en-US"/>
        </w:rPr>
      </w:pPr>
      <w:r w:rsidRPr="005160BB">
        <w:rPr>
          <w:rFonts w:cstheme="minorHAnsi"/>
          <w:b/>
          <w:bCs/>
          <w:lang w:val="en-US"/>
        </w:rPr>
        <w:t>Affiliations:</w:t>
      </w:r>
    </w:p>
    <w:p w14:paraId="3185492F" w14:textId="42D3AE4A" w:rsidR="00FF5627" w:rsidRDefault="6316C2CD" w:rsidP="6316C2CD">
      <w:pPr>
        <w:spacing w:line="480" w:lineRule="auto"/>
        <w:jc w:val="both"/>
        <w:rPr>
          <w:lang w:val="en-US"/>
        </w:rPr>
      </w:pPr>
      <w:r w:rsidRPr="6316C2CD">
        <w:rPr>
          <w:vertAlign w:val="superscript"/>
          <w:lang w:val="en-US"/>
        </w:rPr>
        <w:t>a</w:t>
      </w:r>
      <w:r w:rsidRPr="6316C2CD">
        <w:rPr>
          <w:lang w:val="en-US"/>
        </w:rPr>
        <w:t xml:space="preserve"> Q-ForestLab, Department of Environment, Ghent University, Coupure Links 653, 9000, Ghent, Belgium</w:t>
      </w:r>
    </w:p>
    <w:p w14:paraId="42410476" w14:textId="7657DB3E" w:rsidR="00912C86" w:rsidRPr="00912C86" w:rsidRDefault="6316C2CD" w:rsidP="3715F316">
      <w:pPr>
        <w:spacing w:line="480" w:lineRule="auto"/>
        <w:jc w:val="both"/>
        <w:rPr>
          <w:lang w:val="es-MX"/>
        </w:rPr>
      </w:pPr>
      <w:r w:rsidRPr="6316C2CD">
        <w:rPr>
          <w:vertAlign w:val="superscript"/>
          <w:lang w:val="es-MX"/>
        </w:rPr>
        <w:t>b</w:t>
      </w:r>
      <w:r w:rsidRPr="6316C2CD">
        <w:rPr>
          <w:lang w:val="es-MX"/>
        </w:rPr>
        <w:t xml:space="preserve"> Departamento de Biología, Escuela Politécnica Nacional, Av. Ladrón de Guevara y Andalucía, Quito-Ecuador.</w:t>
      </w:r>
    </w:p>
    <w:p w14:paraId="671C03AF" w14:textId="66E36652" w:rsidR="006C6532" w:rsidRPr="00DF2437" w:rsidRDefault="5E22579B" w:rsidP="6316C2CD">
      <w:pPr>
        <w:spacing w:line="480" w:lineRule="auto"/>
        <w:jc w:val="both"/>
        <w:rPr>
          <w:lang w:val="en-US"/>
        </w:rPr>
      </w:pPr>
      <w:r w:rsidRPr="5E22579B">
        <w:rPr>
          <w:vertAlign w:val="superscript"/>
          <w:lang w:val="en-US"/>
        </w:rPr>
        <w:t>c</w:t>
      </w:r>
      <w:r w:rsidRPr="5E22579B">
        <w:rPr>
          <w:lang w:val="en-US"/>
        </w:rPr>
        <w:t xml:space="preserve"> Isotope Bioscience Laboratory – ISOFYS, Department of Green Chemistry and Technology, 9000, Ghent University, Coupure Links 653, Ghent, Belgium</w:t>
      </w:r>
    </w:p>
    <w:p w14:paraId="03681F13" w14:textId="11F0799E" w:rsidR="5E22579B" w:rsidRDefault="1AD2B351" w:rsidP="5E22579B">
      <w:pPr>
        <w:spacing w:line="480" w:lineRule="auto"/>
        <w:jc w:val="both"/>
        <w:rPr>
          <w:vertAlign w:val="superscript"/>
          <w:lang w:val="en-US"/>
        </w:rPr>
      </w:pPr>
      <w:r w:rsidRPr="1AD2B351">
        <w:rPr>
          <w:vertAlign w:val="superscript"/>
          <w:lang w:val="en-US"/>
        </w:rPr>
        <w:t xml:space="preserve">d </w:t>
      </w:r>
      <w:r w:rsidRPr="1AD2B351">
        <w:rPr>
          <w:sz w:val="28"/>
          <w:szCs w:val="28"/>
          <w:vertAlign w:val="superscript"/>
          <w:lang w:val="en-US"/>
        </w:rPr>
        <w:t>Conservation Ecology, University of Marburg, Germany</w:t>
      </w:r>
    </w:p>
    <w:p w14:paraId="3F94E2D1" w14:textId="3B15CCD6" w:rsidR="00BF0AEB" w:rsidRPr="005160BB" w:rsidRDefault="00BF0AEB" w:rsidP="00F85FC5">
      <w:pPr>
        <w:spacing w:line="480" w:lineRule="auto"/>
        <w:rPr>
          <w:rFonts w:cstheme="minorHAnsi"/>
          <w:b/>
          <w:bCs/>
          <w:lang w:val="en-US"/>
        </w:rPr>
      </w:pPr>
      <w:r w:rsidRPr="005160BB">
        <w:rPr>
          <w:rFonts w:cstheme="minorHAnsi"/>
          <w:b/>
          <w:bCs/>
          <w:lang w:val="en-US"/>
        </w:rPr>
        <w:t xml:space="preserve">Keywords: </w:t>
      </w:r>
    </w:p>
    <w:p w14:paraId="524DE21F" w14:textId="13FAA15E" w:rsidR="00807204" w:rsidRPr="00426FA2" w:rsidRDefault="6316C2CD" w:rsidP="6316C2CD">
      <w:pPr>
        <w:spacing w:line="480" w:lineRule="auto"/>
        <w:rPr>
          <w:lang w:val="en-US"/>
        </w:rPr>
      </w:pPr>
      <w:r w:rsidRPr="6316C2CD">
        <w:rPr>
          <w:lang w:val="en-US"/>
        </w:rPr>
        <w:t xml:space="preserve">Nutrient </w:t>
      </w:r>
      <w:ins w:id="5" w:author="Mila Lucia Torres Baez" w:date="2026-07-03T08:45:00Z" w16du:dateUtc="2026-07-03T13:45:00Z">
        <w:r w:rsidR="00F812B4">
          <w:rPr>
            <w:lang w:val="en-US"/>
          </w:rPr>
          <w:t xml:space="preserve">addition </w:t>
        </w:r>
      </w:ins>
      <w:r w:rsidRPr="6316C2CD">
        <w:rPr>
          <w:lang w:val="en-US"/>
        </w:rPr>
        <w:t>experiment, tropical mo</w:t>
      </w:r>
      <w:del w:id="6" w:author="Mila Lucia Torres Baez" w:date="2026-07-03T08:46:00Z" w16du:dateUtc="2026-07-03T13:46:00Z">
        <w:r w:rsidRPr="6316C2CD" w:rsidDel="00F812B4">
          <w:rPr>
            <w:lang w:val="en-US"/>
          </w:rPr>
          <w:delText>u</w:delText>
        </w:r>
      </w:del>
      <w:r w:rsidRPr="6316C2CD">
        <w:rPr>
          <w:lang w:val="en-US"/>
        </w:rPr>
        <w:t>nta</w:t>
      </w:r>
      <w:ins w:id="7" w:author="Mila Lucia Torres Baez" w:date="2026-07-03T08:45:00Z" w16du:dateUtc="2026-07-03T13:45:00Z">
        <w:r w:rsidR="00F812B4">
          <w:rPr>
            <w:lang w:val="en-US"/>
          </w:rPr>
          <w:t>ne</w:t>
        </w:r>
      </w:ins>
      <w:del w:id="8" w:author="Mila Lucia Torres Baez" w:date="2026-07-03T08:45:00Z" w16du:dateUtc="2026-07-03T13:45:00Z">
        <w:r w:rsidRPr="6316C2CD" w:rsidDel="00F812B4">
          <w:rPr>
            <w:lang w:val="en-US"/>
          </w:rPr>
          <w:delText>in</w:delText>
        </w:r>
      </w:del>
      <w:r w:rsidRPr="6316C2CD">
        <w:rPr>
          <w:lang w:val="en-US"/>
        </w:rPr>
        <w:t xml:space="preserve"> forest, isotopes, water use efficiency, </w:t>
      </w:r>
      <w:del w:id="9" w:author="SB" w:date="2026-07-06T07:31:00Z" w16du:dateUtc="2026-07-06T12:31:00Z">
        <w:r w:rsidRPr="6316C2CD" w:rsidDel="00A511B3">
          <w:rPr>
            <w:lang w:val="en-US"/>
          </w:rPr>
          <w:delText xml:space="preserve">altitudinal </w:delText>
        </w:r>
      </w:del>
      <w:ins w:id="10" w:author="SB" w:date="2026-07-06T07:31:00Z" w16du:dateUtc="2026-07-06T12:31:00Z">
        <w:r w:rsidR="00A511B3">
          <w:rPr>
            <w:lang w:val="en-US"/>
          </w:rPr>
          <w:t>elevational</w:t>
        </w:r>
        <w:r w:rsidR="00A511B3" w:rsidRPr="6316C2CD">
          <w:rPr>
            <w:lang w:val="en-US"/>
          </w:rPr>
          <w:t xml:space="preserve"> </w:t>
        </w:r>
      </w:ins>
      <w:r w:rsidRPr="6316C2CD">
        <w:rPr>
          <w:lang w:val="en-US"/>
        </w:rPr>
        <w:t>gradient, Andes</w:t>
      </w:r>
      <w:ins w:id="11" w:author="Mila Lucia Torres Baez" w:date="2026-07-03T08:48:00Z" w16du:dateUtc="2026-07-03T13:48:00Z">
        <w:r w:rsidR="00F812B4">
          <w:rPr>
            <w:lang w:val="en-US"/>
          </w:rPr>
          <w:t>, foliar nitrogen and phosphorus concentrations</w:t>
        </w:r>
      </w:ins>
      <w:del w:id="12" w:author="Mila Lucia Torres Baez" w:date="2026-07-03T08:46:00Z" w16du:dateUtc="2026-07-03T13:46:00Z">
        <w:r w:rsidRPr="6316C2CD" w:rsidDel="00F812B4">
          <w:rPr>
            <w:lang w:val="en-US"/>
          </w:rPr>
          <w:delText xml:space="preserve"> ecosystems</w:delText>
        </w:r>
      </w:del>
      <w:r w:rsidRPr="6316C2CD">
        <w:rPr>
          <w:lang w:val="en-US"/>
        </w:rPr>
        <w:t xml:space="preserve"> </w:t>
      </w:r>
    </w:p>
    <w:p w14:paraId="34C3DBD1" w14:textId="189C0C22" w:rsidR="000B0EC4" w:rsidRPr="005160BB" w:rsidRDefault="000B0EC4" w:rsidP="186FD771">
      <w:pPr>
        <w:spacing w:line="480" w:lineRule="auto"/>
        <w:rPr>
          <w:b/>
          <w:bCs/>
          <w:lang w:val="en-US"/>
        </w:rPr>
      </w:pPr>
    </w:p>
    <w:p w14:paraId="72580DBD" w14:textId="04D995D1" w:rsidR="186FD771" w:rsidRDefault="186FD771" w:rsidP="186FD771">
      <w:pPr>
        <w:spacing w:line="480" w:lineRule="auto"/>
        <w:rPr>
          <w:b/>
          <w:bCs/>
          <w:lang w:val="en-US"/>
        </w:rPr>
      </w:pPr>
    </w:p>
    <w:p w14:paraId="067A12C3" w14:textId="146980C8" w:rsidR="186FD771" w:rsidRDefault="186FD771" w:rsidP="186FD771">
      <w:pPr>
        <w:spacing w:line="480" w:lineRule="auto"/>
        <w:rPr>
          <w:b/>
          <w:bCs/>
          <w:lang w:val="en-US"/>
        </w:rPr>
      </w:pPr>
    </w:p>
    <w:p w14:paraId="5E326D4D" w14:textId="6A48DA65" w:rsidR="186FD771" w:rsidRDefault="186FD771" w:rsidP="186FD771">
      <w:pPr>
        <w:spacing w:line="480" w:lineRule="auto"/>
        <w:rPr>
          <w:b/>
          <w:bCs/>
          <w:lang w:val="en-US"/>
        </w:rPr>
      </w:pPr>
    </w:p>
    <w:p w14:paraId="49F26368" w14:textId="2D7B1F37" w:rsidR="006324E7" w:rsidRPr="005160BB" w:rsidRDefault="186FD771" w:rsidP="186FD771">
      <w:pPr>
        <w:spacing w:line="480" w:lineRule="auto"/>
        <w:rPr>
          <w:b/>
          <w:bCs/>
          <w:lang w:val="en-US"/>
        </w:rPr>
      </w:pPr>
      <w:r w:rsidRPr="186FD771">
        <w:rPr>
          <w:b/>
          <w:bCs/>
          <w:lang w:val="en-US"/>
        </w:rPr>
        <w:t>Abstract</w:t>
      </w:r>
    </w:p>
    <w:p w14:paraId="412C6148" w14:textId="17B98662" w:rsidR="186FD771" w:rsidRDefault="186FD771" w:rsidP="186FD771">
      <w:pPr>
        <w:spacing w:line="480" w:lineRule="auto"/>
      </w:pPr>
      <w:commentRangeStart w:id="13"/>
      <w:r>
        <w:rPr>
          <w:noProof/>
        </w:rPr>
        <w:lastRenderedPageBreak/>
        <w:drawing>
          <wp:inline distT="0" distB="0" distL="0" distR="0" wp14:anchorId="08CC2DE0" wp14:editId="3F1FC119">
            <wp:extent cx="5900829" cy="3060775"/>
            <wp:effectExtent l="0" t="0" r="0" b="0"/>
            <wp:docPr id="828310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0595" name="Picture 828310595"/>
                    <pic:cNvPicPr/>
                  </pic:nvPicPr>
                  <pic:blipFill>
                    <a:blip r:embed="rId12">
                      <a:extLst>
                        <a:ext uri="{28A0092B-C50C-407E-A947-70E740481C1C}">
                          <a14:useLocalDpi xmlns:a14="http://schemas.microsoft.com/office/drawing/2010/main"/>
                        </a:ext>
                      </a:extLst>
                    </a:blip>
                    <a:srcRect b="63305"/>
                    <a:stretch>
                      <a:fillRect/>
                    </a:stretch>
                  </pic:blipFill>
                  <pic:spPr>
                    <a:xfrm>
                      <a:off x="0" y="0"/>
                      <a:ext cx="5900829" cy="3060775"/>
                    </a:xfrm>
                    <a:prstGeom prst="rect">
                      <a:avLst/>
                    </a:prstGeom>
                  </pic:spPr>
                </pic:pic>
              </a:graphicData>
            </a:graphic>
          </wp:inline>
        </w:drawing>
      </w:r>
      <w:commentRangeEnd w:id="13"/>
      <w:r>
        <w:rPr>
          <w:rStyle w:val="CommentReference"/>
          <w:sz w:val="22"/>
          <w:szCs w:val="22"/>
        </w:rPr>
        <w:commentReference w:id="13"/>
      </w:r>
    </w:p>
    <w:p w14:paraId="18695900" w14:textId="4D8E12F1" w:rsidR="00807204" w:rsidRPr="00DF2437" w:rsidRDefault="2F66EE41" w:rsidP="6316C2CD">
      <w:pPr>
        <w:spacing w:line="480" w:lineRule="auto"/>
        <w:jc w:val="both"/>
        <w:rPr>
          <w:lang w:val="en-US"/>
        </w:rPr>
      </w:pPr>
      <w:r w:rsidRPr="253B165C">
        <w:rPr>
          <w:lang w:val="en-US"/>
        </w:rPr>
        <w:br w:type="page"/>
      </w:r>
    </w:p>
    <w:p w14:paraId="26EFCC9D" w14:textId="3E53ABED" w:rsidR="11761C32" w:rsidRDefault="7954D173" w:rsidP="11761C32">
      <w:pPr>
        <w:pStyle w:val="Heading1"/>
        <w:rPr>
          <w:rFonts w:cstheme="minorBidi"/>
          <w:b/>
          <w:bCs/>
          <w:lang w:val="en-US"/>
        </w:rPr>
      </w:pPr>
      <w:commentRangeStart w:id="14"/>
      <w:r w:rsidRPr="7954D173">
        <w:rPr>
          <w:lang w:val="en-US"/>
        </w:rPr>
        <w:lastRenderedPageBreak/>
        <w:t>INTRODUCTION</w:t>
      </w:r>
      <w:commentRangeEnd w:id="14"/>
      <w:r w:rsidR="00BF017E">
        <w:rPr>
          <w:rStyle w:val="CommentReference"/>
          <w:rFonts w:cstheme="minorBidi"/>
          <w:b/>
          <w:bCs/>
          <w:sz w:val="32"/>
          <w:szCs w:val="32"/>
          <w:lang w:val="en-US"/>
        </w:rPr>
        <w:commentReference w:id="14"/>
      </w:r>
    </w:p>
    <w:p w14:paraId="25DB7DD3" w14:textId="44C40F53" w:rsidR="519093BA" w:rsidRDefault="519093BA" w:rsidP="519093BA">
      <w:pPr>
        <w:rPr>
          <w:lang w:val="en-US"/>
        </w:rPr>
      </w:pPr>
    </w:p>
    <w:p w14:paraId="579B392F" w14:textId="476523FE" w:rsidR="1AE4032E" w:rsidRDefault="776A04D6" w:rsidP="3E2DACB4">
      <w:pPr>
        <w:spacing w:before="240" w:after="240" w:line="480" w:lineRule="auto"/>
        <w:jc w:val="both"/>
        <w:rPr>
          <w:lang w:val="en-US"/>
        </w:rPr>
      </w:pPr>
      <w:commentRangeStart w:id="15"/>
      <w:r w:rsidRPr="776A04D6">
        <w:rPr>
          <w:rFonts w:ascii="Calibri" w:eastAsia="Calibri" w:hAnsi="Calibri" w:cs="Calibri"/>
          <w:lang w:val="en-US"/>
        </w:rPr>
        <w:t>Tropical montane forests (TMFs)</w:t>
      </w:r>
      <w:commentRangeEnd w:id="15"/>
      <w:r w:rsidR="1AE4032E" w:rsidRPr="776A04D6">
        <w:rPr>
          <w:rStyle w:val="CommentReference"/>
          <w:rFonts w:ascii="Calibri" w:eastAsia="Calibri" w:hAnsi="Calibri" w:cs="Calibri"/>
          <w:sz w:val="22"/>
          <w:szCs w:val="22"/>
          <w:lang w:val="en-US"/>
        </w:rPr>
        <w:commentReference w:id="15"/>
      </w:r>
      <w:r w:rsidRPr="776A04D6">
        <w:rPr>
          <w:rFonts w:ascii="Calibri" w:eastAsia="Calibri" w:hAnsi="Calibri" w:cs="Calibri"/>
          <w:lang w:val="en-US"/>
        </w:rPr>
        <w:t xml:space="preserve"> </w:t>
      </w:r>
      <w:del w:id="16" w:author="Mila Lucia Torres Baez" w:date="2026-07-03T08:50:00Z" w16du:dateUtc="2026-07-03T13:50:00Z">
        <w:r w:rsidRPr="776A04D6" w:rsidDel="00F812B4">
          <w:rPr>
            <w:rFonts w:ascii="Calibri" w:eastAsia="Calibri" w:hAnsi="Calibri" w:cs="Calibri"/>
            <w:lang w:val="en-US"/>
          </w:rPr>
          <w:delText xml:space="preserve">are ecosystems that </w:delText>
        </w:r>
      </w:del>
      <w:r w:rsidRPr="776A04D6">
        <w:rPr>
          <w:rFonts w:ascii="Calibri" w:eastAsia="Calibri" w:hAnsi="Calibri" w:cs="Calibri"/>
          <w:lang w:val="en-US"/>
        </w:rPr>
        <w:t xml:space="preserve">cover only 2.5% of the area of tropical forests worldwide (Eller et al., 2020). Despite their limited distribution, they are among the most biodiverse terrestrial ecosystems </w:t>
      </w:r>
      <w:commentRangeStart w:id="17"/>
      <w:commentRangeStart w:id="18"/>
      <w:r w:rsidRPr="776A04D6">
        <w:rPr>
          <w:rFonts w:ascii="Calibri" w:eastAsia="Calibri" w:hAnsi="Calibri" w:cs="Calibri"/>
          <w:highlight w:val="cyan"/>
          <w:lang w:val="en-US"/>
        </w:rPr>
        <w:t>(XXX)</w:t>
      </w:r>
      <w:r w:rsidRPr="776A04D6">
        <w:rPr>
          <w:rFonts w:ascii="Calibri" w:eastAsia="Calibri" w:hAnsi="Calibri" w:cs="Calibri"/>
          <w:lang w:val="en-US"/>
        </w:rPr>
        <w:t xml:space="preserve"> </w:t>
      </w:r>
      <w:commentRangeEnd w:id="17"/>
      <w:r w:rsidR="1AE4032E" w:rsidRPr="776A04D6">
        <w:rPr>
          <w:rStyle w:val="CommentReference"/>
          <w:rFonts w:ascii="Calibri" w:eastAsia="Calibri" w:hAnsi="Calibri" w:cs="Calibri"/>
          <w:sz w:val="22"/>
          <w:szCs w:val="22"/>
          <w:lang w:val="en-US"/>
        </w:rPr>
        <w:commentReference w:id="17"/>
      </w:r>
      <w:commentRangeEnd w:id="18"/>
      <w:r w:rsidR="00F812B4" w:rsidRPr="776A04D6">
        <w:rPr>
          <w:rStyle w:val="CommentReference"/>
          <w:rFonts w:ascii="Calibri" w:eastAsia="Calibri" w:hAnsi="Calibri" w:cs="Calibri"/>
          <w:sz w:val="22"/>
          <w:szCs w:val="22"/>
          <w:lang w:val="en-US"/>
        </w:rPr>
        <w:commentReference w:id="18"/>
      </w:r>
      <w:r w:rsidRPr="776A04D6">
        <w:rPr>
          <w:rFonts w:ascii="Calibri" w:eastAsia="Calibri" w:hAnsi="Calibri" w:cs="Calibri"/>
          <w:lang w:val="en-US"/>
        </w:rPr>
        <w:t>and provide key ecosystem services, including freshwater provisioning</w:t>
      </w:r>
      <w:ins w:id="19" w:author="SB" w:date="2026-07-06T07:34:00Z" w16du:dateUtc="2026-07-06T12:34:00Z">
        <w:r w:rsidR="00A511B3">
          <w:rPr>
            <w:rFonts w:ascii="Calibri" w:eastAsia="Calibri" w:hAnsi="Calibri" w:cs="Calibri"/>
            <w:lang w:val="en-US"/>
          </w:rPr>
          <w:t xml:space="preserve"> to large human populations</w:t>
        </w:r>
      </w:ins>
      <w:r w:rsidRPr="776A04D6">
        <w:rPr>
          <w:rFonts w:ascii="Calibri" w:eastAsia="Calibri" w:hAnsi="Calibri" w:cs="Calibri"/>
          <w:lang w:val="en-US"/>
        </w:rPr>
        <w:t xml:space="preserve"> (</w:t>
      </w:r>
      <w:commentRangeStart w:id="20"/>
      <w:r w:rsidRPr="776A04D6">
        <w:rPr>
          <w:rFonts w:ascii="Calibri" w:eastAsia="Calibri" w:hAnsi="Calibri" w:cs="Calibri"/>
          <w:lang w:val="en-US"/>
        </w:rPr>
        <w:t>Cuesta</w:t>
      </w:r>
      <w:commentRangeEnd w:id="20"/>
      <w:r w:rsidR="006F480B" w:rsidRPr="776A04D6">
        <w:rPr>
          <w:rStyle w:val="CommentReference"/>
          <w:rFonts w:ascii="Calibri" w:eastAsia="Calibri" w:hAnsi="Calibri" w:cs="Calibri"/>
          <w:sz w:val="22"/>
          <w:szCs w:val="22"/>
          <w:lang w:val="en-US"/>
        </w:rPr>
        <w:commentReference w:id="20"/>
      </w:r>
      <w:r w:rsidRPr="776A04D6">
        <w:rPr>
          <w:rFonts w:ascii="Calibri" w:eastAsia="Calibri" w:hAnsi="Calibri" w:cs="Calibri"/>
          <w:lang w:val="en-US"/>
        </w:rPr>
        <w:t xml:space="preserve"> et al., 2009) and carbon storage (Cuni-Sanchez et al., 2021; Duque et al., 2021). TMFs store substantial amounts of carbon in aboveground biomass and soils, making them important components of regional and global carbon cycles (de la Cruz-Amo et al., 2020). </w:t>
      </w:r>
      <w:del w:id="21" w:author="SB" w:date="2026-07-06T07:35:00Z" w16du:dateUtc="2026-07-06T12:35:00Z">
        <w:r w:rsidRPr="776A04D6" w:rsidDel="00A511B3">
          <w:rPr>
            <w:rFonts w:ascii="Calibri" w:eastAsia="Calibri" w:hAnsi="Calibri" w:cs="Calibri"/>
            <w:lang w:val="en-US"/>
          </w:rPr>
          <w:delText xml:space="preserve">Despite their socioecological importance, these ecosystems are increasingly exposed to environmental change. </w:delText>
        </w:r>
      </w:del>
      <w:r w:rsidRPr="776A04D6">
        <w:rPr>
          <w:rFonts w:ascii="Calibri" w:eastAsia="Calibri" w:hAnsi="Calibri" w:cs="Calibri"/>
          <w:lang w:val="en-US"/>
        </w:rPr>
        <w:t>Projected climatic changes, including altered cloud immersion (Crausbay et al., 2015), rising temperatures that increase atmospheric water demand and reduce soil water availability (Brum et al., 2023), together with shifts in nutrient cycling driven by atmospheric nutrient deposition (</w:t>
      </w:r>
      <w:del w:id="22" w:author="Mila Lucia Torres Baez" w:date="2026-07-03T08:56:00Z" w16du:dateUtc="2026-07-03T13:56:00Z">
        <w:r w:rsidRPr="776A04D6" w:rsidDel="006F480B">
          <w:rPr>
            <w:rFonts w:ascii="Calibri" w:eastAsia="Calibri" w:hAnsi="Calibri" w:cs="Calibri"/>
            <w:lang w:val="en-US"/>
          </w:rPr>
          <w:delText xml:space="preserve">Cárate-Tandalla et al., 2018a; Homeier et al., 2012a; </w:delText>
        </w:r>
      </w:del>
      <w:r w:rsidRPr="776A04D6">
        <w:rPr>
          <w:rFonts w:ascii="Calibri" w:eastAsia="Calibri" w:hAnsi="Calibri" w:cs="Calibri"/>
          <w:lang w:val="en-US"/>
        </w:rPr>
        <w:t xml:space="preserve">Velescu et al., 2026a), are </w:t>
      </w:r>
      <w:del w:id="23" w:author="Mila Lucia Torres Baez" w:date="2026-07-03T08:57:00Z" w16du:dateUtc="2026-07-03T13:57:00Z">
        <w:r w:rsidRPr="776A04D6" w:rsidDel="006F480B">
          <w:rPr>
            <w:rFonts w:ascii="Calibri" w:eastAsia="Calibri" w:hAnsi="Calibri" w:cs="Calibri"/>
            <w:lang w:val="en-US"/>
          </w:rPr>
          <w:delText xml:space="preserve">expected to </w:delText>
        </w:r>
      </w:del>
      <w:r w:rsidRPr="776A04D6">
        <w:rPr>
          <w:rFonts w:ascii="Calibri" w:eastAsia="Calibri" w:hAnsi="Calibri" w:cs="Calibri"/>
          <w:lang w:val="en-US"/>
        </w:rPr>
        <w:t>modify</w:t>
      </w:r>
      <w:ins w:id="24" w:author="Mila Lucia Torres Baez" w:date="2026-07-03T08:57:00Z" w16du:dateUtc="2026-07-03T13:57:00Z">
        <w:r w:rsidR="006F480B">
          <w:rPr>
            <w:rFonts w:ascii="Calibri" w:eastAsia="Calibri" w:hAnsi="Calibri" w:cs="Calibri"/>
            <w:lang w:val="en-US"/>
          </w:rPr>
          <w:t>ing</w:t>
        </w:r>
      </w:ins>
      <w:r w:rsidRPr="776A04D6">
        <w:rPr>
          <w:rFonts w:ascii="Calibri" w:eastAsia="Calibri" w:hAnsi="Calibri" w:cs="Calibri"/>
          <w:lang w:val="en-US"/>
        </w:rPr>
        <w:t xml:space="preserve"> the environmental conditions under which TMFs function. </w:t>
      </w:r>
      <w:r>
        <w:t xml:space="preserve">However, the ecophysiological responses of TMF trees to these changes remain poorly understood compared to their lowlands counterpart. </w:t>
      </w:r>
    </w:p>
    <w:p w14:paraId="20BD8D2A" w14:textId="1C278A27" w:rsidR="29978B5B" w:rsidRDefault="3D06C4FE" w:rsidP="69459468">
      <w:pPr>
        <w:spacing w:before="240" w:after="240" w:line="480" w:lineRule="auto"/>
        <w:rPr>
          <w:lang w:val="en-US"/>
        </w:rPr>
      </w:pPr>
      <w:r w:rsidRPr="3D06C4FE">
        <w:rPr>
          <w:rFonts w:ascii="Calibri" w:eastAsia="Calibri" w:hAnsi="Calibri" w:cs="Calibri"/>
          <w:lang w:val="en-US"/>
        </w:rPr>
        <w:t xml:space="preserve">Because tropical forests exchange enormous amounts of carbon with the atmosphere each year, small changes in leaf-level physiological processes regulating carbon assimilation and transpiration </w:t>
      </w:r>
      <w:del w:id="25" w:author="SB" w:date="2026-07-06T10:13:00Z" w16du:dateUtc="2026-07-06T15:13:00Z">
        <w:r w:rsidRPr="3D06C4FE" w:rsidDel="007D6064">
          <w:rPr>
            <w:rFonts w:ascii="Calibri" w:eastAsia="Calibri" w:hAnsi="Calibri" w:cs="Calibri"/>
            <w:lang w:val="en-US"/>
          </w:rPr>
          <w:delText xml:space="preserve">can </w:delText>
        </w:r>
      </w:del>
      <w:ins w:id="26" w:author="SB" w:date="2026-07-06T10:13:00Z" w16du:dateUtc="2026-07-06T15:13:00Z">
        <w:r w:rsidR="007D6064">
          <w:rPr>
            <w:rFonts w:ascii="Calibri" w:eastAsia="Calibri" w:hAnsi="Calibri" w:cs="Calibri"/>
            <w:lang w:val="en-US"/>
          </w:rPr>
          <w:t>may</w:t>
        </w:r>
        <w:r w:rsidR="007D6064" w:rsidRPr="3D06C4FE">
          <w:rPr>
            <w:rFonts w:ascii="Calibri" w:eastAsia="Calibri" w:hAnsi="Calibri" w:cs="Calibri"/>
            <w:lang w:val="en-US"/>
          </w:rPr>
          <w:t xml:space="preserve"> </w:t>
        </w:r>
      </w:ins>
      <w:r w:rsidRPr="3D06C4FE">
        <w:rPr>
          <w:rFonts w:ascii="Calibri" w:eastAsia="Calibri" w:hAnsi="Calibri" w:cs="Calibri"/>
          <w:lang w:val="en-US"/>
        </w:rPr>
        <w:t xml:space="preserve">scale up to influence ecosystem carbon cycling and climate feedback </w:t>
      </w:r>
      <w:sdt>
        <w:sdtPr>
          <w:tag w:val="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"/>
          <w:id w:val="826933517"/>
          <w:placeholder>
            <w:docPart w:val="DefaultPlaceholder_-1854013440"/>
          </w:placeholder>
        </w:sdtPr>
        <w:sdtContent>
          <w:r w:rsidRPr="3D06C4FE">
            <w:rPr>
              <w:rFonts w:ascii="Calibri" w:eastAsia="Calibri" w:hAnsi="Calibri" w:cs="Calibri"/>
              <w:color w:val="000000" w:themeColor="text1"/>
              <w:lang w:val="en-US"/>
            </w:rPr>
            <w:t>(</w:t>
          </w:r>
          <w:commentRangeStart w:id="27"/>
          <w:r w:rsidRPr="3D06C4FE">
            <w:rPr>
              <w:rFonts w:ascii="Calibri" w:eastAsia="Calibri" w:hAnsi="Calibri" w:cs="Calibri"/>
              <w:color w:val="000000" w:themeColor="text1"/>
              <w:lang w:val="en-US"/>
            </w:rPr>
            <w:t>Beer</w:t>
          </w:r>
          <w:commentRangeEnd w:id="27"/>
          <w:r w:rsidR="00641F84" w:rsidRPr="3D06C4FE">
            <w:rPr>
              <w:rStyle w:val="CommentReference"/>
              <w:rFonts w:ascii="Calibri" w:eastAsia="Calibri" w:hAnsi="Calibri" w:cs="Calibri"/>
              <w:color w:val="000000" w:themeColor="text1"/>
              <w:sz w:val="22"/>
              <w:szCs w:val="22"/>
              <w:lang w:val="en-US"/>
            </w:rPr>
            <w:commentReference w:id="27"/>
          </w:r>
          <w:r w:rsidRPr="3D06C4FE">
            <w:rPr>
              <w:rFonts w:ascii="Calibri" w:eastAsia="Calibri" w:hAnsi="Calibri" w:cs="Calibri"/>
              <w:color w:val="000000" w:themeColor="text1"/>
              <w:lang w:val="en-US"/>
            </w:rPr>
            <w:t xml:space="preserve"> et al., 2010; Bonan, 2008; Pan et al., 2011)</w:t>
          </w:r>
        </w:sdtContent>
      </w:sdt>
      <w:r>
        <w:t>. Intrinsic water-use efficiency (</w:t>
      </w:r>
      <w:r w:rsidRPr="3D06C4FE">
        <w:rPr>
          <w:rFonts w:ascii="Calibri" w:eastAsia="Calibri" w:hAnsi="Calibri" w:cs="Calibri"/>
          <w:lang w:val="en-US"/>
        </w:rPr>
        <w:t xml:space="preserve">iWUE), </w:t>
      </w:r>
      <w:del w:id="28" w:author="SB" w:date="2026-07-06T08:09:00Z" w16du:dateUtc="2026-07-06T13:09:00Z">
        <w:r w:rsidRPr="3D06C4FE" w:rsidDel="00641F84">
          <w:rPr>
            <w:rFonts w:ascii="Calibri" w:eastAsia="Calibri" w:hAnsi="Calibri" w:cs="Calibri"/>
            <w:lang w:val="en-US"/>
          </w:rPr>
          <w:delText xml:space="preserve">commonly defined as </w:delText>
        </w:r>
      </w:del>
      <w:r w:rsidRPr="3D06C4FE">
        <w:rPr>
          <w:rFonts w:ascii="Calibri" w:eastAsia="Calibri" w:hAnsi="Calibri" w:cs="Calibri"/>
          <w:lang w:val="en-US"/>
        </w:rPr>
        <w:t xml:space="preserve">the </w:t>
      </w:r>
      <w:ins w:id="29" w:author="SB" w:date="2026-07-06T08:11:00Z" w16du:dateUtc="2026-07-06T13:11:00Z">
        <w:r w:rsidR="00641F84" w:rsidRPr="3D06C4FE">
          <w:rPr>
            <w:rFonts w:ascii="Calibri" w:eastAsia="Calibri" w:hAnsi="Calibri" w:cs="Calibri"/>
            <w:lang w:val="en-US"/>
          </w:rPr>
          <w:t xml:space="preserve">leaf </w:t>
        </w:r>
        <w:r w:rsidR="00641F84">
          <w:rPr>
            <w:rFonts w:ascii="Calibri" w:eastAsia="Calibri" w:hAnsi="Calibri" w:cs="Calibri"/>
            <w:lang w:val="en-US"/>
          </w:rPr>
          <w:t>scale</w:t>
        </w:r>
        <w:r w:rsidR="00641F84" w:rsidRPr="3D06C4FE">
          <w:rPr>
            <w:rFonts w:ascii="Calibri" w:eastAsia="Calibri" w:hAnsi="Calibri" w:cs="Calibri"/>
            <w:lang w:val="en-US"/>
          </w:rPr>
          <w:t xml:space="preserve"> </w:t>
        </w:r>
      </w:ins>
      <w:r w:rsidRPr="3D06C4FE">
        <w:rPr>
          <w:rFonts w:ascii="Calibri" w:eastAsia="Calibri" w:hAnsi="Calibri" w:cs="Calibri"/>
          <w:lang w:val="en-US"/>
        </w:rPr>
        <w:t>relationship between carbon gain and water loss</w:t>
      </w:r>
      <w:del w:id="30" w:author="SB" w:date="2026-07-06T08:11:00Z" w16du:dateUtc="2026-07-06T13:11:00Z">
        <w:r w:rsidRPr="3D06C4FE" w:rsidDel="00641F84">
          <w:rPr>
            <w:rFonts w:ascii="Calibri" w:eastAsia="Calibri" w:hAnsi="Calibri" w:cs="Calibri"/>
            <w:lang w:val="en-US"/>
          </w:rPr>
          <w:delText xml:space="preserve"> at the leaf level</w:delText>
        </w:r>
      </w:del>
      <w:r w:rsidRPr="3D06C4FE">
        <w:rPr>
          <w:rFonts w:ascii="Calibri" w:eastAsia="Calibri" w:hAnsi="Calibri" w:cs="Calibri"/>
          <w:lang w:val="en-US"/>
        </w:rPr>
        <w:t xml:space="preserve">, provides an integrative metric of the balance between photosynthetic carbon assimilation and stomatal regulation, and is therefore a useful </w:t>
      </w:r>
      <w:del w:id="31" w:author="SB" w:date="2026-07-06T08:12:00Z" w16du:dateUtc="2026-07-06T13:12:00Z">
        <w:r w:rsidRPr="3D06C4FE" w:rsidDel="00641F84">
          <w:rPr>
            <w:rFonts w:ascii="Calibri" w:eastAsia="Calibri" w:hAnsi="Calibri" w:cs="Calibri"/>
            <w:lang w:val="en-US"/>
          </w:rPr>
          <w:delText xml:space="preserve">tool </w:delText>
        </w:r>
      </w:del>
      <w:ins w:id="32" w:author="SB" w:date="2026-07-06T08:12:00Z" w16du:dateUtc="2026-07-06T13:12:00Z">
        <w:r w:rsidR="00641F84">
          <w:rPr>
            <w:rFonts w:ascii="Calibri" w:eastAsia="Calibri" w:hAnsi="Calibri" w:cs="Calibri"/>
            <w:lang w:val="en-US"/>
          </w:rPr>
          <w:t>metric</w:t>
        </w:r>
        <w:r w:rsidR="00641F84" w:rsidRPr="3D06C4FE">
          <w:rPr>
            <w:rFonts w:ascii="Calibri" w:eastAsia="Calibri" w:hAnsi="Calibri" w:cs="Calibri"/>
            <w:lang w:val="en-US"/>
          </w:rPr>
          <w:t xml:space="preserve"> </w:t>
        </w:r>
      </w:ins>
      <w:r w:rsidRPr="3D06C4FE">
        <w:rPr>
          <w:rFonts w:ascii="Calibri" w:eastAsia="Calibri" w:hAnsi="Calibri" w:cs="Calibri"/>
          <w:lang w:val="en-US"/>
        </w:rPr>
        <w:t xml:space="preserve">to assess how trees adjust carbon–water relations under changing environmental conditions </w:t>
      </w:r>
      <w:sdt>
        <w:sdtPr>
          <w:tag w:val="MENDELEY_CITATION_v3_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"/>
          <w:id w:val="746798311"/>
          <w:placeholder>
            <w:docPart w:val="DefaultPlaceholder_-1854013440"/>
          </w:placeholder>
        </w:sdtPr>
        <w:sdtContent>
          <w:r w:rsidRPr="3D06C4FE">
            <w:rPr>
              <w:rFonts w:ascii="Calibri" w:eastAsia="Calibri" w:hAnsi="Calibri" w:cs="Calibri"/>
              <w:color w:val="000000" w:themeColor="text1"/>
              <w:lang w:val="en-US"/>
            </w:rPr>
            <w:t>(Hatfield &amp; Dold, 2019; Lavergne et al., 2019)</w:t>
          </w:r>
        </w:sdtContent>
      </w:sdt>
      <w:r>
        <w:t>. Leaf carbon isotop</w:t>
      </w:r>
      <w:ins w:id="33" w:author="SB" w:date="2026-07-06T10:13:00Z" w16du:dateUtc="2026-07-06T15:13:00Z">
        <w:r w:rsidR="007D6064">
          <w:t>ic</w:t>
        </w:r>
      </w:ins>
      <w:del w:id="34" w:author="SB" w:date="2026-07-06T10:13:00Z" w16du:dateUtc="2026-07-06T15:13:00Z">
        <w:r w:rsidDel="007D6064">
          <w:delText>e</w:delText>
        </w:r>
      </w:del>
      <w:r>
        <w:t xml:space="preserve"> composition (δ¹³C)</w:t>
      </w:r>
      <w:ins w:id="35" w:author="SB" w:date="2026-07-06T08:14:00Z" w16du:dateUtc="2026-07-06T13:14:00Z">
        <w:r w:rsidR="00641F84">
          <w:t>,</w:t>
        </w:r>
      </w:ins>
      <w:r>
        <w:t xml:space="preserve"> </w:t>
      </w:r>
      <w:del w:id="36" w:author="SB" w:date="2026-07-06T08:14:00Z" w16du:dateUtc="2026-07-06T13:14:00Z">
        <w:r w:rsidDel="00641F84">
          <w:delText xml:space="preserve">integrates </w:delText>
        </w:r>
      </w:del>
      <w:r>
        <w:t>the ratio of intercellular to atmospheric CO₂ concentration (Ci/Ca),</w:t>
      </w:r>
      <w:del w:id="37" w:author="SB" w:date="2026-07-06T08:14:00Z" w16du:dateUtc="2026-07-06T13:14:00Z">
        <w:r w:rsidDel="00641F84">
          <w:delText xml:space="preserve"> it</w:delText>
        </w:r>
      </w:del>
      <w:r>
        <w:t xml:space="preserve"> has been widely used as proxy to infer </w:t>
      </w:r>
      <w:commentRangeStart w:id="38"/>
      <w:r>
        <w:t xml:space="preserve">long-term </w:t>
      </w:r>
      <w:commentRangeEnd w:id="38"/>
      <w:r w:rsidR="00641F84">
        <w:rPr>
          <w:rStyle w:val="CommentReference"/>
          <w:sz w:val="22"/>
          <w:szCs w:val="22"/>
        </w:rPr>
        <w:commentReference w:id="38"/>
      </w:r>
      <w:r>
        <w:t xml:space="preserve">variation in </w:t>
      </w:r>
      <w:r w:rsidRPr="3D06C4FE">
        <w:rPr>
          <w:rFonts w:ascii="Calibri" w:eastAsia="Calibri" w:hAnsi="Calibri" w:cs="Calibri"/>
          <w:lang w:val="en-US"/>
        </w:rPr>
        <w:t xml:space="preserve">iWUE  and plant carbon–water relations in </w:t>
      </w:r>
      <w:ins w:id="39" w:author="SB" w:date="2026-07-06T08:14:00Z" w16du:dateUtc="2026-07-06T13:14:00Z">
        <w:r w:rsidR="00641F84">
          <w:rPr>
            <w:rFonts w:ascii="Calibri" w:eastAsia="Calibri" w:hAnsi="Calibri" w:cs="Calibri"/>
            <w:lang w:val="en-US"/>
          </w:rPr>
          <w:t xml:space="preserve">temperate? And </w:t>
        </w:r>
      </w:ins>
      <w:r w:rsidRPr="3D06C4FE">
        <w:rPr>
          <w:rFonts w:ascii="Calibri" w:eastAsia="Calibri" w:hAnsi="Calibri" w:cs="Calibri"/>
          <w:lang w:val="en-US"/>
        </w:rPr>
        <w:t xml:space="preserve">tropical systems </w:t>
      </w:r>
      <w:commentRangeStart w:id="40"/>
      <w:sdt>
        <w:sdtPr>
          <w:rPr>
            <w:rFonts w:ascii="Calibri" w:eastAsia="Calibri" w:hAnsi="Calibri" w:cs="Calibri"/>
            <w:color w:val="000000" w:themeColor="text1"/>
            <w:lang w:val="en-US"/>
          </w:rPr>
          <w:tag w:val="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"/>
          <w:id w:val="1741411045"/>
          <w:placeholder>
            <w:docPart w:val="DefaultPlaceholder_-1854013440"/>
          </w:placeholder>
        </w:sdtPr>
        <w:sdtContent>
          <w:r w:rsidRPr="3D06C4FE">
            <w:rPr>
              <w:rFonts w:ascii="Calibri" w:eastAsia="Calibri" w:hAnsi="Calibri" w:cs="Calibri"/>
              <w:color w:val="000000" w:themeColor="text1"/>
              <w:lang w:val="en-US"/>
            </w:rPr>
            <w:t xml:space="preserve">(Bauters et al., 2020; Bonal et al., 2000, 2011; </w:t>
          </w:r>
          <w:commentRangeStart w:id="41"/>
          <w:r w:rsidRPr="3D06C4FE">
            <w:rPr>
              <w:rFonts w:ascii="Calibri" w:eastAsia="Calibri" w:hAnsi="Calibri" w:cs="Calibri"/>
              <w:color w:val="000000" w:themeColor="text1"/>
              <w:lang w:val="en-US"/>
            </w:rPr>
            <w:t>Mumbanza</w:t>
          </w:r>
          <w:commentRangeEnd w:id="41"/>
          <w:r w:rsidR="007D6064" w:rsidRPr="3D06C4FE">
            <w:rPr>
              <w:rStyle w:val="CommentReference"/>
              <w:rFonts w:ascii="Calibri" w:eastAsia="Calibri" w:hAnsi="Calibri" w:cs="Calibri"/>
              <w:color w:val="000000" w:themeColor="text1"/>
              <w:sz w:val="22"/>
              <w:szCs w:val="22"/>
              <w:lang w:val="en-US"/>
            </w:rPr>
            <w:commentReference w:id="41"/>
          </w:r>
          <w:r w:rsidRPr="3D06C4FE">
            <w:rPr>
              <w:rFonts w:ascii="Calibri" w:eastAsia="Calibri" w:hAnsi="Calibri" w:cs="Calibri"/>
              <w:color w:val="000000" w:themeColor="text1"/>
              <w:lang w:val="en-US"/>
            </w:rPr>
            <w:t xml:space="preserve"> et al., 2021)</w:t>
          </w:r>
        </w:sdtContent>
      </w:sdt>
      <w:r w:rsidRPr="3D06C4FE">
        <w:t>.</w:t>
      </w:r>
      <w:commentRangeEnd w:id="40"/>
      <w:r w:rsidR="29978B5B" w:rsidRPr="3D06C4FE">
        <w:rPr>
          <w:rStyle w:val="CommentReference"/>
          <w:rFonts w:ascii="Calibri" w:eastAsia="Calibri" w:hAnsi="Calibri" w:cs="Calibri"/>
          <w:sz w:val="22"/>
          <w:szCs w:val="22"/>
          <w:lang w:val="en-US"/>
        </w:rPr>
        <w:commentReference w:id="40"/>
      </w:r>
      <w:r w:rsidRPr="3D06C4FE">
        <w:rPr>
          <w:rFonts w:ascii="Calibri" w:eastAsia="Calibri" w:hAnsi="Calibri" w:cs="Calibri"/>
          <w:lang w:val="en-US"/>
        </w:rPr>
        <w:t xml:space="preserve">  </w:t>
      </w:r>
      <w:ins w:id="42" w:author="SB" w:date="2026-07-06T08:17:00Z" w16du:dateUtc="2026-07-06T13:17:00Z">
        <w:r w:rsidR="00641F84">
          <w:rPr>
            <w:rFonts w:ascii="Calibri" w:eastAsia="Calibri" w:hAnsi="Calibri" w:cs="Calibri"/>
            <w:lang w:val="en-US"/>
          </w:rPr>
          <w:t xml:space="preserve">INCLUDE HERE KEY EXAMPLES OF HOW IWUE HAS BEEN USED TO UNDERSTAND </w:t>
        </w:r>
      </w:ins>
      <w:ins w:id="43" w:author="SB" w:date="2026-07-06T08:18:00Z" w16du:dateUtc="2026-07-06T13:18:00Z">
        <w:r w:rsidR="00641F84">
          <w:rPr>
            <w:rFonts w:ascii="Calibri" w:eastAsia="Calibri" w:hAnsi="Calibri" w:cs="Calibri"/>
            <w:lang w:val="en-US"/>
          </w:rPr>
          <w:t xml:space="preserve">PLANT RESPONSES TO GLOBAL ENVIRONMENTAL CHANGE. </w:t>
        </w:r>
      </w:ins>
      <w:r w:rsidRPr="3D06C4FE">
        <w:rPr>
          <w:rFonts w:ascii="Calibri" w:eastAsia="Calibri" w:hAnsi="Calibri" w:cs="Calibri"/>
          <w:lang w:val="en-US"/>
        </w:rPr>
        <w:t xml:space="preserve">Consequently, quantifying iWUE in TMFs can help bridge current knowledge gaps on the physiological </w:t>
      </w:r>
      <w:r w:rsidRPr="3D06C4FE">
        <w:rPr>
          <w:rFonts w:ascii="Calibri" w:eastAsia="Calibri" w:hAnsi="Calibri" w:cs="Calibri"/>
          <w:lang w:val="en-US"/>
        </w:rPr>
        <w:lastRenderedPageBreak/>
        <w:t>mechanisms regulating carbon–water interactions and improve predictions of TMF responses to different environmental changes.</w:t>
      </w:r>
    </w:p>
    <w:p w14:paraId="7C39AFFC" w14:textId="0ED9F702" w:rsidR="64B0C9E1" w:rsidRDefault="3D06C4FE" w:rsidP="3D06C4FE">
      <w:pPr>
        <w:spacing w:line="480" w:lineRule="auto"/>
        <w:jc w:val="both"/>
        <w:rPr>
          <w:rFonts w:ascii="Open Sans" w:eastAsia="Open Sans" w:hAnsi="Open Sans" w:cs="Open Sans"/>
          <w:color w:val="000000" w:themeColor="text1"/>
          <w:sz w:val="24"/>
          <w:szCs w:val="24"/>
          <w:lang w:val="en-US"/>
        </w:rPr>
      </w:pPr>
      <w:commentRangeStart w:id="44"/>
      <w:r w:rsidRPr="3D06C4FE">
        <w:rPr>
          <w:rFonts w:ascii="Calibri" w:eastAsia="Calibri" w:hAnsi="Calibri" w:cs="Calibri"/>
          <w:sz w:val="24"/>
          <w:szCs w:val="24"/>
          <w:lang w:val="en-US"/>
        </w:rPr>
        <w:t>An</w:t>
      </w:r>
      <w:commentRangeEnd w:id="44"/>
      <w:r w:rsidR="007D6064" w:rsidRPr="3D06C4FE">
        <w:rPr>
          <w:rStyle w:val="CommentReference"/>
          <w:rFonts w:ascii="Calibri" w:eastAsia="Calibri" w:hAnsi="Calibri" w:cs="Calibri"/>
          <w:sz w:val="24"/>
          <w:szCs w:val="24"/>
          <w:lang w:val="en-US"/>
        </w:rPr>
        <w:commentReference w:id="44"/>
      </w:r>
      <w:r w:rsidRPr="3D06C4FE">
        <w:rPr>
          <w:rFonts w:ascii="Calibri" w:eastAsia="Calibri" w:hAnsi="Calibri" w:cs="Calibri"/>
          <w:sz w:val="24"/>
          <w:szCs w:val="24"/>
          <w:lang w:val="en-US"/>
        </w:rPr>
        <w:t xml:space="preserve"> open challenge in understanding </w:t>
      </w:r>
      <w:ins w:id="45" w:author="SB" w:date="2026-07-06T08:19:00Z" w16du:dateUtc="2026-07-06T13:19:00Z">
        <w:r w:rsidR="006652B3">
          <w:rPr>
            <w:rFonts w:ascii="Calibri" w:eastAsia="Calibri" w:hAnsi="Calibri" w:cs="Calibri"/>
            <w:sz w:val="24"/>
            <w:szCs w:val="24"/>
            <w:lang w:val="en-US"/>
          </w:rPr>
          <w:t>biome</w:t>
        </w:r>
      </w:ins>
      <w:ins w:id="46" w:author="SB" w:date="2026-07-06T08:20:00Z" w16du:dateUtc="2026-07-06T13:20:00Z">
        <w:r w:rsidR="006652B3">
          <w:rPr>
            <w:rFonts w:ascii="Calibri" w:eastAsia="Calibri" w:hAnsi="Calibri" w:cs="Calibri"/>
            <w:sz w:val="24"/>
            <w:szCs w:val="24"/>
            <w:lang w:val="en-US"/>
          </w:rPr>
          <w:t>s’</w:t>
        </w:r>
      </w:ins>
      <w:ins w:id="47" w:author="SB" w:date="2026-07-06T08:19:00Z" w16du:dateUtc="2026-07-06T13:19:00Z">
        <w:r w:rsidR="006652B3">
          <w:rPr>
            <w:rFonts w:ascii="Calibri" w:eastAsia="Calibri" w:hAnsi="Calibri" w:cs="Calibri"/>
            <w:sz w:val="24"/>
            <w:szCs w:val="24"/>
            <w:lang w:val="en-US"/>
          </w:rPr>
          <w:t xml:space="preserve"> potential</w:t>
        </w:r>
      </w:ins>
      <w:del w:id="48" w:author="SB" w:date="2026-07-06T08:18:00Z" w16du:dateUtc="2026-07-06T13:18:00Z">
        <w:r w:rsidRPr="3D06C4FE" w:rsidDel="00641F84">
          <w:rPr>
            <w:rFonts w:ascii="Calibri" w:eastAsia="Calibri" w:hAnsi="Calibri" w:cs="Calibri"/>
            <w:sz w:val="24"/>
            <w:szCs w:val="24"/>
            <w:lang w:val="en-US"/>
          </w:rPr>
          <w:delText xml:space="preserve">the </w:delText>
        </w:r>
      </w:del>
      <w:del w:id="49" w:author="SB" w:date="2026-07-06T08:19:00Z" w16du:dateUtc="2026-07-06T13:19:00Z">
        <w:r w:rsidRPr="3D06C4FE" w:rsidDel="006652B3">
          <w:rPr>
            <w:rFonts w:ascii="Calibri" w:eastAsia="Calibri" w:hAnsi="Calibri" w:cs="Calibri"/>
            <w:sz w:val="24"/>
            <w:szCs w:val="24"/>
            <w:lang w:val="en-US"/>
          </w:rPr>
          <w:delText>carbon sinks'</w:delText>
        </w:r>
      </w:del>
      <w:r w:rsidRPr="3D06C4FE">
        <w:rPr>
          <w:rFonts w:ascii="Calibri" w:eastAsia="Calibri" w:hAnsi="Calibri" w:cs="Calibri"/>
          <w:sz w:val="24"/>
          <w:szCs w:val="24"/>
          <w:lang w:val="en-US"/>
        </w:rPr>
        <w:t xml:space="preserve"> </w:t>
      </w:r>
      <w:ins w:id="50" w:author="SB" w:date="2026-07-06T08:20:00Z" w16du:dateUtc="2026-07-06T13:20:00Z">
        <w:r w:rsidR="006652B3">
          <w:rPr>
            <w:rFonts w:ascii="Calibri" w:eastAsia="Calibri" w:hAnsi="Calibri" w:cs="Calibri"/>
            <w:sz w:val="24"/>
            <w:szCs w:val="24"/>
            <w:lang w:val="en-US"/>
          </w:rPr>
          <w:t xml:space="preserve">to </w:t>
        </w:r>
      </w:ins>
      <w:r w:rsidRPr="3D06C4FE">
        <w:rPr>
          <w:rFonts w:ascii="Calibri" w:eastAsia="Calibri" w:hAnsi="Calibri" w:cs="Calibri"/>
          <w:sz w:val="24"/>
          <w:szCs w:val="24"/>
          <w:lang w:val="en-US"/>
        </w:rPr>
        <w:t>respon</w:t>
      </w:r>
      <w:ins w:id="51" w:author="SB" w:date="2026-07-06T08:21:00Z" w16du:dateUtc="2026-07-06T13:21:00Z">
        <w:r w:rsidR="006652B3">
          <w:rPr>
            <w:rFonts w:ascii="Calibri" w:eastAsia="Calibri" w:hAnsi="Calibri" w:cs="Calibri"/>
            <w:sz w:val="24"/>
            <w:szCs w:val="24"/>
            <w:lang w:val="en-US"/>
          </w:rPr>
          <w:t>d</w:t>
        </w:r>
      </w:ins>
      <w:del w:id="52" w:author="SB" w:date="2026-07-06T08:21:00Z" w16du:dateUtc="2026-07-06T13:21:00Z">
        <w:r w:rsidRPr="3D06C4FE" w:rsidDel="006652B3">
          <w:rPr>
            <w:rFonts w:ascii="Calibri" w:eastAsia="Calibri" w:hAnsi="Calibri" w:cs="Calibri"/>
            <w:sz w:val="24"/>
            <w:szCs w:val="24"/>
            <w:lang w:val="en-US"/>
          </w:rPr>
          <w:delText>se</w:delText>
        </w:r>
      </w:del>
      <w:r w:rsidRPr="3D06C4FE">
        <w:rPr>
          <w:rFonts w:ascii="Calibri" w:eastAsia="Calibri" w:hAnsi="Calibri" w:cs="Calibri"/>
          <w:sz w:val="24"/>
          <w:szCs w:val="24"/>
          <w:lang w:val="en-US"/>
        </w:rPr>
        <w:t xml:space="preserve"> to global </w:t>
      </w:r>
      <w:ins w:id="53" w:author="SB" w:date="2026-07-06T08:21:00Z" w16du:dateUtc="2026-07-06T13:21:00Z">
        <w:r w:rsidR="006652B3">
          <w:rPr>
            <w:rFonts w:ascii="Calibri" w:eastAsia="Calibri" w:hAnsi="Calibri" w:cs="Calibri"/>
            <w:sz w:val="24"/>
            <w:szCs w:val="24"/>
            <w:lang w:val="en-US"/>
          </w:rPr>
          <w:t>environmental</w:t>
        </w:r>
      </w:ins>
      <w:ins w:id="54" w:author="SB" w:date="2026-07-06T08:20:00Z" w16du:dateUtc="2026-07-06T13:20:00Z">
        <w:r w:rsidR="006652B3">
          <w:rPr>
            <w:rFonts w:ascii="Calibri" w:eastAsia="Calibri" w:hAnsi="Calibri" w:cs="Calibri"/>
            <w:sz w:val="24"/>
            <w:szCs w:val="24"/>
            <w:lang w:val="en-US"/>
          </w:rPr>
          <w:t xml:space="preserve"> </w:t>
        </w:r>
      </w:ins>
      <w:r w:rsidRPr="3D06C4FE">
        <w:rPr>
          <w:rFonts w:ascii="Calibri" w:eastAsia="Calibri" w:hAnsi="Calibri" w:cs="Calibri"/>
          <w:sz w:val="24"/>
          <w:szCs w:val="24"/>
          <w:lang w:val="en-US"/>
        </w:rPr>
        <w:t xml:space="preserve">change is to </w:t>
      </w:r>
      <w:del w:id="55" w:author="SB" w:date="2026-07-06T09:55:00Z" w16du:dateUtc="2026-07-06T14:55:00Z">
        <w:r w:rsidRPr="3D06C4FE" w:rsidDel="000727D4">
          <w:rPr>
            <w:rFonts w:ascii="Calibri" w:eastAsia="Calibri" w:hAnsi="Calibri" w:cs="Calibri"/>
            <w:sz w:val="24"/>
            <w:szCs w:val="24"/>
            <w:lang w:val="en-US"/>
          </w:rPr>
          <w:delText xml:space="preserve">understand </w:delText>
        </w:r>
      </w:del>
      <w:ins w:id="56" w:author="SB" w:date="2026-07-06T09:55:00Z" w16du:dateUtc="2026-07-06T14:55:00Z">
        <w:r w:rsidR="000727D4">
          <w:rPr>
            <w:rFonts w:ascii="Calibri" w:eastAsia="Calibri" w:hAnsi="Calibri" w:cs="Calibri"/>
            <w:sz w:val="24"/>
            <w:szCs w:val="24"/>
            <w:lang w:val="en-US"/>
          </w:rPr>
          <w:t>evaluate</w:t>
        </w:r>
        <w:r w:rsidR="000727D4" w:rsidRPr="3D06C4FE">
          <w:rPr>
            <w:rFonts w:ascii="Calibri" w:eastAsia="Calibri" w:hAnsi="Calibri" w:cs="Calibri"/>
            <w:sz w:val="24"/>
            <w:szCs w:val="24"/>
            <w:lang w:val="en-US"/>
          </w:rPr>
          <w:t xml:space="preserve"> </w:t>
        </w:r>
      </w:ins>
      <w:r w:rsidRPr="3D06C4FE">
        <w:rPr>
          <w:rFonts w:ascii="Calibri" w:eastAsia="Calibri" w:hAnsi="Calibri" w:cs="Calibri"/>
          <w:sz w:val="24"/>
          <w:szCs w:val="24"/>
          <w:lang w:val="en-US"/>
        </w:rPr>
        <w:t>the role of</w:t>
      </w:r>
      <w:ins w:id="57" w:author="SB" w:date="2026-07-06T08:21:00Z" w16du:dateUtc="2026-07-06T13:21:00Z">
        <w:r w:rsidR="006652B3">
          <w:rPr>
            <w:rFonts w:ascii="Calibri" w:eastAsia="Calibri" w:hAnsi="Calibri" w:cs="Calibri"/>
            <w:sz w:val="24"/>
            <w:szCs w:val="24"/>
            <w:lang w:val="en-US"/>
          </w:rPr>
          <w:t xml:space="preserve"> changing</w:t>
        </w:r>
      </w:ins>
      <w:r w:rsidRPr="3D06C4FE">
        <w:rPr>
          <w:rFonts w:ascii="Calibri" w:eastAsia="Calibri" w:hAnsi="Calibri" w:cs="Calibri"/>
          <w:sz w:val="24"/>
          <w:szCs w:val="24"/>
          <w:lang w:val="en-US"/>
        </w:rPr>
        <w:t xml:space="preserve"> nutrient availability</w:t>
      </w:r>
      <w:del w:id="58" w:author="SB" w:date="2026-07-06T08:22:00Z" w16du:dateUtc="2026-07-06T13:22:00Z">
        <w:r w:rsidRPr="3D06C4FE" w:rsidDel="006652B3">
          <w:rPr>
            <w:rFonts w:ascii="Calibri" w:eastAsia="Calibri" w:hAnsi="Calibri" w:cs="Calibri"/>
            <w:sz w:val="24"/>
            <w:szCs w:val="24"/>
            <w:lang w:val="en-US"/>
          </w:rPr>
          <w:delText xml:space="preserve"> in current and future land carbon sinks</w:delText>
        </w:r>
      </w:del>
      <w:r w:rsidRPr="3D06C4FE">
        <w:rPr>
          <w:rFonts w:ascii="Calibri" w:eastAsia="Calibri" w:hAnsi="Calibri" w:cs="Calibri"/>
          <w:sz w:val="24"/>
          <w:szCs w:val="24"/>
          <w:lang w:val="en-US"/>
        </w:rPr>
        <w:t xml:space="preserve">.  </w:t>
      </w:r>
      <w:ins w:id="59" w:author="SB" w:date="2026-07-06T08:22:00Z" w16du:dateUtc="2026-07-06T13:22:00Z">
        <w:r w:rsidR="006652B3">
          <w:rPr>
            <w:rFonts w:ascii="Calibri" w:eastAsia="Calibri" w:hAnsi="Calibri" w:cs="Calibri"/>
            <w:sz w:val="24"/>
            <w:szCs w:val="24"/>
            <w:lang w:val="en-US"/>
          </w:rPr>
          <w:t>In tropical forests</w:t>
        </w:r>
      </w:ins>
      <w:ins w:id="60" w:author="SB" w:date="2026-07-06T09:42:00Z" w16du:dateUtc="2026-07-06T14:42:00Z">
        <w:r w:rsidR="009B6F73">
          <w:rPr>
            <w:rFonts w:ascii="Calibri" w:eastAsia="Calibri" w:hAnsi="Calibri" w:cs="Calibri"/>
            <w:sz w:val="24"/>
            <w:szCs w:val="24"/>
            <w:lang w:val="en-US"/>
          </w:rPr>
          <w:t>,</w:t>
        </w:r>
      </w:ins>
      <w:ins w:id="61" w:author="SB" w:date="2026-07-06T08:22:00Z" w16du:dateUtc="2026-07-06T13:22:00Z">
        <w:r w:rsidR="006652B3">
          <w:rPr>
            <w:rFonts w:ascii="Calibri" w:eastAsia="Calibri" w:hAnsi="Calibri" w:cs="Calibri"/>
            <w:sz w:val="24"/>
            <w:szCs w:val="24"/>
            <w:lang w:val="en-US"/>
          </w:rPr>
          <w:t xml:space="preserve"> N </w:t>
        </w:r>
      </w:ins>
      <w:ins w:id="62" w:author="SB" w:date="2026-07-06T08:23:00Z" w16du:dateUtc="2026-07-06T13:23:00Z">
        <w:r w:rsidR="006652B3">
          <w:rPr>
            <w:rFonts w:ascii="Calibri" w:eastAsia="Calibri" w:hAnsi="Calibri" w:cs="Calibri"/>
            <w:sz w:val="24"/>
            <w:szCs w:val="24"/>
            <w:lang w:val="en-US"/>
          </w:rPr>
          <w:t xml:space="preserve">and P </w:t>
        </w:r>
      </w:ins>
      <w:ins w:id="63" w:author="SB" w:date="2026-07-06T08:22:00Z" w16du:dateUtc="2026-07-06T13:22:00Z">
        <w:r w:rsidR="006652B3">
          <w:rPr>
            <w:rFonts w:ascii="Calibri" w:eastAsia="Calibri" w:hAnsi="Calibri" w:cs="Calibri"/>
            <w:sz w:val="24"/>
            <w:szCs w:val="24"/>
            <w:lang w:val="en-US"/>
          </w:rPr>
          <w:t>deposition has increased at a rate of xx</w:t>
        </w:r>
      </w:ins>
      <w:ins w:id="64" w:author="SB" w:date="2026-07-06T08:23:00Z" w16du:dateUtc="2026-07-06T13:23:00Z">
        <w:r w:rsidR="006652B3">
          <w:rPr>
            <w:rFonts w:ascii="Calibri" w:eastAsia="Calibri" w:hAnsi="Calibri" w:cs="Calibri"/>
            <w:sz w:val="24"/>
            <w:szCs w:val="24"/>
            <w:lang w:val="en-US"/>
          </w:rPr>
          <w:t xml:space="preserve">% yr-1 and xxx, respectively. In TMF, </w:t>
        </w:r>
      </w:ins>
      <w:r>
        <w:t xml:space="preserve">N and P </w:t>
      </w:r>
      <w:ins w:id="65" w:author="SB" w:date="2026-07-06T08:23:00Z" w16du:dateUtc="2026-07-06T13:23:00Z">
        <w:r w:rsidR="006652B3">
          <w:t xml:space="preserve">deposition have changed at a rate of xx…. </w:t>
        </w:r>
      </w:ins>
      <w:ins w:id="66" w:author="SB" w:date="2026-07-06T09:54:00Z" w16du:dateUtc="2026-07-06T14:54:00Z">
        <w:r w:rsidR="000727D4">
          <w:t xml:space="preserve">. Current values are in the order of xxx ha-1 yr-1. </w:t>
        </w:r>
      </w:ins>
      <w:ins w:id="67" w:author="SB" w:date="2026-07-06T08:23:00Z" w16du:dateUtc="2026-07-06T13:23:00Z">
        <w:r w:rsidR="006652B3">
          <w:t>Both N and P</w:t>
        </w:r>
      </w:ins>
      <w:ins w:id="68" w:author="SB" w:date="2026-07-06T08:24:00Z" w16du:dateUtc="2026-07-06T13:24:00Z">
        <w:r w:rsidR="006652B3">
          <w:t xml:space="preserve"> </w:t>
        </w:r>
      </w:ins>
      <w:r>
        <w:t xml:space="preserve">are key components of the photosynthetic machinery </w:t>
      </w:r>
      <w:r w:rsidRPr="3D06C4FE">
        <w:rPr>
          <w:highlight w:val="cyan"/>
        </w:rPr>
        <w:t>(</w:t>
      </w:r>
      <w:commentRangeStart w:id="69"/>
      <w:r w:rsidRPr="3D06C4FE">
        <w:rPr>
          <w:highlight w:val="cyan"/>
        </w:rPr>
        <w:t>XXXX</w:t>
      </w:r>
      <w:commentRangeEnd w:id="69"/>
      <w:r w:rsidR="000727D4" w:rsidRPr="3D06C4FE">
        <w:rPr>
          <w:rStyle w:val="CommentReference"/>
          <w:sz w:val="22"/>
          <w:szCs w:val="22"/>
          <w:highlight w:val="cyan"/>
        </w:rPr>
        <w:commentReference w:id="69"/>
      </w:r>
      <w:r w:rsidRPr="3D06C4FE">
        <w:rPr>
          <w:highlight w:val="cyan"/>
        </w:rPr>
        <w:t>).</w:t>
      </w:r>
      <w:r>
        <w:t xml:space="preserve"> Therefore, increasing nutrient availability could enhance photosynthetic capacity and carbon assimilation </w:t>
      </w:r>
      <w:sdt>
        <w:sdtPr>
          <w:tag w:val="MENDELEY_CITATION_v3_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MiBhbmQgTiBpbnB1dCwgYWxvbmdzaWRlIHRoZW9yZXRpY2FsIGFuZCBlY29sb2dpY2FsIHByaW5jaXBsZXMgZm9yIG1vZGVsbGluZy4gTiBmZXJ0aWxpc2F0aW9uIGluY3JlYXNlcyBsZWFmIE4gY29udGVudCBidXQgaW5jb25zaXN0ZW50bHkgZW5oYW5jZXMgbGVhZi1sZXZlbCBwaG90b3N5bnRoZXRpYyBjYXBhY2l0eS4gV2hvbGUtcGxhbnQgcmVzcG9uc2VzIGluY2x1ZGUgaW5jcmVhc2VkIGxlYWYgYXJlYSBhbmQgYmlvbWFzcywgd2l0aCByZWR1Y2VkIHJvb3QgYWxsb2NhdGlvbiBhbmQgaW5jcmVhc2VkIGFib3ZlZ3JvdW5kIGJpb21hc3MuIEVsZXZhdGVkIGF0bW9zcGhlcmljIENP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yIGZlcnRpbGlzYXRpb24gb24gdGlzc3VlIGFsbG9jYXRpb24sIGdyb3d0aCBhbmQgYmlvbWFzcywgb2ZmZXJpbmcgYSBwYXRoIHRvIHJlZHVjZSB1bmNlcnRhaW50eSBpbiBnbG9iYWwgQyBjeWNsZSBwcm9qZWN0aW9ucy4iLCJwdWJsaXNoZXIiOiJKb2huIFdpbGV5IGFuZCBTb25zIEluYyIsImlzc3VlIjoiMSIsInZvbHVtZSI6IjI0NSIsImNvbnRhaW5lci10aXRsZS1zaG9ydCI6IiJ9LCJpc1RlbXBvcmFyeSI6ZmFsc2V9XX0="/>
          <w:id w:val="1650496309"/>
          <w:placeholder>
            <w:docPart w:val="DefaultPlaceholder_-1854013440"/>
          </w:placeholder>
        </w:sdtPr>
        <w:sdtContent>
          <w:r w:rsidRPr="3D06C4FE">
            <w:rPr>
              <w:rFonts w:ascii="Calibri" w:eastAsia="Calibri" w:hAnsi="Calibri" w:cs="Calibri"/>
              <w:color w:val="000000" w:themeColor="text1"/>
              <w:sz w:val="24"/>
              <w:szCs w:val="24"/>
            </w:rPr>
            <w:t>(Lankhorst et al., 2025 Stocker et al., 2025)</w:t>
          </w:r>
        </w:sdtContent>
      </w:sdt>
      <w:r w:rsidRPr="3D06C4FE">
        <w:rPr>
          <w:rFonts w:ascii="Calibri" w:eastAsia="Calibri" w:hAnsi="Calibri" w:cs="Calibri"/>
          <w:sz w:val="24"/>
          <w:szCs w:val="24"/>
          <w:lang w:val="en-US"/>
        </w:rPr>
        <w:t xml:space="preserve">. However, the extent to which nutrient availability alters leaf-level carbon–water relations remains unclear. </w:t>
      </w:r>
      <w:commentRangeStart w:id="70"/>
      <w:r w:rsidRPr="3D06C4FE">
        <w:rPr>
          <w:rFonts w:ascii="Calibri" w:eastAsia="Calibri" w:hAnsi="Calibri" w:cs="Calibri"/>
          <w:sz w:val="24"/>
          <w:szCs w:val="24"/>
          <w:lang w:val="en-US"/>
        </w:rPr>
        <w:t>Most evidence linking nutrient availability to iWUE comes from temperate systems or lowland tropical forests. Mainly, studies have been conducted in temperate forest species, where positive responses in leaf iWUE after N addition (</w:t>
      </w:r>
      <w:sdt>
        <w:sdtPr>
          <w:tag w:val="MENDELEY_CITATION_v3_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"/>
          <w:id w:val="1493777874"/>
          <w:placeholder>
            <w:docPart w:val="DefaultPlaceholder_-1854013440"/>
          </w:placeholder>
        </w:sdtPr>
        <w:sdtContent>
          <w:r w:rsidRPr="3D06C4FE">
            <w:rPr>
              <w:rFonts w:ascii="Calibri" w:eastAsia="Calibri" w:hAnsi="Calibri" w:cs="Calibri"/>
              <w:color w:val="000000" w:themeColor="text1"/>
              <w:sz w:val="24"/>
              <w:szCs w:val="24"/>
              <w:lang w:val="en-US"/>
            </w:rPr>
            <w:t>Jennings et al., 2016; Perkowski et al., 2025)</w:t>
          </w:r>
        </w:sdtContent>
      </w:sdt>
      <w:r w:rsidRPr="3D06C4FE">
        <w:rPr>
          <w:rFonts w:ascii="Calibri" w:eastAsia="Calibri" w:hAnsi="Calibri" w:cs="Calibri"/>
          <w:color w:val="000000" w:themeColor="text1"/>
          <w:sz w:val="24"/>
          <w:szCs w:val="24"/>
          <w:lang w:val="en-US"/>
        </w:rPr>
        <w:t xml:space="preserve"> while other experiments found no responses in iWUE after nutrient addition </w:t>
      </w:r>
      <w:sdt>
        <w:sdtPr>
          <w:tag w:val="MENDELEY_CITATION_v3_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"/>
          <w:id w:val="1385112124"/>
          <w:placeholder>
            <w:docPart w:val="DefaultPlaceholder_-1854013440"/>
          </w:placeholder>
        </w:sdtPr>
        <w:sdtContent>
          <w:r w:rsidRPr="3D06C4FE">
            <w:rPr>
              <w:rFonts w:ascii="Calibri" w:eastAsia="Calibri" w:hAnsi="Calibri" w:cs="Calibri"/>
              <w:color w:val="000000" w:themeColor="text1"/>
              <w:sz w:val="24"/>
              <w:szCs w:val="24"/>
              <w:lang w:val="en-US"/>
            </w:rPr>
            <w:t>(Giammarchi et al., 2019; Li et al., 2015; Mo et al., 2021)</w:t>
          </w:r>
        </w:sdtContent>
      </w:sdt>
      <w:r>
        <w:t xml:space="preserve"> or negative responses in terms of iWUE due to N pollution </w:t>
      </w:r>
      <w:sdt>
        <w:sdtPr>
          <w:tag w:val="MENDELEY_CITATION_v3_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"/>
          <w:id w:val="2038588160"/>
          <w:placeholder>
            <w:docPart w:val="DefaultPlaceholder_-1854013440"/>
          </w:placeholder>
        </w:sdtPr>
        <w:sdtContent>
          <w:r w:rsidRPr="3D06C4FE">
            <w:rPr>
              <w:rFonts w:ascii="Calibri" w:eastAsia="Calibri" w:hAnsi="Calibri" w:cs="Calibri"/>
              <w:color w:val="000000" w:themeColor="text1"/>
            </w:rPr>
            <w:t>(Huang et al., 2016)</w:t>
          </w:r>
        </w:sdtContent>
      </w:sdt>
      <w:r>
        <w:t xml:space="preserve">. </w:t>
      </w:r>
      <w:r w:rsidRPr="3D06C4FE">
        <w:rPr>
          <w:rFonts w:ascii="Calibri" w:eastAsia="Calibri" w:hAnsi="Calibri" w:cs="Calibri"/>
          <w:sz w:val="24"/>
          <w:szCs w:val="24"/>
          <w:lang w:val="en-US"/>
        </w:rPr>
        <w:t xml:space="preserve"> </w:t>
      </w:r>
      <w:commentRangeEnd w:id="70"/>
      <w:r w:rsidR="000727D4" w:rsidRPr="3D06C4FE">
        <w:rPr>
          <w:rStyle w:val="CommentReference"/>
          <w:rFonts w:ascii="Calibri" w:eastAsia="Calibri" w:hAnsi="Calibri" w:cs="Calibri"/>
          <w:sz w:val="24"/>
          <w:szCs w:val="24"/>
          <w:lang w:val="en-US"/>
        </w:rPr>
        <w:commentReference w:id="70"/>
      </w:r>
      <w:r w:rsidRPr="3D06C4FE">
        <w:rPr>
          <w:rFonts w:ascii="Calibri" w:eastAsia="Calibri" w:hAnsi="Calibri" w:cs="Calibri"/>
          <w:sz w:val="24"/>
          <w:szCs w:val="24"/>
          <w:lang w:val="en-US"/>
        </w:rPr>
        <w:t xml:space="preserve">As a result, the direction and magnitude of nutrient effects on iWUE and related traits remain difficult to predict, particularly in species-rich TMF across elevational and topograhic gradients. </w:t>
      </w:r>
    </w:p>
    <w:p w14:paraId="61A90C0B" w14:textId="368C623F" w:rsidR="3885586B" w:rsidRDefault="73F073F2" w:rsidP="0525B523">
      <w:pPr>
        <w:spacing w:before="240" w:after="240" w:line="480" w:lineRule="auto"/>
        <w:jc w:val="both"/>
        <w:rPr>
          <w:rFonts w:ascii="Calibri" w:eastAsia="Calibri" w:hAnsi="Calibri" w:cs="Calibri"/>
          <w:sz w:val="24"/>
          <w:szCs w:val="24"/>
          <w:lang w:val="en-US"/>
        </w:rPr>
      </w:pPr>
      <w:r w:rsidRPr="73F073F2">
        <w:rPr>
          <w:rFonts w:ascii="Calibri" w:eastAsia="Calibri" w:hAnsi="Calibri" w:cs="Calibri"/>
          <w:sz w:val="24"/>
          <w:szCs w:val="24"/>
          <w:lang w:val="en-US"/>
        </w:rPr>
        <w:t xml:space="preserve">Long-term nutrient manipulation experiments </w:t>
      </w:r>
      <w:ins w:id="71" w:author="SB" w:date="2026-07-06T10:23:00Z" w16du:dateUtc="2026-07-06T15:23:00Z">
        <w:r w:rsidR="00BF017E">
          <w:rPr>
            <w:rFonts w:ascii="Calibri" w:eastAsia="Calibri" w:hAnsi="Calibri" w:cs="Calibri"/>
            <w:sz w:val="24"/>
            <w:szCs w:val="24"/>
            <w:lang w:val="en-US"/>
          </w:rPr>
          <w:t xml:space="preserve">allow </w:t>
        </w:r>
      </w:ins>
      <w:del w:id="72" w:author="SB" w:date="2026-07-06T10:17:00Z" w16du:dateUtc="2026-07-06T15:17:00Z">
        <w:r w:rsidRPr="73F073F2" w:rsidDel="007D6064">
          <w:rPr>
            <w:rFonts w:ascii="Calibri" w:eastAsia="Calibri" w:hAnsi="Calibri" w:cs="Calibri"/>
            <w:sz w:val="24"/>
            <w:szCs w:val="24"/>
            <w:lang w:val="en-US"/>
          </w:rPr>
          <w:delText xml:space="preserve">provide a valuable framework to </w:delText>
        </w:r>
      </w:del>
      <w:ins w:id="73" w:author="SB" w:date="2026-07-06T10:23:00Z" w16du:dateUtc="2026-07-06T15:23:00Z">
        <w:r w:rsidR="00BF017E">
          <w:rPr>
            <w:rFonts w:ascii="Calibri" w:eastAsia="Calibri" w:hAnsi="Calibri" w:cs="Calibri"/>
            <w:sz w:val="24"/>
            <w:szCs w:val="24"/>
            <w:lang w:val="en-US"/>
          </w:rPr>
          <w:t>investigating</w:t>
        </w:r>
      </w:ins>
      <w:del w:id="74" w:author="SB" w:date="2026-07-06T10:23:00Z" w16du:dateUtc="2026-07-06T15:23:00Z">
        <w:r w:rsidRPr="73F073F2" w:rsidDel="00BF017E">
          <w:rPr>
            <w:rFonts w:ascii="Calibri" w:eastAsia="Calibri" w:hAnsi="Calibri" w:cs="Calibri"/>
            <w:sz w:val="24"/>
            <w:szCs w:val="24"/>
            <w:lang w:val="en-US"/>
          </w:rPr>
          <w:delText>test</w:delText>
        </w:r>
      </w:del>
      <w:r w:rsidRPr="73F073F2">
        <w:rPr>
          <w:rFonts w:ascii="Calibri" w:eastAsia="Calibri" w:hAnsi="Calibri" w:cs="Calibri"/>
          <w:sz w:val="24"/>
          <w:szCs w:val="24"/>
          <w:lang w:val="en-US"/>
        </w:rPr>
        <w:t xml:space="preserve"> how sustained changes in nutrient availability affect </w:t>
      </w:r>
      <w:ins w:id="75" w:author="SB" w:date="2026-07-06T10:17:00Z" w16du:dateUtc="2026-07-06T15:17:00Z">
        <w:r w:rsidR="00BF017E">
          <w:rPr>
            <w:rFonts w:ascii="Calibri" w:eastAsia="Calibri" w:hAnsi="Calibri" w:cs="Calibri"/>
            <w:sz w:val="24"/>
            <w:szCs w:val="24"/>
            <w:lang w:val="en-US"/>
          </w:rPr>
          <w:t>crucial aspects of plant</w:t>
        </w:r>
      </w:ins>
      <w:del w:id="76" w:author="SB" w:date="2026-07-06T10:17:00Z" w16du:dateUtc="2026-07-06T15:17:00Z">
        <w:r w:rsidRPr="73F073F2" w:rsidDel="00BF017E">
          <w:rPr>
            <w:rFonts w:ascii="Calibri" w:eastAsia="Calibri" w:hAnsi="Calibri" w:cs="Calibri"/>
            <w:sz w:val="24"/>
            <w:szCs w:val="24"/>
            <w:lang w:val="en-US"/>
          </w:rPr>
          <w:delText>leaf</w:delText>
        </w:r>
      </w:del>
      <w:r w:rsidRPr="73F073F2">
        <w:rPr>
          <w:rFonts w:ascii="Calibri" w:eastAsia="Calibri" w:hAnsi="Calibri" w:cs="Calibri"/>
          <w:sz w:val="24"/>
          <w:szCs w:val="24"/>
          <w:lang w:val="en-US"/>
        </w:rPr>
        <w:t xml:space="preserve"> physiology</w:t>
      </w:r>
      <w:del w:id="77" w:author="SB" w:date="2026-07-06T10:23:00Z" w16du:dateUtc="2026-07-06T15:23:00Z">
        <w:r w:rsidRPr="73F073F2" w:rsidDel="00BF017E">
          <w:rPr>
            <w:rFonts w:ascii="Calibri" w:eastAsia="Calibri" w:hAnsi="Calibri" w:cs="Calibri"/>
            <w:sz w:val="24"/>
            <w:szCs w:val="24"/>
            <w:lang w:val="en-US"/>
          </w:rPr>
          <w:delText xml:space="preserve"> under field conditions</w:delText>
        </w:r>
      </w:del>
      <w:r w:rsidRPr="73F073F2">
        <w:rPr>
          <w:rFonts w:ascii="Calibri" w:eastAsia="Calibri" w:hAnsi="Calibri" w:cs="Calibri"/>
          <w:sz w:val="24"/>
          <w:szCs w:val="24"/>
          <w:lang w:val="en-US"/>
        </w:rPr>
        <w:t xml:space="preserve">. </w:t>
      </w:r>
      <w:del w:id="78" w:author="SB" w:date="2026-07-06T10:24:00Z" w16du:dateUtc="2026-07-06T15:24:00Z">
        <w:r w:rsidRPr="73F073F2" w:rsidDel="00BF017E">
          <w:rPr>
            <w:rFonts w:ascii="Calibri" w:eastAsia="Calibri" w:hAnsi="Calibri" w:cs="Calibri"/>
            <w:sz w:val="24"/>
            <w:szCs w:val="24"/>
            <w:lang w:val="en-US"/>
          </w:rPr>
          <w:delText>Here, we worked in t</w:delText>
        </w:r>
      </w:del>
      <w:ins w:id="79" w:author="SB" w:date="2026-07-06T10:24:00Z" w16du:dateUtc="2026-07-06T15:24:00Z">
        <w:r w:rsidR="00BF017E">
          <w:rPr>
            <w:rFonts w:ascii="Calibri" w:eastAsia="Calibri" w:hAnsi="Calibri" w:cs="Calibri"/>
            <w:sz w:val="24"/>
            <w:szCs w:val="24"/>
            <w:lang w:val="en-US"/>
          </w:rPr>
          <w:t>T</w:t>
        </w:r>
      </w:ins>
      <w:r w:rsidRPr="73F073F2">
        <w:rPr>
          <w:rFonts w:ascii="Calibri" w:eastAsia="Calibri" w:hAnsi="Calibri" w:cs="Calibri"/>
          <w:sz w:val="24"/>
          <w:szCs w:val="24"/>
          <w:lang w:val="en-US"/>
        </w:rPr>
        <w:t>he Nutrient Manipulation Experiment (NUMEX)</w:t>
      </w:r>
      <w:ins w:id="80" w:author="SB" w:date="2026-07-06T10:24:00Z" w16du:dateUtc="2026-07-06T15:24:00Z">
        <w:r w:rsidR="00BF017E">
          <w:rPr>
            <w:rFonts w:ascii="Calibri" w:eastAsia="Calibri" w:hAnsi="Calibri" w:cs="Calibri"/>
            <w:sz w:val="24"/>
            <w:szCs w:val="24"/>
            <w:lang w:val="en-US"/>
          </w:rPr>
          <w:t xml:space="preserve"> was</w:t>
        </w:r>
      </w:ins>
      <w:del w:id="81" w:author="SB" w:date="2026-07-06T10:24:00Z" w16du:dateUtc="2026-07-06T15:24:00Z">
        <w:r w:rsidRPr="73F073F2" w:rsidDel="00BF017E">
          <w:rPr>
            <w:rFonts w:ascii="Calibri" w:eastAsia="Calibri" w:hAnsi="Calibri" w:cs="Calibri"/>
            <w:sz w:val="24"/>
            <w:szCs w:val="24"/>
            <w:lang w:val="en-US"/>
          </w:rPr>
          <w:delText>,</w:delText>
        </w:r>
      </w:del>
      <w:r w:rsidRPr="73F073F2">
        <w:rPr>
          <w:rFonts w:ascii="Calibri" w:eastAsia="Calibri" w:hAnsi="Calibri" w:cs="Calibri"/>
          <w:sz w:val="24"/>
          <w:szCs w:val="24"/>
          <w:lang w:val="en-US"/>
        </w:rPr>
        <w:t xml:space="preserve"> established in 2009 in a mature tropical montane forest in southern Ecuador. NUMEX </w:t>
      </w:r>
      <w:del w:id="82" w:author="SB" w:date="2026-07-06T10:24:00Z" w16du:dateUtc="2026-07-06T15:24:00Z">
        <w:r w:rsidRPr="73F073F2" w:rsidDel="00BF017E">
          <w:rPr>
            <w:rFonts w:ascii="Calibri" w:eastAsia="Calibri" w:hAnsi="Calibri" w:cs="Calibri"/>
            <w:sz w:val="24"/>
            <w:szCs w:val="24"/>
            <w:lang w:val="en-US"/>
          </w:rPr>
          <w:delText xml:space="preserve">spans </w:delText>
        </w:r>
      </w:del>
      <w:ins w:id="83" w:author="SB" w:date="2026-07-06T10:24:00Z" w16du:dateUtc="2026-07-06T15:24:00Z">
        <w:r w:rsidR="00BF017E">
          <w:rPr>
            <w:rFonts w:ascii="Calibri" w:eastAsia="Calibri" w:hAnsi="Calibri" w:cs="Calibri"/>
            <w:sz w:val="24"/>
            <w:szCs w:val="24"/>
            <w:lang w:val="en-US"/>
          </w:rPr>
          <w:t xml:space="preserve">has a full factorial nutrient </w:t>
        </w:r>
      </w:ins>
      <w:ins w:id="84" w:author="SB" w:date="2026-07-06T10:25:00Z" w16du:dateUtc="2026-07-06T15:25:00Z">
        <w:r w:rsidR="00BF017E">
          <w:rPr>
            <w:rFonts w:ascii="Calibri" w:eastAsia="Calibri" w:hAnsi="Calibri" w:cs="Calibri"/>
            <w:sz w:val="24"/>
            <w:szCs w:val="24"/>
            <w:lang w:val="en-US"/>
          </w:rPr>
          <w:t xml:space="preserve">addition design, at three sites: </w:t>
        </w:r>
      </w:ins>
      <w:del w:id="85" w:author="SB" w:date="2026-07-06T10:25:00Z" w16du:dateUtc="2026-07-06T15:25:00Z">
        <w:r w:rsidRPr="73F073F2" w:rsidDel="00BF017E">
          <w:rPr>
            <w:rFonts w:ascii="Calibri" w:eastAsia="Calibri" w:hAnsi="Calibri" w:cs="Calibri"/>
            <w:sz w:val="24"/>
            <w:szCs w:val="24"/>
            <w:lang w:val="en-US"/>
          </w:rPr>
          <w:delText xml:space="preserve">a nutrient elevation gradient from </w:delText>
        </w:r>
      </w:del>
      <w:r w:rsidRPr="73F073F2">
        <w:rPr>
          <w:rFonts w:ascii="Calibri" w:eastAsia="Calibri" w:hAnsi="Calibri" w:cs="Calibri"/>
          <w:sz w:val="24"/>
          <w:szCs w:val="24"/>
          <w:lang w:val="en-US"/>
        </w:rPr>
        <w:t>1000</w:t>
      </w:r>
      <w:ins w:id="86" w:author="SB" w:date="2026-07-06T10:25:00Z" w16du:dateUtc="2026-07-06T15:25:00Z">
        <w:r w:rsidR="00BF017E">
          <w:rPr>
            <w:rFonts w:ascii="Calibri" w:eastAsia="Calibri" w:hAnsi="Calibri" w:cs="Calibri"/>
            <w:sz w:val="24"/>
            <w:szCs w:val="24"/>
            <w:lang w:val="en-US"/>
          </w:rPr>
          <w:t>, 2000 and</w:t>
        </w:r>
      </w:ins>
      <w:del w:id="87" w:author="SB" w:date="2026-07-06T10:25:00Z" w16du:dateUtc="2026-07-06T15:25:00Z">
        <w:r w:rsidRPr="73F073F2" w:rsidDel="00BF017E">
          <w:rPr>
            <w:rFonts w:ascii="Calibri" w:eastAsia="Calibri" w:hAnsi="Calibri" w:cs="Calibri"/>
            <w:sz w:val="24"/>
            <w:szCs w:val="24"/>
            <w:lang w:val="en-US"/>
          </w:rPr>
          <w:delText xml:space="preserve"> m</w:delText>
        </w:r>
      </w:del>
      <w:r w:rsidRPr="73F073F2">
        <w:rPr>
          <w:rFonts w:ascii="Calibri" w:eastAsia="Calibri" w:hAnsi="Calibri" w:cs="Calibri"/>
          <w:sz w:val="24"/>
          <w:szCs w:val="24"/>
          <w:lang w:val="en-US"/>
        </w:rPr>
        <w:t xml:space="preserve"> to 3000 m</w:t>
      </w:r>
      <w:ins w:id="88" w:author="SB" w:date="2026-07-06T10:25:00Z" w16du:dateUtc="2026-07-06T15:25:00Z">
        <w:r w:rsidR="00BF017E">
          <w:rPr>
            <w:rFonts w:ascii="Calibri" w:eastAsia="Calibri" w:hAnsi="Calibri" w:cs="Calibri"/>
            <w:sz w:val="24"/>
            <w:szCs w:val="24"/>
            <w:lang w:val="en-US"/>
          </w:rPr>
          <w:t xml:space="preserve"> in elevation</w:t>
        </w:r>
      </w:ins>
      <w:commentRangeStart w:id="89"/>
      <w:r w:rsidRPr="73F073F2">
        <w:rPr>
          <w:rFonts w:ascii="Calibri" w:eastAsia="Calibri" w:hAnsi="Calibri" w:cs="Calibri"/>
          <w:sz w:val="24"/>
          <w:szCs w:val="24"/>
          <w:lang w:val="en-US"/>
        </w:rPr>
        <w:t>.</w:t>
      </w:r>
      <w:commentRangeEnd w:id="89"/>
      <w:r w:rsidR="3885586B" w:rsidRPr="73F073F2">
        <w:rPr>
          <w:rStyle w:val="CommentReference"/>
          <w:rFonts w:ascii="Calibri" w:eastAsia="Calibri" w:hAnsi="Calibri" w:cs="Calibri"/>
          <w:sz w:val="24"/>
          <w:szCs w:val="24"/>
          <w:lang w:val="en-US"/>
        </w:rPr>
        <w:commentReference w:id="89"/>
      </w:r>
      <w:r w:rsidRPr="73F073F2">
        <w:rPr>
          <w:rFonts w:ascii="Calibri" w:eastAsia="Calibri" w:hAnsi="Calibri" w:cs="Calibri"/>
          <w:sz w:val="24"/>
          <w:szCs w:val="24"/>
          <w:lang w:val="en-US"/>
        </w:rPr>
        <w:t xml:space="preserve"> </w:t>
      </w:r>
      <w:ins w:id="90" w:author="SB" w:date="2026-07-06T10:25:00Z" w16du:dateUtc="2026-07-06T15:25:00Z">
        <w:r w:rsidR="00BF017E">
          <w:rPr>
            <w:rFonts w:ascii="Calibri" w:eastAsia="Calibri" w:hAnsi="Calibri" w:cs="Calibri"/>
            <w:sz w:val="24"/>
            <w:szCs w:val="24"/>
            <w:lang w:val="en-US"/>
          </w:rPr>
          <w:t>Along this elevation gra</w:t>
        </w:r>
      </w:ins>
      <w:ins w:id="91" w:author="SB" w:date="2026-07-06T10:26:00Z" w16du:dateUtc="2026-07-06T15:26:00Z">
        <w:r w:rsidR="00BF017E">
          <w:rPr>
            <w:rFonts w:ascii="Calibri" w:eastAsia="Calibri" w:hAnsi="Calibri" w:cs="Calibri"/>
            <w:sz w:val="24"/>
            <w:szCs w:val="24"/>
            <w:lang w:val="en-US"/>
          </w:rPr>
          <w:t xml:space="preserve">dient, </w:t>
        </w:r>
      </w:ins>
      <w:del w:id="92" w:author="SB" w:date="2026-07-06T10:26:00Z" w16du:dateUtc="2026-07-06T15:26:00Z">
        <w:r w:rsidRPr="73F073F2" w:rsidDel="00BF017E">
          <w:rPr>
            <w:rFonts w:ascii="Calibri" w:eastAsia="Calibri" w:hAnsi="Calibri" w:cs="Calibri"/>
            <w:sz w:val="24"/>
            <w:szCs w:val="24"/>
            <w:lang w:val="en-US"/>
          </w:rPr>
          <w:delText xml:space="preserve">It is a system considered limited by </w:delText>
        </w:r>
      </w:del>
      <w:r w:rsidRPr="73F073F2">
        <w:rPr>
          <w:rFonts w:ascii="Calibri" w:eastAsia="Calibri" w:hAnsi="Calibri" w:cs="Calibri"/>
          <w:sz w:val="24"/>
          <w:szCs w:val="24"/>
          <w:lang w:val="en-US"/>
        </w:rPr>
        <w:t xml:space="preserve">nitrogen (N) and phosphorus (P) </w:t>
      </w:r>
      <w:ins w:id="93" w:author="SB" w:date="2026-07-06T10:26:00Z" w16du:dateUtc="2026-07-06T15:26:00Z">
        <w:r w:rsidR="00BF017E">
          <w:rPr>
            <w:rFonts w:ascii="Calibri" w:eastAsia="Calibri" w:hAnsi="Calibri" w:cs="Calibri"/>
            <w:sz w:val="24"/>
            <w:szCs w:val="24"/>
            <w:lang w:val="en-US"/>
          </w:rPr>
          <w:t xml:space="preserve">limit tree growth </w:t>
        </w:r>
      </w:ins>
      <w:r w:rsidRPr="73F073F2">
        <w:rPr>
          <w:rFonts w:ascii="Calibri" w:eastAsia="Calibri" w:hAnsi="Calibri" w:cs="Calibri"/>
          <w:sz w:val="24"/>
          <w:szCs w:val="24"/>
          <w:lang w:val="en-US"/>
        </w:rPr>
        <w:t xml:space="preserve">at low and middle elevations, </w:t>
      </w:r>
      <w:del w:id="94" w:author="SB" w:date="2026-07-06T10:26:00Z" w16du:dateUtc="2026-07-06T15:26:00Z">
        <w:r w:rsidRPr="73F073F2" w:rsidDel="00BF017E">
          <w:rPr>
            <w:rFonts w:ascii="Calibri" w:eastAsia="Calibri" w:hAnsi="Calibri" w:cs="Calibri"/>
            <w:sz w:val="24"/>
            <w:szCs w:val="24"/>
            <w:lang w:val="en-US"/>
          </w:rPr>
          <w:delText>with a</w:delText>
        </w:r>
      </w:del>
      <w:ins w:id="95" w:author="SB" w:date="2026-07-06T10:26:00Z" w16du:dateUtc="2026-07-06T15:26:00Z">
        <w:r w:rsidR="00BF017E">
          <w:rPr>
            <w:rFonts w:ascii="Calibri" w:eastAsia="Calibri" w:hAnsi="Calibri" w:cs="Calibri"/>
            <w:sz w:val="24"/>
            <w:szCs w:val="24"/>
            <w:lang w:val="en-US"/>
          </w:rPr>
          <w:t>and</w:t>
        </w:r>
      </w:ins>
      <w:r w:rsidRPr="73F073F2">
        <w:rPr>
          <w:rFonts w:ascii="Calibri" w:eastAsia="Calibri" w:hAnsi="Calibri" w:cs="Calibri"/>
          <w:sz w:val="24"/>
          <w:szCs w:val="24"/>
          <w:lang w:val="en-US"/>
        </w:rPr>
        <w:t xml:space="preserve"> N</w:t>
      </w:r>
      <w:del w:id="96" w:author="SB" w:date="2026-07-06T10:27:00Z" w16du:dateUtc="2026-07-06T15:27:00Z">
        <w:r w:rsidRPr="73F073F2" w:rsidDel="00BF017E">
          <w:rPr>
            <w:rFonts w:ascii="Calibri" w:eastAsia="Calibri" w:hAnsi="Calibri" w:cs="Calibri"/>
            <w:sz w:val="24"/>
            <w:szCs w:val="24"/>
            <w:lang w:val="en-US"/>
          </w:rPr>
          <w:delText xml:space="preserve"> </w:delText>
        </w:r>
      </w:del>
      <w:del w:id="97" w:author="SB" w:date="2026-07-06T10:26:00Z" w16du:dateUtc="2026-07-06T15:26:00Z">
        <w:r w:rsidRPr="73F073F2" w:rsidDel="00BF017E">
          <w:rPr>
            <w:rFonts w:ascii="Calibri" w:eastAsia="Calibri" w:hAnsi="Calibri" w:cs="Calibri"/>
            <w:sz w:val="24"/>
            <w:szCs w:val="24"/>
            <w:lang w:val="en-US"/>
          </w:rPr>
          <w:delText>limitation</w:delText>
        </w:r>
      </w:del>
      <w:ins w:id="98" w:author="SB" w:date="2026-07-06T10:27:00Z" w16du:dateUtc="2026-07-06T15:27:00Z">
        <w:r w:rsidR="00BF017E">
          <w:rPr>
            <w:rFonts w:ascii="Calibri" w:eastAsia="Calibri" w:hAnsi="Calibri" w:cs="Calibri"/>
            <w:sz w:val="24"/>
            <w:szCs w:val="24"/>
            <w:lang w:val="en-US"/>
          </w:rPr>
          <w:t>,</w:t>
        </w:r>
      </w:ins>
      <w:del w:id="99" w:author="SB" w:date="2026-07-06T10:26:00Z" w16du:dateUtc="2026-07-06T15:26:00Z">
        <w:r w:rsidRPr="73F073F2" w:rsidDel="00BF017E">
          <w:rPr>
            <w:rFonts w:ascii="Calibri" w:eastAsia="Calibri" w:hAnsi="Calibri" w:cs="Calibri"/>
            <w:sz w:val="24"/>
            <w:szCs w:val="24"/>
            <w:lang w:val="en-US"/>
          </w:rPr>
          <w:delText xml:space="preserve"> </w:delText>
        </w:r>
      </w:del>
      <w:ins w:id="100" w:author="SB" w:date="2026-07-06T10:26:00Z" w16du:dateUtc="2026-07-06T15:26:00Z">
        <w:r w:rsidR="00BF017E" w:rsidRPr="73F073F2">
          <w:rPr>
            <w:rFonts w:ascii="Calibri" w:eastAsia="Calibri" w:hAnsi="Calibri" w:cs="Calibri"/>
            <w:sz w:val="24"/>
            <w:szCs w:val="24"/>
            <w:lang w:val="en-US"/>
          </w:rPr>
          <w:t xml:space="preserve"> </w:t>
        </w:r>
      </w:ins>
      <w:r w:rsidRPr="73F073F2">
        <w:rPr>
          <w:rFonts w:ascii="Calibri" w:eastAsia="Calibri" w:hAnsi="Calibri" w:cs="Calibri"/>
          <w:sz w:val="24"/>
          <w:szCs w:val="24"/>
          <w:lang w:val="en-US"/>
        </w:rPr>
        <w:t xml:space="preserve">at 3000 m (Camenzind et al., 2019).   </w:t>
      </w:r>
      <w:del w:id="101" w:author="SB" w:date="2026-07-06T10:27:00Z" w16du:dateUtc="2026-07-06T15:27:00Z">
        <w:r w:rsidRPr="73F073F2" w:rsidDel="006C2B00">
          <w:rPr>
            <w:rFonts w:ascii="Calibri" w:eastAsia="Calibri" w:hAnsi="Calibri" w:cs="Calibri"/>
            <w:sz w:val="24"/>
            <w:szCs w:val="24"/>
            <w:lang w:val="en-US"/>
          </w:rPr>
          <w:delText>Experimental nutrient manipulations in these systems</w:delText>
        </w:r>
      </w:del>
      <w:ins w:id="102" w:author="SB" w:date="2026-07-06T10:27:00Z" w16du:dateUtc="2026-07-06T15:27:00Z">
        <w:r w:rsidR="006C2B00">
          <w:rPr>
            <w:rFonts w:ascii="Calibri" w:eastAsia="Calibri" w:hAnsi="Calibri" w:cs="Calibri"/>
            <w:sz w:val="24"/>
            <w:szCs w:val="24"/>
            <w:lang w:val="en-US"/>
          </w:rPr>
          <w:t xml:space="preserve">Previous </w:t>
        </w:r>
        <w:r w:rsidR="006C2B00">
          <w:rPr>
            <w:rFonts w:ascii="Calibri" w:eastAsia="Calibri" w:hAnsi="Calibri" w:cs="Calibri"/>
            <w:sz w:val="24"/>
            <w:szCs w:val="24"/>
            <w:lang w:val="en-US"/>
          </w:rPr>
          <w:lastRenderedPageBreak/>
          <w:t>studies</w:t>
        </w:r>
      </w:ins>
      <w:r w:rsidRPr="73F073F2">
        <w:rPr>
          <w:rFonts w:ascii="Calibri" w:eastAsia="Calibri" w:hAnsi="Calibri" w:cs="Calibri"/>
          <w:sz w:val="24"/>
          <w:szCs w:val="24"/>
          <w:lang w:val="en-US"/>
        </w:rPr>
        <w:t xml:space="preserve"> </w:t>
      </w:r>
      <w:del w:id="103" w:author="SB" w:date="2026-07-06T10:28:00Z" w16du:dateUtc="2026-07-06T15:28:00Z">
        <w:r w:rsidRPr="73F073F2" w:rsidDel="006C2B00">
          <w:rPr>
            <w:rFonts w:ascii="Calibri" w:eastAsia="Calibri" w:hAnsi="Calibri" w:cs="Calibri"/>
            <w:sz w:val="24"/>
            <w:szCs w:val="24"/>
            <w:lang w:val="en-US"/>
          </w:rPr>
          <w:delText>suggest that lower montane forests can be highly sensitive to combined N and P addition. For example,</w:delText>
        </w:r>
      </w:del>
      <w:ins w:id="104" w:author="SB" w:date="2026-07-06T10:28:00Z" w16du:dateUtc="2026-07-06T15:28:00Z">
        <w:r w:rsidR="006C2B00">
          <w:rPr>
            <w:rFonts w:ascii="Calibri" w:eastAsia="Calibri" w:hAnsi="Calibri" w:cs="Calibri"/>
            <w:sz w:val="24"/>
            <w:szCs w:val="24"/>
            <w:lang w:val="en-US"/>
          </w:rPr>
          <w:t>have shown that</w:t>
        </w:r>
      </w:ins>
      <w:r w:rsidRPr="73F073F2">
        <w:rPr>
          <w:rFonts w:ascii="Calibri" w:eastAsia="Calibri" w:hAnsi="Calibri" w:cs="Calibri"/>
          <w:sz w:val="24"/>
          <w:szCs w:val="24"/>
          <w:lang w:val="en-US"/>
        </w:rPr>
        <w:t xml:space="preserve"> N+P addition</w:t>
      </w:r>
      <w:ins w:id="105" w:author="SB" w:date="2026-07-06T12:01:00Z" w16du:dateUtc="2026-07-06T17:01:00Z">
        <w:r w:rsidR="00F91DCA">
          <w:rPr>
            <w:rFonts w:ascii="Calibri" w:eastAsia="Calibri" w:hAnsi="Calibri" w:cs="Calibri"/>
            <w:sz w:val="24"/>
            <w:szCs w:val="24"/>
            <w:lang w:val="en-US"/>
          </w:rPr>
          <w:t xml:space="preserve"> rapidly</w:t>
        </w:r>
      </w:ins>
      <w:r w:rsidRPr="73F073F2">
        <w:rPr>
          <w:rFonts w:ascii="Calibri" w:eastAsia="Calibri" w:hAnsi="Calibri" w:cs="Calibri"/>
          <w:sz w:val="24"/>
          <w:szCs w:val="24"/>
          <w:lang w:val="en-US"/>
        </w:rPr>
        <w:t xml:space="preserve"> </w:t>
      </w:r>
      <w:del w:id="106" w:author="SB" w:date="2026-07-06T10:28:00Z" w16du:dateUtc="2026-07-06T15:28:00Z">
        <w:r w:rsidRPr="73F073F2" w:rsidDel="006C2B00">
          <w:rPr>
            <w:rFonts w:ascii="Calibri" w:eastAsia="Calibri" w:hAnsi="Calibri" w:cs="Calibri"/>
            <w:sz w:val="24"/>
            <w:szCs w:val="24"/>
            <w:lang w:val="en-US"/>
          </w:rPr>
          <w:delText xml:space="preserve">has been shown to </w:delText>
        </w:r>
      </w:del>
      <w:r w:rsidRPr="73F073F2">
        <w:rPr>
          <w:rFonts w:ascii="Calibri" w:eastAsia="Calibri" w:hAnsi="Calibri" w:cs="Calibri"/>
          <w:sz w:val="24"/>
          <w:szCs w:val="24"/>
          <w:lang w:val="en-US"/>
        </w:rPr>
        <w:t xml:space="preserve">increase tree growth rates </w:t>
      </w:r>
      <w:del w:id="107" w:author="SB" w:date="2026-07-06T12:01:00Z" w16du:dateUtc="2026-07-06T17:01:00Z">
        <w:r w:rsidRPr="73F073F2" w:rsidDel="00F91DCA">
          <w:rPr>
            <w:rFonts w:ascii="Calibri" w:eastAsia="Calibri" w:hAnsi="Calibri" w:cs="Calibri"/>
            <w:sz w:val="24"/>
            <w:szCs w:val="24"/>
            <w:lang w:val="en-US"/>
          </w:rPr>
          <w:delText xml:space="preserve">within one year </w:delText>
        </w:r>
      </w:del>
      <w:r w:rsidRPr="73F073F2">
        <w:rPr>
          <w:rFonts w:ascii="Calibri" w:eastAsia="Calibri" w:hAnsi="Calibri" w:cs="Calibri"/>
          <w:sz w:val="24"/>
          <w:szCs w:val="24"/>
          <w:lang w:val="en-US"/>
        </w:rPr>
        <w:t xml:space="preserve">(Homeier et al., 2011), and </w:t>
      </w:r>
      <w:del w:id="108" w:author="SB" w:date="2026-07-06T10:28:00Z" w16du:dateUtc="2026-07-06T15:28:00Z">
        <w:r w:rsidRPr="73F073F2" w:rsidDel="006C2B00">
          <w:rPr>
            <w:rFonts w:ascii="Calibri" w:eastAsia="Calibri" w:hAnsi="Calibri" w:cs="Calibri"/>
            <w:sz w:val="24"/>
            <w:szCs w:val="24"/>
            <w:lang w:val="en-US"/>
          </w:rPr>
          <w:delText xml:space="preserve">to particularly </w:delText>
        </w:r>
      </w:del>
      <w:r w:rsidRPr="73F073F2">
        <w:rPr>
          <w:rFonts w:ascii="Calibri" w:eastAsia="Calibri" w:hAnsi="Calibri" w:cs="Calibri"/>
          <w:sz w:val="24"/>
          <w:szCs w:val="24"/>
          <w:lang w:val="en-US"/>
        </w:rPr>
        <w:t xml:space="preserve">stimulate </w:t>
      </w:r>
      <w:ins w:id="109" w:author="SB" w:date="2026-07-06T10:28:00Z" w16du:dateUtc="2026-07-06T15:28:00Z">
        <w:r w:rsidR="006C2B00">
          <w:rPr>
            <w:rFonts w:ascii="Calibri" w:eastAsia="Calibri" w:hAnsi="Calibri" w:cs="Calibri"/>
            <w:sz w:val="24"/>
            <w:szCs w:val="24"/>
            <w:lang w:val="en-US"/>
          </w:rPr>
          <w:t xml:space="preserve">growth of tree </w:t>
        </w:r>
      </w:ins>
      <w:r w:rsidRPr="73F073F2">
        <w:rPr>
          <w:rFonts w:ascii="Calibri" w:eastAsia="Calibri" w:hAnsi="Calibri" w:cs="Calibri"/>
          <w:sz w:val="24"/>
          <w:szCs w:val="24"/>
          <w:lang w:val="en-US"/>
        </w:rPr>
        <w:t xml:space="preserve">species with acquisitive resource-use strategies relative to more conservative </w:t>
      </w:r>
      <w:commentRangeStart w:id="110"/>
      <w:r w:rsidRPr="73F073F2">
        <w:rPr>
          <w:rFonts w:ascii="Calibri" w:eastAsia="Calibri" w:hAnsi="Calibri" w:cs="Calibri"/>
          <w:sz w:val="24"/>
          <w:szCs w:val="24"/>
          <w:lang w:val="en-US"/>
        </w:rPr>
        <w:t>species</w:t>
      </w:r>
      <w:commentRangeEnd w:id="110"/>
      <w:r w:rsidR="00BF017E" w:rsidRPr="73F073F2">
        <w:rPr>
          <w:rStyle w:val="CommentReference"/>
          <w:rFonts w:ascii="Calibri" w:eastAsia="Calibri" w:hAnsi="Calibri" w:cs="Calibri"/>
          <w:sz w:val="24"/>
          <w:szCs w:val="24"/>
          <w:lang w:val="en-US"/>
        </w:rPr>
        <w:commentReference w:id="110"/>
      </w:r>
      <w:r w:rsidRPr="73F073F2">
        <w:rPr>
          <w:rFonts w:ascii="Calibri" w:eastAsia="Calibri" w:hAnsi="Calibri" w:cs="Calibri"/>
          <w:sz w:val="24"/>
          <w:szCs w:val="24"/>
          <w:lang w:val="en-US"/>
        </w:rPr>
        <w:t xml:space="preserve"> (Báez &amp; Homeier, 2018). </w:t>
      </w:r>
      <w:commentRangeStart w:id="111"/>
      <w:r w:rsidRPr="73F073F2">
        <w:rPr>
          <w:rFonts w:ascii="Calibri" w:eastAsia="Calibri" w:hAnsi="Calibri" w:cs="Calibri"/>
          <w:sz w:val="24"/>
          <w:szCs w:val="24"/>
          <w:lang w:val="en-US"/>
        </w:rPr>
        <w:t>However, plant responses to nutrient addition remain strongly species dependent, and it is still unclear whether relaxing nutrient limitation translates into shifts in leaf-level carbon–water relations, including intrinsic water-use efficiency (iWUE).</w:t>
      </w:r>
      <w:commentRangeEnd w:id="111"/>
      <w:r w:rsidR="00BF017E">
        <w:rPr>
          <w:rStyle w:val="CommentReference"/>
          <w:rFonts w:ascii="Calibri" w:eastAsia="Calibri" w:hAnsi="Calibri" w:cs="Calibri"/>
          <w:sz w:val="24"/>
          <w:szCs w:val="24"/>
          <w:lang w:val="en-US"/>
        </w:rPr>
        <w:commentReference w:id="111"/>
      </w:r>
    </w:p>
    <w:p w14:paraId="0E7ACD1B" w14:textId="6A010AF1" w:rsidR="3885586B" w:rsidRDefault="002A27CD" w:rsidP="776A04D6">
      <w:pPr>
        <w:spacing w:before="240" w:after="240" w:line="480" w:lineRule="auto"/>
        <w:jc w:val="both"/>
        <w:rPr>
          <w:rFonts w:ascii="Calibri" w:eastAsia="Calibri" w:hAnsi="Calibri" w:cs="Calibri"/>
          <w:sz w:val="24"/>
          <w:szCs w:val="24"/>
          <w:lang w:val="en-US"/>
        </w:rPr>
      </w:pPr>
      <w:ins w:id="112" w:author="SB" w:date="2026-07-06T10:29:00Z" w16du:dateUtc="2026-07-06T15:29:00Z">
        <w:r>
          <w:rPr>
            <w:rFonts w:ascii="Calibri" w:eastAsia="Calibri" w:hAnsi="Calibri" w:cs="Calibri"/>
            <w:sz w:val="24"/>
            <w:szCs w:val="24"/>
            <w:lang w:val="en-US"/>
          </w:rPr>
          <w:t xml:space="preserve">In this study, </w:t>
        </w:r>
      </w:ins>
      <w:del w:id="113" w:author="SB" w:date="2026-07-06T10:29:00Z" w16du:dateUtc="2026-07-06T15:29:00Z">
        <w:r w:rsidR="3D06C4FE" w:rsidRPr="3D06C4FE" w:rsidDel="002A27CD">
          <w:rPr>
            <w:rFonts w:ascii="Calibri" w:eastAsia="Calibri" w:hAnsi="Calibri" w:cs="Calibri"/>
            <w:sz w:val="24"/>
            <w:szCs w:val="24"/>
            <w:lang w:val="en-US"/>
          </w:rPr>
          <w:delText>NUMEX allows us t</w:delText>
        </w:r>
      </w:del>
      <w:ins w:id="114" w:author="SB" w:date="2026-07-06T10:29:00Z" w16du:dateUtc="2026-07-06T15:29:00Z">
        <w:r>
          <w:rPr>
            <w:rFonts w:ascii="Calibri" w:eastAsia="Calibri" w:hAnsi="Calibri" w:cs="Calibri"/>
            <w:sz w:val="24"/>
            <w:szCs w:val="24"/>
            <w:lang w:val="en-US"/>
          </w:rPr>
          <w:t xml:space="preserve">we use </w:t>
        </w:r>
      </w:ins>
      <w:ins w:id="115" w:author="SB" w:date="2026-07-06T10:32:00Z" w16du:dateUtc="2026-07-06T15:32:00Z">
        <w:r w:rsidR="004754A1">
          <w:rPr>
            <w:rFonts w:ascii="Calibri" w:eastAsia="Calibri" w:hAnsi="Calibri" w:cs="Calibri"/>
            <w:sz w:val="24"/>
            <w:szCs w:val="24"/>
            <w:lang w:val="en-US"/>
          </w:rPr>
          <w:t xml:space="preserve">a selection of common </w:t>
        </w:r>
      </w:ins>
      <w:ins w:id="116" w:author="SB" w:date="2026-07-06T10:33:00Z" w16du:dateUtc="2026-07-06T15:33:00Z">
        <w:r w:rsidR="004754A1">
          <w:rPr>
            <w:rFonts w:ascii="Calibri" w:eastAsia="Calibri" w:hAnsi="Calibri" w:cs="Calibri"/>
            <w:sz w:val="24"/>
            <w:szCs w:val="24"/>
            <w:lang w:val="en-US"/>
          </w:rPr>
          <w:t xml:space="preserve">tree </w:t>
        </w:r>
      </w:ins>
      <w:ins w:id="117" w:author="SB" w:date="2026-07-06T10:32:00Z" w16du:dateUtc="2026-07-06T15:32:00Z">
        <w:r w:rsidR="004754A1">
          <w:rPr>
            <w:rFonts w:ascii="Calibri" w:eastAsia="Calibri" w:hAnsi="Calibri" w:cs="Calibri"/>
            <w:sz w:val="24"/>
            <w:szCs w:val="24"/>
            <w:lang w:val="en-US"/>
          </w:rPr>
          <w:t xml:space="preserve">species in </w:t>
        </w:r>
      </w:ins>
      <w:ins w:id="118" w:author="SB" w:date="2026-07-06T10:29:00Z" w16du:dateUtc="2026-07-06T15:29:00Z">
        <w:r>
          <w:rPr>
            <w:rFonts w:ascii="Calibri" w:eastAsia="Calibri" w:hAnsi="Calibri" w:cs="Calibri"/>
            <w:sz w:val="24"/>
            <w:szCs w:val="24"/>
            <w:lang w:val="en-US"/>
          </w:rPr>
          <w:t>the NUMEX experiment t</w:t>
        </w:r>
      </w:ins>
      <w:r w:rsidR="3D06C4FE" w:rsidRPr="3D06C4FE">
        <w:rPr>
          <w:rFonts w:ascii="Calibri" w:eastAsia="Calibri" w:hAnsi="Calibri" w:cs="Calibri"/>
          <w:sz w:val="24"/>
          <w:szCs w:val="24"/>
          <w:lang w:val="en-US"/>
        </w:rPr>
        <w:t xml:space="preserve">o evaluate </w:t>
      </w:r>
      <w:del w:id="119" w:author="SB" w:date="2026-07-06T10:30:00Z" w16du:dateUtc="2026-07-06T15:30:00Z">
        <w:r w:rsidR="3D06C4FE" w:rsidRPr="3D06C4FE" w:rsidDel="004754A1">
          <w:rPr>
            <w:rFonts w:ascii="Calibri" w:eastAsia="Calibri" w:hAnsi="Calibri" w:cs="Calibri"/>
            <w:sz w:val="24"/>
            <w:szCs w:val="24"/>
            <w:lang w:val="en-US"/>
          </w:rPr>
          <w:delText xml:space="preserve">both the direct </w:delText>
        </w:r>
      </w:del>
      <w:r w:rsidR="3D06C4FE" w:rsidRPr="3D06C4FE">
        <w:rPr>
          <w:rFonts w:ascii="Calibri" w:eastAsia="Calibri" w:hAnsi="Calibri" w:cs="Calibri"/>
          <w:sz w:val="24"/>
          <w:szCs w:val="24"/>
          <w:lang w:val="en-US"/>
        </w:rPr>
        <w:t xml:space="preserve">effects of long-term nutrient addition </w:t>
      </w:r>
      <w:ins w:id="120" w:author="SB" w:date="2026-07-06T10:30:00Z" w16du:dateUtc="2026-07-06T15:30:00Z">
        <w:r w:rsidR="004754A1">
          <w:rPr>
            <w:rFonts w:ascii="Calibri" w:eastAsia="Calibri" w:hAnsi="Calibri" w:cs="Calibri"/>
            <w:sz w:val="24"/>
            <w:szCs w:val="24"/>
            <w:lang w:val="en-US"/>
          </w:rPr>
          <w:t>on iWUE</w:t>
        </w:r>
      </w:ins>
      <w:ins w:id="121" w:author="SB" w:date="2026-07-06T10:31:00Z" w16du:dateUtc="2026-07-06T15:31:00Z">
        <w:r w:rsidR="004754A1">
          <w:rPr>
            <w:rFonts w:ascii="Calibri" w:eastAsia="Calibri" w:hAnsi="Calibri" w:cs="Calibri"/>
            <w:sz w:val="24"/>
            <w:szCs w:val="24"/>
            <w:lang w:val="en-US"/>
          </w:rPr>
          <w:t>,</w:t>
        </w:r>
      </w:ins>
      <w:ins w:id="122" w:author="SB" w:date="2026-07-06T10:30:00Z" w16du:dateUtc="2026-07-06T15:30:00Z">
        <w:r w:rsidR="004754A1">
          <w:rPr>
            <w:rFonts w:ascii="Calibri" w:eastAsia="Calibri" w:hAnsi="Calibri" w:cs="Calibri"/>
            <w:sz w:val="24"/>
            <w:szCs w:val="24"/>
            <w:lang w:val="en-US"/>
          </w:rPr>
          <w:t xml:space="preserve"> </w:t>
        </w:r>
      </w:ins>
      <w:ins w:id="123" w:author="SB" w:date="2026-07-06T10:31:00Z" w16du:dateUtc="2026-07-06T15:31:00Z">
        <w:r w:rsidR="004754A1">
          <w:rPr>
            <w:rFonts w:ascii="Calibri" w:eastAsia="Calibri" w:hAnsi="Calibri" w:cs="Calibri"/>
            <w:sz w:val="24"/>
            <w:szCs w:val="24"/>
            <w:lang w:val="en-US"/>
          </w:rPr>
          <w:t xml:space="preserve">leaf N and P concentrations, </w:t>
        </w:r>
      </w:ins>
      <w:del w:id="124" w:author="SB" w:date="2026-07-06T10:31:00Z" w16du:dateUtc="2026-07-06T15:31:00Z">
        <w:r w:rsidR="3D06C4FE" w:rsidRPr="3D06C4FE" w:rsidDel="004754A1">
          <w:rPr>
            <w:rFonts w:ascii="Calibri" w:eastAsia="Calibri" w:hAnsi="Calibri" w:cs="Calibri"/>
            <w:sz w:val="24"/>
            <w:szCs w:val="24"/>
            <w:lang w:val="en-US"/>
          </w:rPr>
          <w:delText xml:space="preserve">and whether these responses vary </w:delText>
        </w:r>
      </w:del>
      <w:r w:rsidR="3D06C4FE" w:rsidRPr="3D06C4FE">
        <w:rPr>
          <w:rFonts w:ascii="Calibri" w:eastAsia="Calibri" w:hAnsi="Calibri" w:cs="Calibri"/>
          <w:sz w:val="24"/>
          <w:szCs w:val="24"/>
          <w:lang w:val="en-US"/>
        </w:rPr>
        <w:t xml:space="preserve">along </w:t>
      </w:r>
      <w:del w:id="125" w:author="SB" w:date="2026-07-06T10:33:00Z" w16du:dateUtc="2026-07-06T15:33:00Z">
        <w:r w:rsidR="3D06C4FE" w:rsidRPr="3D06C4FE" w:rsidDel="004754A1">
          <w:rPr>
            <w:rFonts w:ascii="Calibri" w:eastAsia="Calibri" w:hAnsi="Calibri" w:cs="Calibri"/>
            <w:sz w:val="24"/>
            <w:szCs w:val="24"/>
            <w:lang w:val="en-US"/>
          </w:rPr>
          <w:delText>a natural gradient in nutrient availability associated with elevation</w:delText>
        </w:r>
      </w:del>
      <w:ins w:id="126" w:author="SB" w:date="2026-07-06T10:33:00Z" w16du:dateUtc="2026-07-06T15:33:00Z">
        <w:r w:rsidR="004754A1">
          <w:rPr>
            <w:rFonts w:ascii="Calibri" w:eastAsia="Calibri" w:hAnsi="Calibri" w:cs="Calibri"/>
            <w:sz w:val="24"/>
            <w:szCs w:val="24"/>
            <w:lang w:val="en-US"/>
          </w:rPr>
          <w:t>an elevational gradient</w:t>
        </w:r>
      </w:ins>
      <w:r w:rsidR="3D06C4FE" w:rsidRPr="3D06C4FE">
        <w:rPr>
          <w:rFonts w:ascii="Calibri" w:eastAsia="Calibri" w:hAnsi="Calibri" w:cs="Calibri"/>
          <w:sz w:val="24"/>
          <w:szCs w:val="24"/>
          <w:lang w:val="en-US"/>
        </w:rPr>
        <w:t>. By focusing on six common tree species and combining foliar nutrient measurements with δ¹³C-derived estimates of intrinsic water-use efficiency (iWUE) and Ci/Ca, we asked: (1)</w:t>
      </w:r>
      <w:commentRangeStart w:id="127"/>
      <w:commentRangeStart w:id="128"/>
      <w:r w:rsidR="3D06C4FE" w:rsidRPr="3D06C4FE">
        <w:rPr>
          <w:rFonts w:ascii="Calibri" w:eastAsia="Calibri" w:hAnsi="Calibri" w:cs="Calibri"/>
          <w:sz w:val="24"/>
          <w:szCs w:val="24"/>
          <w:lang w:val="en-US"/>
        </w:rPr>
        <w:t xml:space="preserve"> Does long-term moderate nutrient addition alter foliar nutrient concentrations across treatments and elevations?</w:t>
      </w:r>
      <w:commentRangeEnd w:id="127"/>
      <w:r w:rsidR="3885586B" w:rsidRPr="3D06C4FE">
        <w:rPr>
          <w:rStyle w:val="CommentReference"/>
          <w:rFonts w:ascii="Calibri" w:eastAsia="Calibri" w:hAnsi="Calibri" w:cs="Calibri"/>
          <w:sz w:val="24"/>
          <w:szCs w:val="24"/>
          <w:lang w:val="en-US"/>
        </w:rPr>
        <w:commentReference w:id="127"/>
      </w:r>
      <w:commentRangeEnd w:id="128"/>
      <w:r w:rsidR="00916110" w:rsidRPr="3D06C4FE">
        <w:rPr>
          <w:rStyle w:val="CommentReference"/>
          <w:rFonts w:ascii="Calibri" w:eastAsia="Calibri" w:hAnsi="Calibri" w:cs="Calibri"/>
          <w:sz w:val="24"/>
          <w:szCs w:val="24"/>
          <w:lang w:val="en-US"/>
        </w:rPr>
        <w:commentReference w:id="128"/>
      </w:r>
      <w:r w:rsidR="3D06C4FE" w:rsidRPr="3D06C4FE">
        <w:rPr>
          <w:rFonts w:ascii="Calibri" w:eastAsia="Calibri" w:hAnsi="Calibri" w:cs="Calibri"/>
          <w:sz w:val="24"/>
          <w:szCs w:val="24"/>
          <w:lang w:val="en-US"/>
        </w:rPr>
        <w:t xml:space="preserve"> (2) Does nutrient addition affect foliar δ¹³C, Ci/Ca, and iWUE along the elevational gradient? and (3) Are variations in iWUE and Ci/Ca associated with foliar nutrient traits and elevation? We expected nutrient addition to increase foliar nutrient concentrations. </w:t>
      </w:r>
      <w:commentRangeStart w:id="129"/>
      <w:r w:rsidR="3D06C4FE" w:rsidRPr="3D06C4FE">
        <w:rPr>
          <w:rFonts w:ascii="Calibri" w:eastAsia="Calibri" w:hAnsi="Calibri" w:cs="Calibri"/>
          <w:sz w:val="24"/>
          <w:szCs w:val="24"/>
          <w:lang w:val="en-US"/>
        </w:rPr>
        <w:t xml:space="preserve">However, its consequences for leaf carbon–water relations were less certain. </w:t>
      </w:r>
      <w:commentRangeEnd w:id="129"/>
      <w:r w:rsidR="00916110" w:rsidRPr="3D06C4FE">
        <w:rPr>
          <w:rStyle w:val="CommentReference"/>
          <w:rFonts w:ascii="Calibri" w:eastAsia="Calibri" w:hAnsi="Calibri" w:cs="Calibri"/>
          <w:sz w:val="24"/>
          <w:szCs w:val="24"/>
          <w:lang w:val="en-US"/>
        </w:rPr>
        <w:commentReference w:id="129"/>
      </w:r>
      <w:commentRangeStart w:id="130"/>
      <w:r w:rsidR="3D06C4FE" w:rsidRPr="3D06C4FE">
        <w:rPr>
          <w:rFonts w:ascii="Calibri" w:eastAsia="Calibri" w:hAnsi="Calibri" w:cs="Calibri"/>
          <w:sz w:val="24"/>
          <w:szCs w:val="24"/>
          <w:lang w:val="en-US"/>
        </w:rPr>
        <w:t>On one hand, eco-evolutionary optimality theory predicts that greater nutrient availability may increase photosynthetic capacity and potentially enhance water-use efficiency by altering the balance between carbon assimilation and stomatal conductance (Lankhorst et al., 2025). On the other hand, if tree species are nutrient limited, alleviating nutrient limitation should stimulate physiological performance (</w:t>
      </w:r>
      <w:sdt>
        <w:sdtPr>
          <w:tag w:val="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"/>
          <w:id w:val="1149192336"/>
          <w:placeholder>
            <w:docPart w:val="DefaultPlaceholder_-1854013440"/>
          </w:placeholder>
        </w:sdtPr>
        <w:sdtContent>
          <w:r w:rsidR="3D06C4FE" w:rsidRPr="3D06C4FE">
            <w:rPr>
              <w:rFonts w:ascii="Calibri" w:eastAsia="Calibri" w:hAnsi="Calibri" w:cs="Calibri"/>
              <w:color w:val="000000" w:themeColor="text1"/>
              <w:sz w:val="24"/>
              <w:szCs w:val="24"/>
              <w:lang w:val="en-US"/>
            </w:rPr>
            <w:t>Huang et al., 2016; Lu et al., 2018; Ostertag, 2010; Tanner et al., 1998</w:t>
          </w:r>
        </w:sdtContent>
      </w:sdt>
      <w:r w:rsidR="3D06C4FE">
        <w:t xml:space="preserve"> ). </w:t>
      </w:r>
      <w:commentRangeEnd w:id="130"/>
      <w:r w:rsidR="003D5BCD">
        <w:rPr>
          <w:rStyle w:val="CommentReference"/>
          <w:sz w:val="22"/>
          <w:szCs w:val="22"/>
        </w:rPr>
        <w:commentReference w:id="130"/>
      </w:r>
      <w:r w:rsidR="3D06C4FE">
        <w:t xml:space="preserve">By  addressing these questions, our study evaluates whether long-term nutrient enrichment in mature Andean tropical montane forests </w:t>
      </w:r>
      <w:r w:rsidR="3D06C4FE" w:rsidRPr="3D06C4FE">
        <w:rPr>
          <w:rFonts w:ascii="Calibri" w:eastAsia="Calibri" w:hAnsi="Calibri" w:cs="Calibri"/>
          <w:sz w:val="24"/>
          <w:szCs w:val="24"/>
          <w:lang w:val="en-US"/>
        </w:rPr>
        <w:t>modifies leaf nutrient status and the coupling between carbon gain and water use.</w:t>
      </w:r>
    </w:p>
    <w:p w14:paraId="6296B782" w14:textId="44AA4815" w:rsidR="3885586B" w:rsidRDefault="3885586B" w:rsidP="3A15CEB0">
      <w:pPr>
        <w:spacing w:before="240" w:after="240"/>
        <w:jc w:val="both"/>
        <w:rPr>
          <w:rFonts w:eastAsiaTheme="minorEastAsia"/>
          <w:sz w:val="24"/>
          <w:szCs w:val="24"/>
          <w:lang w:val="en-US"/>
        </w:rPr>
      </w:pPr>
    </w:p>
    <w:p w14:paraId="117520F5" w14:textId="5D9FD653" w:rsidR="00B372A5" w:rsidRPr="005160BB" w:rsidDel="00912C86" w:rsidRDefault="7954D173" w:rsidP="22DB630D">
      <w:pPr>
        <w:pStyle w:val="Heading1"/>
        <w:rPr>
          <w:rFonts w:cstheme="minorBidi"/>
          <w:b/>
          <w:bCs/>
          <w:lang w:val="en-US"/>
        </w:rPr>
      </w:pPr>
      <w:r w:rsidRPr="7954D173">
        <w:rPr>
          <w:lang w:val="en-US"/>
        </w:rPr>
        <w:t>MATERIALS AND METHOS</w:t>
      </w:r>
    </w:p>
    <w:p w14:paraId="7C4E70E9" w14:textId="7E7C909A" w:rsidR="00912C86" w:rsidRDefault="22DB630D" w:rsidP="22DB630D">
      <w:pPr>
        <w:pStyle w:val="Heading2"/>
        <w:spacing w:line="480" w:lineRule="auto"/>
        <w:rPr>
          <w:rFonts w:cstheme="minorBidi"/>
          <w:lang w:val="en-US"/>
        </w:rPr>
      </w:pPr>
      <w:r w:rsidRPr="22DB630D">
        <w:rPr>
          <w:lang w:val="en-US"/>
        </w:rPr>
        <w:t>Site description</w:t>
      </w:r>
    </w:p>
    <w:p w14:paraId="51E97537" w14:textId="0623349C" w:rsidR="0000302E" w:rsidRDefault="3F82D94C" w:rsidP="551940B1">
      <w:pPr>
        <w:spacing w:line="480" w:lineRule="auto"/>
        <w:jc w:val="both"/>
        <w:rPr>
          <w:lang w:val="en-US"/>
        </w:rPr>
      </w:pPr>
      <w:r w:rsidRPr="3F82D94C">
        <w:rPr>
          <w:lang w:val="en-US"/>
        </w:rPr>
        <w:t>The present study was conducted at the Nutrient Manipulation Experiment (NUMEX) sites, in the Podocarpus National Park and the San Francisco Reserve (SRF) located in southern Andes of Ecuador. The experiment was established across a 2000 m elevation gradient with research sites at 1000</w:t>
      </w:r>
      <w:del w:id="131" w:author="SB" w:date="2026-07-06T12:03:00Z" w16du:dateUtc="2026-07-06T17:03:00Z">
        <w:r w:rsidRPr="3F82D94C" w:rsidDel="00F91DCA">
          <w:rPr>
            <w:lang w:val="en-US"/>
          </w:rPr>
          <w:delText xml:space="preserve"> m</w:delText>
        </w:r>
      </w:del>
      <w:r w:rsidRPr="3F82D94C">
        <w:rPr>
          <w:lang w:val="en-US"/>
        </w:rPr>
        <w:t>, 2000</w:t>
      </w:r>
      <w:del w:id="132" w:author="SB" w:date="2026-07-06T12:03:00Z" w16du:dateUtc="2026-07-06T17:03:00Z">
        <w:r w:rsidRPr="3F82D94C" w:rsidDel="00F91DCA">
          <w:rPr>
            <w:lang w:val="en-US"/>
          </w:rPr>
          <w:delText xml:space="preserve"> m</w:delText>
        </w:r>
      </w:del>
      <w:r w:rsidRPr="3F82D94C">
        <w:rPr>
          <w:lang w:val="en-US"/>
        </w:rPr>
        <w:t xml:space="preserve"> and 3000 m</w:t>
      </w:r>
      <w:ins w:id="133" w:author="SB" w:date="2026-07-06T12:03:00Z" w16du:dateUtc="2026-07-06T17:03:00Z">
        <w:r w:rsidR="00F91DCA">
          <w:rPr>
            <w:lang w:val="en-US"/>
          </w:rPr>
          <w:t>, in</w:t>
        </w:r>
      </w:ins>
      <w:r w:rsidRPr="3F82D94C">
        <w:rPr>
          <w:lang w:val="en-US"/>
        </w:rPr>
        <w:t xml:space="preserve"> </w:t>
      </w:r>
      <w:del w:id="134" w:author="SB" w:date="2026-07-06T12:03:00Z" w16du:dateUtc="2026-07-06T17:03:00Z">
        <w:r w:rsidRPr="3F82D94C" w:rsidDel="00F91DCA">
          <w:rPr>
            <w:lang w:val="en-US"/>
          </w:rPr>
          <w:delText xml:space="preserve">All sites are </w:delText>
        </w:r>
      </w:del>
      <w:del w:id="135" w:author="SB" w:date="2026-07-06T12:07:00Z" w16du:dateUtc="2026-07-06T17:07:00Z">
        <w:r w:rsidRPr="3F82D94C" w:rsidDel="00F91DCA">
          <w:rPr>
            <w:lang w:val="en-US"/>
          </w:rPr>
          <w:delText>evergreen old-growth forests</w:delText>
        </w:r>
      </w:del>
      <w:ins w:id="136" w:author="SB" w:date="2026-07-06T12:06:00Z" w16du:dateUtc="2026-07-06T17:06:00Z">
        <w:r w:rsidR="00F91DCA">
          <w:rPr>
            <w:lang w:val="en-US"/>
          </w:rPr>
          <w:t>premontane, lower montane, and upper-montane forests</w:t>
        </w:r>
      </w:ins>
      <w:ins w:id="137" w:author="SB" w:date="2026-07-06T12:07:00Z" w16du:dateUtc="2026-07-06T17:07:00Z">
        <w:r w:rsidR="00F91DCA">
          <w:rPr>
            <w:lang w:val="en-US"/>
          </w:rPr>
          <w:t xml:space="preserve"> old-growth forests, respectively</w:t>
        </w:r>
      </w:ins>
      <w:r w:rsidRPr="3F82D94C">
        <w:rPr>
          <w:lang w:val="en-US"/>
        </w:rPr>
        <w:t xml:space="preserve"> </w:t>
      </w:r>
      <w:del w:id="138" w:author="SB" w:date="2026-07-06T12:03:00Z" w16du:dateUtc="2026-07-06T17:03:00Z">
        <w:r w:rsidRPr="3F82D94C" w:rsidDel="00F91DCA">
          <w:rPr>
            <w:lang w:val="en-US"/>
          </w:rPr>
          <w:delText xml:space="preserve">located in protected forest areas with noticeable differences </w:delText>
        </w:r>
      </w:del>
      <w:r w:rsidRPr="3F82D94C">
        <w:rPr>
          <w:lang w:val="en-US"/>
        </w:rPr>
        <w:t xml:space="preserve">(Homeier et al., 2013). </w:t>
      </w:r>
    </w:p>
    <w:p w14:paraId="1D2D7BC7" w14:textId="058EA1E0" w:rsidR="1D7E3736" w:rsidRDefault="1D7E3736" w:rsidP="6A5A9561">
      <w:pPr>
        <w:spacing w:line="480" w:lineRule="auto"/>
        <w:jc w:val="both"/>
      </w:pPr>
      <w:r>
        <w:rPr>
          <w:noProof/>
        </w:rPr>
        <w:drawing>
          <wp:inline distT="0" distB="0" distL="0" distR="0" wp14:anchorId="1EC36BA9" wp14:editId="3DBC4965">
            <wp:extent cx="5762625" cy="2505075"/>
            <wp:effectExtent l="0" t="0" r="0" b="0"/>
            <wp:docPr id="379574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74657" name="Picture 379574657"/>
                    <pic:cNvPicPr/>
                  </pic:nvPicPr>
                  <pic:blipFill>
                    <a:blip r:embed="rId13">
                      <a:extLst>
                        <a:ext uri="{28A0092B-C50C-407E-A947-70E740481C1C}">
                          <a14:useLocalDpi xmlns:a14="http://schemas.microsoft.com/office/drawing/2010/main"/>
                        </a:ext>
                      </a:extLst>
                    </a:blip>
                    <a:stretch>
                      <a:fillRect/>
                    </a:stretch>
                  </pic:blipFill>
                  <pic:spPr>
                    <a:xfrm>
                      <a:off x="0" y="0"/>
                      <a:ext cx="5762625" cy="2505075"/>
                    </a:xfrm>
                    <a:prstGeom prst="rect">
                      <a:avLst/>
                    </a:prstGeom>
                  </pic:spPr>
                </pic:pic>
              </a:graphicData>
            </a:graphic>
          </wp:inline>
        </w:drawing>
      </w:r>
      <w:commentRangeStart w:id="139"/>
      <w:commentRangeStart w:id="140"/>
      <w:r>
        <w:rPr>
          <w:noProof/>
        </w:rPr>
        <w:drawing>
          <wp:inline distT="0" distB="0" distL="0" distR="0" wp14:anchorId="037ACBF7" wp14:editId="044027FF">
            <wp:extent cx="2574043" cy="2770988"/>
            <wp:effectExtent l="0" t="0" r="0" b="0"/>
            <wp:docPr id="1310072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2714" name="Picture 1310072714"/>
                    <pic:cNvPicPr/>
                  </pic:nvPicPr>
                  <pic:blipFill>
                    <a:blip r:embed="rId14">
                      <a:extLst>
                        <a:ext uri="{28A0092B-C50C-407E-A947-70E740481C1C}">
                          <a14:useLocalDpi xmlns:a14="http://schemas.microsoft.com/office/drawing/2010/main"/>
                        </a:ext>
                      </a:extLst>
                    </a:blip>
                    <a:stretch>
                      <a:fillRect/>
                    </a:stretch>
                  </pic:blipFill>
                  <pic:spPr>
                    <a:xfrm>
                      <a:off x="0" y="0"/>
                      <a:ext cx="2574043" cy="2770988"/>
                    </a:xfrm>
                    <a:prstGeom prst="rect">
                      <a:avLst/>
                    </a:prstGeom>
                  </pic:spPr>
                </pic:pic>
              </a:graphicData>
            </a:graphic>
          </wp:inline>
        </w:drawing>
      </w:r>
      <w:commentRangeEnd w:id="139"/>
      <w:r>
        <w:rPr>
          <w:rStyle w:val="CommentReference"/>
          <w:sz w:val="22"/>
          <w:szCs w:val="22"/>
        </w:rPr>
        <w:commentReference w:id="139"/>
      </w:r>
      <w:commentRangeEnd w:id="140"/>
      <w:r w:rsidR="00F91DCA">
        <w:rPr>
          <w:rStyle w:val="CommentReference"/>
          <w:sz w:val="22"/>
          <w:szCs w:val="22"/>
        </w:rPr>
        <w:commentReference w:id="140"/>
      </w:r>
    </w:p>
    <w:p w14:paraId="4ADF78FA" w14:textId="3F87BBE3" w:rsidR="1D7E3736" w:rsidRDefault="3D06C4FE" w:rsidP="1AF43AB5">
      <w:pPr>
        <w:spacing w:line="480" w:lineRule="auto"/>
        <w:rPr>
          <w:rFonts w:ascii="Calibri" w:eastAsia="Calibri" w:hAnsi="Calibri" w:cs="Calibri"/>
          <w:color w:val="000000" w:themeColor="text1"/>
          <w:lang w:val="en-US"/>
        </w:rPr>
      </w:pPr>
      <w:r w:rsidRPr="3D06C4FE">
        <w:rPr>
          <w:b/>
          <w:bCs/>
          <w:lang w:val="en-US"/>
        </w:rPr>
        <w:lastRenderedPageBreak/>
        <w:t>Fig. 1.</w:t>
      </w:r>
      <w:r w:rsidRPr="3D06C4FE">
        <w:rPr>
          <w:lang w:val="en-US"/>
        </w:rPr>
        <w:t xml:space="preserve"> Experimental Design of the NUMEX </w:t>
      </w:r>
      <w:ins w:id="141" w:author="SB" w:date="2026-07-06T12:07:00Z" w16du:dateUtc="2026-07-06T17:07:00Z">
        <w:r w:rsidR="00F91DCA">
          <w:rPr>
            <w:lang w:val="en-US"/>
          </w:rPr>
          <w:t xml:space="preserve">Nutrient manipulation experiment </w:t>
        </w:r>
      </w:ins>
      <w:del w:id="142" w:author="SB" w:date="2026-07-06T12:07:00Z" w16du:dateUtc="2026-07-06T17:07:00Z">
        <w:r w:rsidRPr="3D06C4FE" w:rsidDel="00F91DCA">
          <w:rPr>
            <w:lang w:val="en-US"/>
          </w:rPr>
          <w:delText xml:space="preserve">plots </w:delText>
        </w:r>
      </w:del>
      <w:r w:rsidRPr="3D06C4FE">
        <w:rPr>
          <w:lang w:val="en-US"/>
        </w:rPr>
        <w:t xml:space="preserve">in the South of Ecuador </w:t>
      </w:r>
      <w:sdt>
        <w:sdtPr>
          <w:tag w:val="MENDELEY_CITATION_v3_eyJjaXRhdGlvbklEIjoiTUVOREVMRVlfQ0lUQVRJT05fNGRmY2YzYzUtZGNlOC00ZGRmLTg1NDQtOTc4ZThmY2Y1NGM3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
          <w:id w:val="1170705193"/>
          <w:placeholder>
            <w:docPart w:val="DefaultPlaceholder_-1854013440"/>
          </w:placeholder>
        </w:sdtPr>
        <w:sdtContent>
          <w:r w:rsidRPr="3D06C4FE">
            <w:rPr>
              <w:rFonts w:ascii="Calibri" w:eastAsia="Calibri" w:hAnsi="Calibri" w:cs="Calibri"/>
              <w:color w:val="000000" w:themeColor="text1"/>
              <w:lang w:val="en-US"/>
            </w:rPr>
            <w:t>(Homeier et al., 2013a)</w:t>
          </w:r>
        </w:sdtContent>
      </w:sdt>
    </w:p>
    <w:p w14:paraId="79F7BCE7" w14:textId="7E7F3C8C" w:rsidR="00C97418" w:rsidRDefault="3D06C4FE" w:rsidP="69459468">
      <w:pPr>
        <w:spacing w:line="480" w:lineRule="auto"/>
        <w:rPr>
          <w:highlight w:val="yellow"/>
          <w:lang w:val="en-US"/>
        </w:rPr>
      </w:pPr>
      <w:r w:rsidRPr="3D06C4FE">
        <w:rPr>
          <w:lang w:val="en-US"/>
        </w:rPr>
        <w:t xml:space="preserve">The environmental conditions shared at the three sites are a tropical humid climate with a wet season from April to July and a less humid period from September to December </w:t>
      </w:r>
      <w:sdt>
        <w:sdtPr>
          <w:tag w:val="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XX0="/>
          <w:id w:val="458673286"/>
          <w:placeholder>
            <w:docPart w:val="DefaultPlaceholder_-1854013440"/>
          </w:placeholder>
        </w:sdtPr>
        <w:sdtContent>
          <w:r w:rsidRPr="3D06C4FE">
            <w:rPr>
              <w:rFonts w:ascii="Calibri" w:eastAsia="Calibri" w:hAnsi="Calibri" w:cs="Calibri"/>
              <w:color w:val="000000" w:themeColor="text1"/>
              <w:lang w:val="en-US"/>
            </w:rPr>
            <w:t>(Velescu et al., 2026)</w:t>
          </w:r>
        </w:sdtContent>
      </w:sdt>
      <w:r>
        <w:t>.</w:t>
      </w:r>
      <w:r w:rsidRPr="3D06C4FE">
        <w:rPr>
          <w:lang w:val="en-US"/>
        </w:rPr>
        <w:t xml:space="preserve"> The study sites are characterized by relatively nutrient-poor soils on granodiorite (1000 m), phyllites and metasandstones (2000 m) or semipelites and black phyllites (3000 m) </w:t>
      </w:r>
      <w:sdt>
        <w:sdtPr>
          <w:tag w:val="MENDELEY_CITATION_v3_eyJjaXRhdGlvbklEIjoiTUVOREVMRVlfQ0lUQVRJT05fNThiYTdkNDctZGMxNi00NDVhLWFmZDUtMjMzOTM1ZTgzNTMx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NvbnRhaW5lci10aXRsZS1zaG9ydCI6IkZ1bmN0LiBFY29sLi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fSwiaXNUZW1wb3JhcnkiOmZhbHNlfV19"/>
          <w:id w:val="886531050"/>
          <w:placeholder>
            <w:docPart w:val="DefaultPlaceholder_-1854013440"/>
          </w:placeholder>
        </w:sdtPr>
        <w:sdtContent>
          <w:r w:rsidRPr="3D06C4FE">
            <w:rPr>
              <w:rFonts w:ascii="Calibri" w:eastAsia="Calibri" w:hAnsi="Calibri" w:cs="Calibri"/>
              <w:color w:val="000000" w:themeColor="text1"/>
              <w:lang w:val="en-US"/>
            </w:rPr>
            <w:t>(Pierick et al., 2024)</w:t>
          </w:r>
        </w:sdtContent>
      </w:sdt>
      <w:r>
        <w:t xml:space="preserve">. </w:t>
      </w:r>
      <w:del w:id="143" w:author="SB" w:date="2026-07-06T12:08:00Z" w16du:dateUtc="2026-07-06T17:08:00Z">
        <w:r w:rsidDel="00F91DCA">
          <w:delText xml:space="preserve">There </w:delText>
        </w:r>
      </w:del>
      <w:ins w:id="144" w:author="SB" w:date="2026-07-06T12:08:00Z" w16du:dateUtc="2026-07-06T17:08:00Z">
        <w:r w:rsidR="00F91DCA">
          <w:t>Soil nitrogen concentrations</w:t>
        </w:r>
      </w:ins>
      <w:del w:id="145" w:author="SB" w:date="2026-07-06T12:08:00Z" w16du:dateUtc="2026-07-06T17:08:00Z">
        <w:r w:rsidDel="00F91DCA">
          <w:delText>is a</w:delText>
        </w:r>
      </w:del>
      <w:r>
        <w:t xml:space="preserve"> decrease</w:t>
      </w:r>
      <w:del w:id="146" w:author="SB" w:date="2026-07-06T12:08:00Z" w16du:dateUtc="2026-07-06T17:08:00Z">
        <w:r w:rsidDel="00F91DCA">
          <w:delText xml:space="preserve"> of N with </w:delText>
        </w:r>
      </w:del>
      <w:ins w:id="147" w:author="SB" w:date="2026-07-06T12:08:00Z" w16du:dateUtc="2026-07-06T17:08:00Z">
        <w:r w:rsidR="00F91DCA">
          <w:t xml:space="preserve"> at the </w:t>
        </w:r>
      </w:ins>
      <w:r>
        <w:t>elevation</w:t>
      </w:r>
      <w:ins w:id="148" w:author="SB" w:date="2026-07-06T12:08:00Z" w16du:dateUtc="2026-07-06T17:08:00Z">
        <w:r w:rsidR="00F91DCA">
          <w:t xml:space="preserve"> gradient</w:t>
        </w:r>
      </w:ins>
      <w:ins w:id="149" w:author="SB" w:date="2026-07-06T12:09:00Z" w16du:dateUtc="2026-07-06T17:09:00Z">
        <w:r w:rsidR="00F91DCA">
          <w:t xml:space="preserve"> </w:t>
        </w:r>
      </w:ins>
      <w:del w:id="150" w:author="SB" w:date="2026-07-06T12:09:00Z" w16du:dateUtc="2026-07-06T17:09:00Z">
        <w:r w:rsidDel="00F91DCA">
          <w:delText xml:space="preserve">, which is reflected by decreasing biomass and productivity in the gradient </w:delText>
        </w:r>
      </w:del>
      <w:sdt>
        <w:sdtPr>
          <w:tag w:val="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"/>
          <w:id w:val="1710785013"/>
          <w:placeholder>
            <w:docPart w:val="DefaultPlaceholder_-1854013440"/>
          </w:placeholder>
        </w:sdtPr>
        <w:sdtContent>
          <w:r w:rsidRPr="3D06C4FE">
            <w:rPr>
              <w:rFonts w:ascii="Calibri" w:eastAsia="Calibri" w:hAnsi="Calibri" w:cs="Calibri"/>
              <w:color w:val="000000" w:themeColor="text1"/>
            </w:rPr>
            <w:t>Homeier &amp; Leuschner, 2021a; Wilcke et al., 2009)</w:t>
          </w:r>
        </w:sdtContent>
      </w:sdt>
      <w:r>
        <w:t xml:space="preserve">. Mean annual temperature decreases with elevation, and annual precipitation increases with elevation; see Table 1 with site characteristics. </w:t>
      </w:r>
    </w:p>
    <w:p w14:paraId="1FD41E4B" w14:textId="139E4EDD" w:rsidR="3E0D2183" w:rsidRDefault="3E0D2183" w:rsidP="3E0D2183">
      <w:pPr>
        <w:spacing w:line="480" w:lineRule="auto"/>
      </w:pPr>
      <w:r>
        <w:rPr>
          <w:noProof/>
        </w:rPr>
        <w:lastRenderedPageBreak/>
        <w:drawing>
          <wp:inline distT="0" distB="0" distL="0" distR="0" wp14:anchorId="5387BB62" wp14:editId="184122B4">
            <wp:extent cx="5334000" cy="5657850"/>
            <wp:effectExtent l="0" t="0" r="0" b="0"/>
            <wp:docPr id="1615460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0829" name="Picture 1615460829"/>
                    <pic:cNvPicPr/>
                  </pic:nvPicPr>
                  <pic:blipFill>
                    <a:blip r:embed="rId15">
                      <a:extLst>
                        <a:ext uri="{28A0092B-C50C-407E-A947-70E740481C1C}">
                          <a14:useLocalDpi xmlns:a14="http://schemas.microsoft.com/office/drawing/2010/main"/>
                        </a:ext>
                      </a:extLst>
                    </a:blip>
                    <a:stretch>
                      <a:fillRect/>
                    </a:stretch>
                  </pic:blipFill>
                  <pic:spPr>
                    <a:xfrm>
                      <a:off x="0" y="0"/>
                      <a:ext cx="5334000" cy="5657850"/>
                    </a:xfrm>
                    <a:prstGeom prst="rect">
                      <a:avLst/>
                    </a:prstGeom>
                  </pic:spPr>
                </pic:pic>
              </a:graphicData>
            </a:graphic>
          </wp:inline>
        </w:drawing>
      </w:r>
    </w:p>
    <w:p w14:paraId="49F9A09F" w14:textId="193D6BDB" w:rsidR="091B3756" w:rsidRDefault="3D06C4FE" w:rsidP="091B3756">
      <w:pPr>
        <w:spacing w:line="480" w:lineRule="auto"/>
        <w:rPr>
          <w:rFonts w:ascii="Calibri" w:eastAsia="Calibri" w:hAnsi="Calibri" w:cs="Calibri"/>
          <w:color w:val="000000" w:themeColor="text1"/>
          <w:lang w:val="en-US"/>
        </w:rPr>
      </w:pPr>
      <w:commentRangeStart w:id="151"/>
      <w:commentRangeStart w:id="152"/>
      <w:r w:rsidRPr="3D06C4FE">
        <w:rPr>
          <w:rFonts w:ascii="Calibri" w:eastAsia="Calibri" w:hAnsi="Calibri" w:cs="Calibri"/>
          <w:b/>
          <w:bCs/>
          <w:color w:val="000000" w:themeColor="text1"/>
          <w:lang w:val="en-US"/>
        </w:rPr>
        <w:t>Table 1</w:t>
      </w:r>
      <w:r w:rsidRPr="3D06C4FE">
        <w:rPr>
          <w:rFonts w:ascii="Calibri" w:eastAsia="Calibri" w:hAnsi="Calibri" w:cs="Calibri"/>
          <w:color w:val="000000" w:themeColor="text1"/>
          <w:lang w:val="en-US"/>
        </w:rPr>
        <w:t xml:space="preserve">. Site characteristics of NUMEX data from </w:t>
      </w:r>
      <w:sdt>
        <w:sdtPr>
          <w:tag w:val="MENDELEY_CITATION_v3_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"/>
          <w:id w:val="260979940"/>
          <w:placeholder>
            <w:docPart w:val="DefaultPlaceholder_-1854013440"/>
          </w:placeholder>
        </w:sdtPr>
        <w:sdtContent>
          <w:commentRangeEnd w:id="151"/>
          <w:r w:rsidR="091B3756" w:rsidRPr="3D06C4FE">
            <w:rPr>
              <w:rStyle w:val="CommentReference"/>
              <w:rFonts w:ascii="Calibri" w:eastAsia="Calibri" w:hAnsi="Calibri" w:cs="Calibri"/>
              <w:color w:val="000000" w:themeColor="text1"/>
              <w:sz w:val="22"/>
              <w:szCs w:val="22"/>
              <w:lang w:val="en-US"/>
            </w:rPr>
            <w:commentReference w:id="151"/>
          </w:r>
          <w:commentRangeEnd w:id="152"/>
          <w:r w:rsidR="00F91DCA" w:rsidRPr="3D06C4FE">
            <w:rPr>
              <w:rStyle w:val="CommentReference"/>
              <w:rFonts w:ascii="Calibri" w:eastAsia="Calibri" w:hAnsi="Calibri" w:cs="Calibri"/>
              <w:color w:val="000000" w:themeColor="text1"/>
              <w:sz w:val="22"/>
              <w:szCs w:val="22"/>
              <w:lang w:val="en-US"/>
            </w:rPr>
            <w:commentReference w:id="152"/>
          </w:r>
          <w:r w:rsidRPr="3D06C4FE">
            <w:rPr>
              <w:rFonts w:ascii="Calibri" w:eastAsia="Calibri" w:hAnsi="Calibri" w:cs="Calibri"/>
              <w:color w:val="000000" w:themeColor="text1"/>
              <w:lang w:val="en-US"/>
            </w:rPr>
            <w:t>Cárate-Tandalla et al., (2018)</w:t>
          </w:r>
        </w:sdtContent>
      </w:sdt>
    </w:p>
    <w:p w14:paraId="36E036BA" w14:textId="0B875AD3" w:rsidR="5A406B5B" w:rsidRDefault="091B3756" w:rsidP="091B3756">
      <w:pPr>
        <w:spacing w:line="480" w:lineRule="auto"/>
        <w:rPr>
          <w:i/>
          <w:iCs/>
          <w:lang w:val="en-US"/>
        </w:rPr>
      </w:pPr>
      <w:r w:rsidRPr="091B3756">
        <w:rPr>
          <w:i/>
          <w:iCs/>
          <w:lang w:val="en-US"/>
        </w:rPr>
        <w:t xml:space="preserve">Experimental design </w:t>
      </w:r>
    </w:p>
    <w:p w14:paraId="3F4CDAE2" w14:textId="315F8435" w:rsidR="4C9C2999" w:rsidRDefault="3D06C4FE" w:rsidP="5913250C">
      <w:pPr>
        <w:spacing w:line="480" w:lineRule="auto"/>
        <w:jc w:val="both"/>
        <w:rPr>
          <w:lang w:val="en-US"/>
        </w:rPr>
      </w:pPr>
      <w:commentRangeStart w:id="153"/>
      <w:r w:rsidRPr="3D06C4FE">
        <w:rPr>
          <w:lang w:val="en-US"/>
        </w:rPr>
        <w:t>NUMEX</w:t>
      </w:r>
      <w:commentRangeEnd w:id="153"/>
      <w:r w:rsidR="00187D69" w:rsidRPr="3D06C4FE">
        <w:rPr>
          <w:rStyle w:val="CommentReference"/>
          <w:sz w:val="22"/>
          <w:szCs w:val="22"/>
          <w:lang w:val="en-US"/>
        </w:rPr>
        <w:commentReference w:id="153"/>
      </w:r>
      <w:r w:rsidRPr="3D06C4FE">
        <w:rPr>
          <w:lang w:val="en-US"/>
        </w:rPr>
        <w:t xml:space="preserve"> sites were established to explore the effects of increasing nutrient availability on TMF</w:t>
      </w:r>
      <w:commentRangeStart w:id="154"/>
      <w:commentRangeStart w:id="155"/>
      <w:r w:rsidRPr="3D06C4FE">
        <w:rPr>
          <w:lang w:val="en-US"/>
        </w:rPr>
        <w:t>.</w:t>
      </w:r>
      <w:commentRangeEnd w:id="154"/>
      <w:r w:rsidR="4C9C2999" w:rsidRPr="3D06C4FE">
        <w:rPr>
          <w:rStyle w:val="CommentReference"/>
          <w:sz w:val="22"/>
          <w:szCs w:val="22"/>
          <w:lang w:val="en-US"/>
        </w:rPr>
        <w:commentReference w:id="154"/>
      </w:r>
      <w:commentRangeEnd w:id="155"/>
      <w:r w:rsidR="4C9C2999" w:rsidRPr="3D06C4FE">
        <w:rPr>
          <w:rStyle w:val="CommentReference"/>
          <w:sz w:val="22"/>
          <w:szCs w:val="22"/>
          <w:lang w:val="en-US"/>
        </w:rPr>
        <w:commentReference w:id="155"/>
      </w:r>
      <w:r w:rsidRPr="3D06C4FE">
        <w:rPr>
          <w:lang w:val="en-US"/>
        </w:rPr>
        <w:t xml:space="preserve"> The</w:t>
      </w:r>
      <w:ins w:id="156" w:author="SB" w:date="2026-07-06T12:11:00Z" w16du:dateUtc="2026-07-06T17:11:00Z">
        <w:r w:rsidR="00187D69">
          <w:rPr>
            <w:lang w:val="en-US"/>
          </w:rPr>
          <w:t xml:space="preserve"> </w:t>
        </w:r>
      </w:ins>
      <w:ins w:id="157" w:author="SB" w:date="2026-07-06T12:12:00Z" w16du:dateUtc="2026-07-06T17:12:00Z">
        <w:r w:rsidR="00187D69">
          <w:rPr>
            <w:lang w:val="en-US"/>
          </w:rPr>
          <w:t xml:space="preserve">NUMEX </w:t>
        </w:r>
      </w:ins>
      <w:ins w:id="158" w:author="SB" w:date="2026-07-06T12:11:00Z" w16du:dateUtc="2026-07-06T17:11:00Z">
        <w:r w:rsidR="00187D69">
          <w:rPr>
            <w:lang w:val="en-US"/>
          </w:rPr>
          <w:t>nut</w:t>
        </w:r>
      </w:ins>
      <w:ins w:id="159" w:author="SB" w:date="2026-07-06T12:12:00Z" w16du:dateUtc="2026-07-06T17:12:00Z">
        <w:r w:rsidR="00187D69">
          <w:rPr>
            <w:lang w:val="en-US"/>
          </w:rPr>
          <w:t>rient manipulation</w:t>
        </w:r>
      </w:ins>
      <w:r w:rsidRPr="3D06C4FE">
        <w:rPr>
          <w:lang w:val="en-US"/>
        </w:rPr>
        <w:t xml:space="preserve"> plots were established </w:t>
      </w:r>
      <w:del w:id="160" w:author="SB" w:date="2026-07-06T12:12:00Z" w16du:dateUtc="2026-07-06T17:12:00Z">
        <w:r w:rsidRPr="3D06C4FE" w:rsidDel="00187D69">
          <w:rPr>
            <w:lang w:val="en-US"/>
          </w:rPr>
          <w:delText>inside a protected area,</w:delText>
        </w:r>
      </w:del>
      <w:ins w:id="161" w:author="SB" w:date="2026-07-06T12:12:00Z" w16du:dateUtc="2026-07-06T17:12:00Z">
        <w:r w:rsidR="00187D69">
          <w:rPr>
            <w:lang w:val="en-US"/>
          </w:rPr>
          <w:t>in</w:t>
        </w:r>
      </w:ins>
      <w:r w:rsidRPr="3D06C4FE">
        <w:rPr>
          <w:lang w:val="en-US"/>
        </w:rPr>
        <w:t xml:space="preserve"> closed-canopy stands without </w:t>
      </w:r>
      <w:del w:id="162" w:author="SB" w:date="2026-07-06T12:12:00Z" w16du:dateUtc="2026-07-06T17:12:00Z">
        <w:r w:rsidRPr="3D06C4FE" w:rsidDel="00187D69">
          <w:rPr>
            <w:lang w:val="en-US"/>
          </w:rPr>
          <w:delText xml:space="preserve">visible </w:delText>
        </w:r>
      </w:del>
      <w:r w:rsidRPr="3D06C4FE">
        <w:rPr>
          <w:lang w:val="en-US"/>
        </w:rPr>
        <w:t xml:space="preserve">signs of </w:t>
      </w:r>
      <w:ins w:id="163" w:author="SB" w:date="2026-07-06T12:12:00Z" w16du:dateUtc="2026-07-06T17:12:00Z">
        <w:r w:rsidR="00187D69">
          <w:rPr>
            <w:lang w:val="en-US"/>
          </w:rPr>
          <w:t xml:space="preserve">recent </w:t>
        </w:r>
      </w:ins>
      <w:r w:rsidRPr="3D06C4FE">
        <w:rPr>
          <w:lang w:val="en-US"/>
        </w:rPr>
        <w:t>disturbance</w:t>
      </w:r>
      <w:del w:id="164" w:author="SB" w:date="2026-07-06T12:13:00Z" w16du:dateUtc="2026-07-06T17:13:00Z">
        <w:r w:rsidRPr="3D06C4FE" w:rsidDel="00187D69">
          <w:rPr>
            <w:lang w:val="en-US"/>
          </w:rPr>
          <w:delText>,</w:delText>
        </w:r>
      </w:del>
      <w:r w:rsidRPr="3D06C4FE">
        <w:rPr>
          <w:lang w:val="en-US"/>
        </w:rPr>
        <w:t xml:space="preserve"> </w:t>
      </w:r>
      <w:del w:id="165" w:author="SB" w:date="2026-07-06T12:13:00Z" w16du:dateUtc="2026-07-06T17:13:00Z">
        <w:r w:rsidRPr="3D06C4FE" w:rsidDel="00187D69">
          <w:rPr>
            <w:lang w:val="en-US"/>
          </w:rPr>
          <w:delText xml:space="preserve">and distributed at least 10 m apart from each other </w:delText>
        </w:r>
      </w:del>
      <w:customXmlDelRangeStart w:id="166" w:author="SB" w:date="2026-07-06T12:13:00Z"/>
      <w:sdt>
        <w:sdtPr>
          <w:tag w:val="MENDELEY_CITATION_v3_eyJjaXRhdGlvbklEIjoiTUVOREVMRVlfQ0lUQVRJT05fNzQ2M2JiNWUtM2M5ZC00M2QxLWExYjQtYjE0NzY3OTgwZDc2IiwicHJvcGVydGllcyI6eyJub3RlSW5kZXgiOjB9LCJpc0VkaXRlZCI6ZmFsc2UsIm1hbnVhbE92ZXJyaWRlIjp7ImlzTWFudWFsbHlPdmVycmlkZGVuIjp0cnVlLCJjaXRlcHJvY1RleHQiOiIoSG9tZWllciBldCBhbC4sIDIwMTNhKSIsIm1hbnVhbE92ZXJyaWRlVGV4dCI6IkhvbWVpZXIgZXQgYWwuLCAyMDEzYSk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
          <w:id w:val="1790306683"/>
          <w:placeholder>
            <w:docPart w:val="DefaultPlaceholder_-1854013440"/>
          </w:placeholder>
        </w:sdtPr>
        <w:sdtContent>
          <w:customXmlDelRangeEnd w:id="166"/>
          <w:del w:id="167" w:author="SB" w:date="2026-07-06T12:13:00Z" w16du:dateUtc="2026-07-06T17:13:00Z">
            <w:r w:rsidRPr="3D06C4FE" w:rsidDel="00187D69">
              <w:rPr>
                <w:rFonts w:ascii="Calibri" w:eastAsia="Calibri" w:hAnsi="Calibri" w:cs="Calibri"/>
                <w:color w:val="000000" w:themeColor="text1"/>
                <w:lang w:val="en-US"/>
              </w:rPr>
              <w:delText>Homeier et al., 2013a)</w:delText>
            </w:r>
          </w:del>
          <w:customXmlDelRangeStart w:id="168" w:author="SB" w:date="2026-07-06T12:13:00Z"/>
        </w:sdtContent>
      </w:sdt>
      <w:customXmlDelRangeEnd w:id="168"/>
      <w:r>
        <w:t xml:space="preserve">. The experiment </w:t>
      </w:r>
      <w:del w:id="169" w:author="SB" w:date="2026-07-06T12:13:00Z" w16du:dateUtc="2026-07-06T17:13:00Z">
        <w:r w:rsidDel="00187D69">
          <w:delText xml:space="preserve">had </w:delText>
        </w:r>
      </w:del>
      <w:ins w:id="170" w:author="SB" w:date="2026-07-06T12:13:00Z" w16du:dateUtc="2026-07-06T17:13:00Z">
        <w:r w:rsidR="00187D69">
          <w:t>has</w:t>
        </w:r>
        <w:r w:rsidR="00187D69">
          <w:t xml:space="preserve"> </w:t>
        </w:r>
      </w:ins>
      <w:r>
        <w:t>a full</w:t>
      </w:r>
      <w:ins w:id="171" w:author="SB" w:date="2026-07-06T12:13:00Z" w16du:dateUtc="2026-07-06T17:13:00Z">
        <w:r w:rsidR="00187D69">
          <w:t>-</w:t>
        </w:r>
      </w:ins>
      <w:del w:id="172" w:author="SB" w:date="2026-07-06T12:13:00Z" w16du:dateUtc="2026-07-06T17:13:00Z">
        <w:r w:rsidDel="00187D69">
          <w:delText xml:space="preserve"> </w:delText>
        </w:r>
      </w:del>
      <w:r>
        <w:t xml:space="preserve">factorial </w:t>
      </w:r>
      <w:del w:id="173" w:author="SB" w:date="2026-07-06T12:13:00Z" w16du:dateUtc="2026-07-06T17:13:00Z">
        <w:r w:rsidDel="00187D69">
          <w:delText xml:space="preserve">experimental </w:delText>
        </w:r>
      </w:del>
      <w:r>
        <w:t xml:space="preserve">design with four blocks per site. </w:t>
      </w:r>
      <w:ins w:id="174" w:author="SB" w:date="2026-07-06T12:15:00Z" w16du:dateUtc="2026-07-06T17:15:00Z">
        <w:r w:rsidR="00187D69">
          <w:t>E</w:t>
        </w:r>
      </w:ins>
      <w:del w:id="175" w:author="SB" w:date="2026-07-06T12:13:00Z" w16du:dateUtc="2026-07-06T17:13:00Z">
        <w:r w:rsidDel="00187D69">
          <w:delText>E</w:delText>
        </w:r>
      </w:del>
      <w:r>
        <w:t>ach block</w:t>
      </w:r>
      <w:ins w:id="176" w:author="SB" w:date="2026-07-06T12:15:00Z" w16du:dateUtc="2026-07-06T17:15:00Z">
        <w:r w:rsidR="00187D69">
          <w:t xml:space="preserve"> includes</w:t>
        </w:r>
      </w:ins>
      <w:r>
        <w:t xml:space="preserve"> four </w:t>
      </w:r>
      <w:del w:id="177" w:author="SB" w:date="2026-07-06T12:15:00Z" w16du:dateUtc="2026-07-06T17:15:00Z">
        <w:r w:rsidDel="00187D69">
          <w:delText xml:space="preserve"> (</w:delText>
        </w:r>
      </w:del>
      <w:r>
        <w:t>20 x 20 m</w:t>
      </w:r>
      <w:ins w:id="178" w:author="SB" w:date="2026-07-06T12:15:00Z" w16du:dateUtc="2026-07-06T17:15:00Z">
        <w:r w:rsidR="00187D69">
          <w:t xml:space="preserve"> plots, each plot receives annual ammendment</w:t>
        </w:r>
      </w:ins>
      <w:ins w:id="179" w:author="SB" w:date="2026-07-06T12:16:00Z" w16du:dateUtc="2026-07-06T17:16:00Z">
        <w:r w:rsidR="00187D69">
          <w:t>s</w:t>
        </w:r>
      </w:ins>
      <w:ins w:id="180" w:author="SB" w:date="2026-07-06T12:15:00Z" w16du:dateUtc="2026-07-06T17:15:00Z">
        <w:r w:rsidR="00187D69">
          <w:t xml:space="preserve"> of </w:t>
        </w:r>
      </w:ins>
      <w:del w:id="181" w:author="SB" w:date="2026-07-06T12:15:00Z" w16du:dateUtc="2026-07-06T17:15:00Z">
        <w:r w:rsidDel="00187D69">
          <w:delText xml:space="preserve">) treatments </w:delText>
        </w:r>
      </w:del>
      <w:del w:id="182" w:author="SB" w:date="2026-07-06T12:16:00Z" w16du:dateUtc="2026-07-06T17:16:00Z">
        <w:r w:rsidDel="00187D69">
          <w:delText xml:space="preserve"> </w:delText>
        </w:r>
        <w:r w:rsidRPr="3D06C4FE" w:rsidDel="00187D69">
          <w:rPr>
            <w:lang w:val="en-US"/>
          </w:rPr>
          <w:delText>(</w:delText>
        </w:r>
      </w:del>
      <w:r w:rsidRPr="3D06C4FE">
        <w:rPr>
          <w:lang w:val="en-US"/>
        </w:rPr>
        <w:t xml:space="preserve">N, P, N+P, </w:t>
      </w:r>
      <w:ins w:id="183" w:author="SB" w:date="2026-07-06T12:16:00Z" w16du:dateUtc="2026-07-06T17:16:00Z">
        <w:r w:rsidR="00187D69">
          <w:rPr>
            <w:lang w:val="en-US"/>
          </w:rPr>
          <w:t>or no nutrient addition (</w:t>
        </w:r>
      </w:ins>
      <w:r w:rsidRPr="3D06C4FE">
        <w:rPr>
          <w:lang w:val="en-US"/>
        </w:rPr>
        <w:t>control)</w:t>
      </w:r>
      <w:del w:id="184" w:author="SB" w:date="2026-07-06T12:16:00Z" w16du:dateUtc="2026-07-06T17:16:00Z">
        <w:r w:rsidRPr="3D06C4FE" w:rsidDel="00187D69">
          <w:rPr>
            <w:lang w:val="en-US"/>
          </w:rPr>
          <w:delText>.</w:delText>
        </w:r>
      </w:del>
      <w:r w:rsidRPr="3D06C4FE">
        <w:rPr>
          <w:lang w:val="en-US"/>
        </w:rPr>
        <w:t xml:space="preserve">  </w:t>
      </w:r>
      <w:customXmlInsRangeStart w:id="185" w:author="SB" w:date="2026-07-06T12:13:00Z"/>
      <w:sdt>
        <w:sdtPr>
          <w:tag w:val="MENDELEY_CITATION_v3_eyJjaXRhdGlvbklEIjoiTUVOREVMRVlfQ0lUQVRJT05fNzQ2M2JiNWUtM2M5ZC00M2QxLWExYjQtYjE0NzY3OTgwZDc2IiwicHJvcGVydGllcyI6eyJub3RlSW5kZXgiOjB9LCJpc0VkaXRlZCI6ZmFsc2UsIm1hbnVhbE92ZXJyaWRlIjp7ImlzTWFudWFsbHlPdmVycmlkZGVuIjp0cnVlLCJjaXRlcHJvY1RleHQiOiIoSG9tZWllciBldCBhbC4sIDIwMTNhKSIsIm1hbnVhbE92ZXJyaWRlVGV4dCI6IkhvbWVpZXIgZXQgYWwuLCAyMDEzYSk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
          <w:id w:val="1638370650"/>
          <w:placeholder>
            <w:docPart w:val="0AD95965CE602C4E8A7C9118794C28AA"/>
          </w:placeholder>
        </w:sdtPr>
        <w:sdtContent>
          <w:customXmlInsRangeEnd w:id="185"/>
          <w:ins w:id="186" w:author="SB" w:date="2026-07-06T12:13:00Z" w16du:dateUtc="2026-07-06T17:13:00Z">
            <w:r w:rsidR="00187D69" w:rsidRPr="3D06C4FE">
              <w:rPr>
                <w:rFonts w:ascii="Calibri" w:eastAsia="Calibri" w:hAnsi="Calibri" w:cs="Calibri"/>
                <w:color w:val="000000" w:themeColor="text1"/>
                <w:lang w:val="en-US"/>
              </w:rPr>
              <w:t>Homeier et al., 2013a)</w:t>
            </w:r>
          </w:ins>
          <w:ins w:id="187" w:author="SB" w:date="2026-07-06T12:17:00Z" w16du:dateUtc="2026-07-06T17:17:00Z">
            <w:r w:rsidR="00187D69">
              <w:rPr>
                <w:rFonts w:ascii="Calibri" w:eastAsia="Calibri" w:hAnsi="Calibri" w:cs="Calibri"/>
                <w:color w:val="000000" w:themeColor="text1"/>
                <w:lang w:val="en-US"/>
              </w:rPr>
              <w:t>.</w:t>
            </w:r>
          </w:ins>
          <w:customXmlInsRangeStart w:id="188" w:author="SB" w:date="2026-07-06T12:13:00Z"/>
        </w:sdtContent>
      </w:sdt>
      <w:customXmlInsRangeEnd w:id="188"/>
      <w:ins w:id="189" w:author="SB" w:date="2026-07-06T12:13:00Z" w16du:dateUtc="2026-07-06T17:13:00Z">
        <w:r w:rsidR="00187D69" w:rsidRPr="3D06C4FE">
          <w:rPr>
            <w:lang w:val="en-US"/>
          </w:rPr>
          <w:t xml:space="preserve"> </w:t>
        </w:r>
      </w:ins>
      <w:r w:rsidRPr="3D06C4FE">
        <w:rPr>
          <w:lang w:val="en-US"/>
        </w:rPr>
        <w:t>Since 2008,</w:t>
      </w:r>
      <w:ins w:id="190" w:author="SB" w:date="2026-07-06T12:18:00Z" w16du:dateUtc="2026-07-06T17:18:00Z">
        <w:r w:rsidR="00187D69">
          <w:rPr>
            <w:lang w:val="en-US"/>
          </w:rPr>
          <w:t xml:space="preserve"> </w:t>
        </w:r>
      </w:ins>
      <w:del w:id="191" w:author="SB" w:date="2026-07-06T12:18:00Z" w16du:dateUtc="2026-07-06T17:18:00Z">
        <w:r w:rsidRPr="3D06C4FE" w:rsidDel="00187D69">
          <w:rPr>
            <w:lang w:val="en-US"/>
          </w:rPr>
          <w:delText xml:space="preserve"> </w:delText>
        </w:r>
      </w:del>
      <w:r w:rsidRPr="3D06C4FE">
        <w:rPr>
          <w:lang w:val="en-US"/>
        </w:rPr>
        <w:t xml:space="preserve">N </w:t>
      </w:r>
      <w:ins w:id="192" w:author="SB" w:date="2026-07-06T12:18:00Z" w16du:dateUtc="2026-07-06T17:18:00Z">
        <w:r w:rsidR="00187D69">
          <w:rPr>
            <w:lang w:val="en-US"/>
          </w:rPr>
          <w:t xml:space="preserve">addition experimental plots receive </w:t>
        </w:r>
        <w:r w:rsidR="00187D69" w:rsidRPr="3D06C4FE">
          <w:rPr>
            <w:lang w:val="en-US"/>
          </w:rPr>
          <w:t xml:space="preserve">of 50 </w:t>
        </w:r>
        <w:r w:rsidR="00187D69" w:rsidRPr="3D06C4FE">
          <w:rPr>
            <w:rFonts w:ascii="Calibri" w:eastAsia="Calibri" w:hAnsi="Calibri" w:cs="Calibri"/>
            <w:lang w:val="en-US"/>
          </w:rPr>
          <w:t>kg</w:t>
        </w:r>
        <w:r w:rsidR="00187D69">
          <w:rPr>
            <w:rFonts w:ascii="Calibri" w:eastAsia="Calibri" w:hAnsi="Calibri" w:cs="Calibri"/>
            <w:lang w:val="en-US"/>
          </w:rPr>
          <w:t xml:space="preserve"> </w:t>
        </w:r>
        <w:r w:rsidR="00187D69" w:rsidRPr="3D06C4FE">
          <w:rPr>
            <w:rFonts w:ascii="Calibri" w:eastAsia="Calibri" w:hAnsi="Calibri" w:cs="Calibri"/>
            <w:lang w:val="en-US"/>
          </w:rPr>
          <w:t>ha</w:t>
        </w:r>
        <w:r w:rsidR="00187D69" w:rsidRPr="3D06C4FE">
          <w:rPr>
            <w:rFonts w:ascii="Calibri" w:eastAsia="Calibri" w:hAnsi="Calibri" w:cs="Calibri"/>
            <w:vertAlign w:val="superscript"/>
            <w:lang w:val="en-US"/>
          </w:rPr>
          <w:t>-1</w:t>
        </w:r>
        <w:r w:rsidR="00187D69">
          <w:rPr>
            <w:rFonts w:ascii="Calibri" w:eastAsia="Calibri" w:hAnsi="Calibri" w:cs="Calibri"/>
            <w:vertAlign w:val="superscript"/>
            <w:lang w:val="en-US"/>
          </w:rPr>
          <w:t xml:space="preserve"> </w:t>
        </w:r>
        <w:r w:rsidR="00187D69" w:rsidRPr="3D06C4FE">
          <w:rPr>
            <w:lang w:val="en-US"/>
          </w:rPr>
          <w:t xml:space="preserve">as urea </w:t>
        </w:r>
        <w:r w:rsidR="00187D69" w:rsidRPr="3D06C4FE">
          <w:rPr>
            <w:lang w:val="en-US"/>
          </w:rPr>
          <w:lastRenderedPageBreak/>
          <w:t>((NH</w:t>
        </w:r>
        <w:r w:rsidR="00187D69" w:rsidRPr="3D06C4FE">
          <w:rPr>
            <w:vertAlign w:val="subscript"/>
            <w:lang w:val="en-US"/>
          </w:rPr>
          <w:t>2</w:t>
        </w:r>
        <w:r w:rsidR="00187D69" w:rsidRPr="3D06C4FE">
          <w:rPr>
            <w:lang w:val="en-US"/>
          </w:rPr>
          <w:t>)</w:t>
        </w:r>
        <w:r w:rsidR="00187D69" w:rsidRPr="3D06C4FE">
          <w:rPr>
            <w:vertAlign w:val="subscript"/>
            <w:lang w:val="en-US"/>
          </w:rPr>
          <w:t>2</w:t>
        </w:r>
        <w:r w:rsidR="00187D69" w:rsidRPr="3D06C4FE">
          <w:rPr>
            <w:lang w:val="en-US"/>
          </w:rPr>
          <w:t>CO)</w:t>
        </w:r>
        <w:r w:rsidR="00187D69">
          <w:rPr>
            <w:lang w:val="en-US"/>
          </w:rPr>
          <w:t xml:space="preserve">, </w:t>
        </w:r>
      </w:ins>
      <w:r w:rsidRPr="3D06C4FE">
        <w:rPr>
          <w:lang w:val="en-US"/>
        </w:rPr>
        <w:t xml:space="preserve">and P </w:t>
      </w:r>
      <w:ins w:id="193" w:author="SB" w:date="2026-07-06T12:19:00Z" w16du:dateUtc="2026-07-06T17:19:00Z">
        <w:r w:rsidR="00187D69">
          <w:rPr>
            <w:lang w:val="en-US"/>
          </w:rPr>
          <w:t xml:space="preserve">addition experimental plots, </w:t>
        </w:r>
      </w:ins>
      <w:del w:id="194" w:author="SB" w:date="2026-07-06T12:17:00Z" w16du:dateUtc="2026-07-06T17:17:00Z">
        <w:r w:rsidRPr="3D06C4FE" w:rsidDel="00187D69">
          <w:rPr>
            <w:lang w:val="en-US"/>
          </w:rPr>
          <w:delText xml:space="preserve">were </w:delText>
        </w:r>
      </w:del>
      <w:del w:id="195" w:author="SB" w:date="2026-07-06T12:19:00Z" w16du:dateUtc="2026-07-06T17:19:00Z">
        <w:r w:rsidRPr="3D06C4FE" w:rsidDel="00187D69">
          <w:rPr>
            <w:lang w:val="en-US"/>
          </w:rPr>
          <w:delText xml:space="preserve">added to the plots at an annual rate of 50 </w:delText>
        </w:r>
        <w:r w:rsidRPr="3D06C4FE" w:rsidDel="00187D69">
          <w:rPr>
            <w:rFonts w:ascii="Calibri" w:eastAsia="Calibri" w:hAnsi="Calibri" w:cs="Calibri"/>
            <w:lang w:val="en-US"/>
          </w:rPr>
          <w:delText>kgha</w:delText>
        </w:r>
        <w:r w:rsidRPr="3D06C4FE" w:rsidDel="00187D69">
          <w:rPr>
            <w:rFonts w:ascii="Calibri" w:eastAsia="Calibri" w:hAnsi="Calibri" w:cs="Calibri"/>
            <w:vertAlign w:val="superscript"/>
            <w:lang w:val="en-US"/>
          </w:rPr>
          <w:delText>-1</w:delText>
        </w:r>
        <w:r w:rsidRPr="3D06C4FE" w:rsidDel="00187D69">
          <w:rPr>
            <w:rFonts w:ascii="Calibri" w:eastAsia="Calibri" w:hAnsi="Calibri" w:cs="Calibri"/>
            <w:lang w:val="en-US"/>
          </w:rPr>
          <w:delText xml:space="preserve"> </w:delText>
        </w:r>
        <w:r w:rsidRPr="3D06C4FE" w:rsidDel="00187D69">
          <w:rPr>
            <w:lang w:val="en-US"/>
          </w:rPr>
          <w:delText xml:space="preserve"> (as urea ((NH</w:delText>
        </w:r>
        <w:r w:rsidRPr="3D06C4FE" w:rsidDel="00187D69">
          <w:rPr>
            <w:vertAlign w:val="subscript"/>
            <w:lang w:val="en-US"/>
          </w:rPr>
          <w:delText>2</w:delText>
        </w:r>
        <w:r w:rsidRPr="3D06C4FE" w:rsidDel="00187D69">
          <w:rPr>
            <w:lang w:val="en-US"/>
          </w:rPr>
          <w:delText>)</w:delText>
        </w:r>
        <w:r w:rsidRPr="3D06C4FE" w:rsidDel="00187D69">
          <w:rPr>
            <w:vertAlign w:val="subscript"/>
            <w:lang w:val="en-US"/>
          </w:rPr>
          <w:delText>2</w:delText>
        </w:r>
        <w:r w:rsidRPr="3D06C4FE" w:rsidDel="00187D69">
          <w:rPr>
            <w:lang w:val="en-US"/>
          </w:rPr>
          <w:delText xml:space="preserve">CO)) and </w:delText>
        </w:r>
      </w:del>
      <w:r w:rsidRPr="3D06C4FE">
        <w:rPr>
          <w:lang w:val="en-US"/>
        </w:rPr>
        <w:t xml:space="preserve">10 kg </w:t>
      </w:r>
      <w:del w:id="196" w:author="SB" w:date="2026-07-06T12:19:00Z" w16du:dateUtc="2026-07-06T17:19:00Z">
        <w:r w:rsidRPr="3D06C4FE" w:rsidDel="00187D69">
          <w:rPr>
            <w:lang w:val="en-US"/>
          </w:rPr>
          <w:delText>P/</w:delText>
        </w:r>
      </w:del>
      <w:r w:rsidRPr="3D06C4FE">
        <w:rPr>
          <w:lang w:val="en-US"/>
        </w:rPr>
        <w:t>ha</w:t>
      </w:r>
      <w:ins w:id="197" w:author="SB" w:date="2026-07-06T12:19:00Z" w16du:dateUtc="2026-07-06T17:19:00Z">
        <w:r w:rsidR="00187D69">
          <w:rPr>
            <w:lang w:val="en-US"/>
          </w:rPr>
          <w:t>-1 yr-1</w:t>
        </w:r>
      </w:ins>
      <w:r w:rsidRPr="3D06C4FE">
        <w:rPr>
          <w:lang w:val="en-US"/>
        </w:rPr>
        <w:t xml:space="preserve"> (as monosodium phosphate (NaH</w:t>
      </w:r>
      <w:r w:rsidRPr="3D06C4FE">
        <w:rPr>
          <w:vertAlign w:val="subscript"/>
          <w:lang w:val="en-US"/>
        </w:rPr>
        <w:t>2</w:t>
      </w:r>
      <w:r w:rsidRPr="3D06C4FE">
        <w:rPr>
          <w:lang w:val="en-US"/>
        </w:rPr>
        <w:t>PO</w:t>
      </w:r>
      <w:r w:rsidRPr="3D06C4FE">
        <w:rPr>
          <w:vertAlign w:val="subscript"/>
          <w:lang w:val="en-US"/>
        </w:rPr>
        <w:t>4</w:t>
      </w:r>
      <w:r w:rsidRPr="3D06C4FE">
        <w:rPr>
          <w:lang w:val="en-US"/>
        </w:rPr>
        <w:t>))</w:t>
      </w:r>
      <w:ins w:id="198" w:author="SB" w:date="2026-07-06T12:19:00Z" w16du:dateUtc="2026-07-06T17:19:00Z">
        <w:r w:rsidR="00187D69">
          <w:rPr>
            <w:lang w:val="en-US"/>
          </w:rPr>
          <w:t xml:space="preserve"> </w:t>
        </w:r>
      </w:ins>
      <w:del w:id="199" w:author="SB" w:date="2026-07-06T12:19:00Z" w16du:dateUtc="2026-07-06T17:19:00Z">
        <w:r w:rsidRPr="3D06C4FE" w:rsidDel="00187D69">
          <w:rPr>
            <w:lang w:val="en-US"/>
          </w:rPr>
          <w:delText xml:space="preserve">. The nutrients were dispersed across the plots on two application dates per year </w:delText>
        </w:r>
      </w:del>
      <w:sdt>
        <w:sdtPr>
          <w:tag w:val="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
          <w:id w:val="218734673"/>
          <w:placeholder>
            <w:docPart w:val="DefaultPlaceholder_-1854013440"/>
          </w:placeholder>
        </w:sdtPr>
        <w:sdtContent>
          <w:r w:rsidRPr="3D06C4FE">
            <w:rPr>
              <w:rFonts w:ascii="Calibri" w:eastAsia="Calibri" w:hAnsi="Calibri" w:cs="Calibri"/>
              <w:color w:val="000000" w:themeColor="text1"/>
              <w:lang w:val="en-US"/>
            </w:rPr>
            <w:t>(Homeier et al., 2013a)</w:t>
          </w:r>
        </w:sdtContent>
      </w:sdt>
      <w:r>
        <w:t>.</w:t>
      </w:r>
    </w:p>
    <w:p w14:paraId="278E2442" w14:textId="5C89ABF7" w:rsidR="2AFFC0BC" w:rsidRDefault="00187D69" w:rsidP="529DB70F">
      <w:pPr>
        <w:spacing w:before="240" w:after="240" w:line="480" w:lineRule="auto"/>
        <w:jc w:val="both"/>
      </w:pPr>
      <w:ins w:id="200" w:author="SB" w:date="2026-07-06T12:20:00Z" w16du:dateUtc="2026-07-06T17:20:00Z">
        <w:r>
          <w:rPr>
            <w:rFonts w:ascii="Calibri" w:eastAsia="Calibri" w:hAnsi="Calibri" w:cs="Calibri"/>
            <w:lang w:val="en-US"/>
          </w:rPr>
          <w:t>For this study, w</w:t>
        </w:r>
      </w:ins>
      <w:del w:id="201" w:author="SB" w:date="2026-07-06T12:20:00Z" w16du:dateUtc="2026-07-06T17:20:00Z">
        <w:r w:rsidR="28E8D7F3" w:rsidRPr="28E8D7F3" w:rsidDel="00187D69">
          <w:rPr>
            <w:rFonts w:ascii="Calibri" w:eastAsia="Calibri" w:hAnsi="Calibri" w:cs="Calibri"/>
            <w:lang w:val="en-US"/>
          </w:rPr>
          <w:delText>W</w:delText>
        </w:r>
      </w:del>
      <w:r w:rsidR="28E8D7F3" w:rsidRPr="28E8D7F3">
        <w:rPr>
          <w:rFonts w:ascii="Calibri" w:eastAsia="Calibri" w:hAnsi="Calibri" w:cs="Calibri"/>
          <w:lang w:val="en-US"/>
        </w:rPr>
        <w:t xml:space="preserve">e collected data on </w:t>
      </w:r>
      <w:ins w:id="202" w:author="SB" w:date="2026-07-06T12:21:00Z" w16du:dateUtc="2026-07-06T17:21:00Z">
        <w:r w:rsidR="00845E4E">
          <w:rPr>
            <w:rFonts w:ascii="Calibri" w:eastAsia="Calibri" w:hAnsi="Calibri" w:cs="Calibri"/>
            <w:lang w:val="en-US"/>
          </w:rPr>
          <w:t xml:space="preserve">locally abundant </w:t>
        </w:r>
      </w:ins>
      <w:del w:id="203" w:author="SB" w:date="2026-07-06T12:20:00Z" w16du:dateUtc="2026-07-06T17:20:00Z">
        <w:r w:rsidR="28E8D7F3" w:rsidRPr="28E8D7F3" w:rsidDel="00845E4E">
          <w:rPr>
            <w:rFonts w:ascii="Calibri" w:eastAsia="Calibri" w:hAnsi="Calibri" w:cs="Calibri"/>
            <w:lang w:val="en-US"/>
          </w:rPr>
          <w:delText>commonly occurring</w:delText>
        </w:r>
      </w:del>
      <w:ins w:id="204" w:author="SB" w:date="2026-07-06T12:20:00Z" w16du:dateUtc="2026-07-06T17:20:00Z">
        <w:r w:rsidR="00845E4E">
          <w:rPr>
            <w:rFonts w:ascii="Calibri" w:eastAsia="Calibri" w:hAnsi="Calibri" w:cs="Calibri"/>
            <w:lang w:val="en-US"/>
          </w:rPr>
          <w:t>tree</w:t>
        </w:r>
      </w:ins>
      <w:r w:rsidR="28E8D7F3" w:rsidRPr="28E8D7F3">
        <w:rPr>
          <w:rFonts w:ascii="Calibri" w:eastAsia="Calibri" w:hAnsi="Calibri" w:cs="Calibri"/>
          <w:lang w:val="en-US"/>
        </w:rPr>
        <w:t xml:space="preserve"> species at each elevation</w:t>
      </w:r>
      <w:del w:id="205" w:author="SB" w:date="2026-07-06T12:21:00Z" w16du:dateUtc="2026-07-06T17:21:00Z">
        <w:r w:rsidR="28E8D7F3" w:rsidRPr="28E8D7F3" w:rsidDel="00845E4E">
          <w:rPr>
            <w:rFonts w:ascii="Calibri" w:eastAsia="Calibri" w:hAnsi="Calibri" w:cs="Calibri"/>
            <w:lang w:val="en-US"/>
          </w:rPr>
          <w:delText>, which have been monitored since the beginning of the experiment</w:delText>
        </w:r>
      </w:del>
      <w:r w:rsidR="28E8D7F3" w:rsidRPr="28E8D7F3">
        <w:rPr>
          <w:rFonts w:ascii="Calibri" w:eastAsia="Calibri" w:hAnsi="Calibri" w:cs="Calibri"/>
          <w:lang w:val="en-US"/>
        </w:rPr>
        <w:t xml:space="preserve">. </w:t>
      </w:r>
      <w:ins w:id="206" w:author="SB" w:date="2026-07-06T12:22:00Z" w16du:dateUtc="2026-07-06T17:22:00Z">
        <w:r w:rsidR="00845E4E">
          <w:rPr>
            <w:rFonts w:ascii="Calibri" w:eastAsia="Calibri" w:hAnsi="Calibri" w:cs="Calibri"/>
            <w:lang w:val="en-US"/>
          </w:rPr>
          <w:t>None of the selected tree s</w:t>
        </w:r>
      </w:ins>
      <w:commentRangeStart w:id="207"/>
      <w:commentRangeStart w:id="208"/>
      <w:del w:id="209" w:author="SB" w:date="2026-07-06T12:22:00Z" w16du:dateUtc="2026-07-06T17:22:00Z">
        <w:r w:rsidR="28E8D7F3" w:rsidRPr="28E8D7F3" w:rsidDel="00845E4E">
          <w:rPr>
            <w:rFonts w:ascii="Calibri" w:eastAsia="Calibri" w:hAnsi="Calibri" w:cs="Calibri"/>
            <w:lang w:val="en-US"/>
          </w:rPr>
          <w:delText>S</w:delText>
        </w:r>
      </w:del>
      <w:r w:rsidR="28E8D7F3" w:rsidRPr="28E8D7F3">
        <w:rPr>
          <w:rFonts w:ascii="Calibri" w:eastAsia="Calibri" w:hAnsi="Calibri" w:cs="Calibri"/>
          <w:lang w:val="en-US"/>
        </w:rPr>
        <w:t xml:space="preserve">pecies are </w:t>
      </w:r>
      <w:del w:id="210" w:author="SB" w:date="2026-07-06T12:22:00Z" w16du:dateUtc="2026-07-06T17:22:00Z">
        <w:r w:rsidR="28E8D7F3" w:rsidRPr="28E8D7F3" w:rsidDel="00845E4E">
          <w:rPr>
            <w:rFonts w:ascii="Calibri" w:eastAsia="Calibri" w:hAnsi="Calibri" w:cs="Calibri"/>
            <w:lang w:val="en-US"/>
          </w:rPr>
          <w:delText xml:space="preserve">not </w:delText>
        </w:r>
      </w:del>
      <w:r w:rsidR="28E8D7F3" w:rsidRPr="28E8D7F3">
        <w:rPr>
          <w:rFonts w:ascii="Calibri" w:eastAsia="Calibri" w:hAnsi="Calibri" w:cs="Calibri"/>
          <w:lang w:val="en-US"/>
        </w:rPr>
        <w:t>shared across elevations</w:t>
      </w:r>
      <w:del w:id="211" w:author="SB" w:date="2026-07-06T12:22:00Z" w16du:dateUtc="2026-07-06T17:22:00Z">
        <w:r w:rsidR="28E8D7F3" w:rsidRPr="28E8D7F3" w:rsidDel="00845E4E">
          <w:rPr>
            <w:rFonts w:ascii="Calibri" w:eastAsia="Calibri" w:hAnsi="Calibri" w:cs="Calibri"/>
            <w:lang w:val="en-US"/>
          </w:rPr>
          <w:delText>; therefore, elevation and species identity are partially confounded</w:delText>
        </w:r>
      </w:del>
      <w:r w:rsidR="28E8D7F3" w:rsidRPr="28E8D7F3">
        <w:rPr>
          <w:rFonts w:ascii="Calibri" w:eastAsia="Calibri" w:hAnsi="Calibri" w:cs="Calibri"/>
          <w:lang w:val="en-US"/>
        </w:rPr>
        <w:t xml:space="preserve">. </w:t>
      </w:r>
      <w:commentRangeEnd w:id="207"/>
      <w:r w:rsidR="2AFFC0BC" w:rsidRPr="28E8D7F3">
        <w:rPr>
          <w:rStyle w:val="CommentReference"/>
          <w:rFonts w:ascii="Calibri" w:eastAsia="Calibri" w:hAnsi="Calibri" w:cs="Calibri"/>
          <w:sz w:val="22"/>
          <w:szCs w:val="22"/>
          <w:lang w:val="en-US"/>
        </w:rPr>
        <w:commentReference w:id="207"/>
      </w:r>
      <w:commentRangeEnd w:id="208"/>
      <w:r w:rsidR="2AFFC0BC" w:rsidRPr="28E8D7F3">
        <w:rPr>
          <w:rStyle w:val="CommentReference"/>
          <w:rFonts w:ascii="Calibri" w:eastAsia="Calibri" w:hAnsi="Calibri" w:cs="Calibri"/>
          <w:sz w:val="22"/>
          <w:szCs w:val="22"/>
          <w:lang w:val="en-US"/>
        </w:rPr>
        <w:commentReference w:id="208"/>
      </w:r>
      <w:r w:rsidR="28E8D7F3" w:rsidRPr="28E8D7F3">
        <w:rPr>
          <w:rFonts w:ascii="Calibri" w:eastAsia="Calibri" w:hAnsi="Calibri" w:cs="Calibri"/>
          <w:lang w:val="en-US"/>
        </w:rPr>
        <w:t xml:space="preserve">See Table 2 and TableS1. Sampling at 1000 and 3000 m a.s.l. took place in November 2024, while samples at 2000 m a.s.l. were collected in November 2023. All sampled individuals had a diameter at breast height (DBH) </w:t>
      </w:r>
      <w:del w:id="212" w:author="SB" w:date="2026-07-06T12:23:00Z" w16du:dateUtc="2026-07-06T17:23:00Z">
        <w:r w:rsidR="28E8D7F3" w:rsidRPr="28E8D7F3" w:rsidDel="00845E4E">
          <w:rPr>
            <w:rFonts w:ascii="Calibri" w:eastAsia="Calibri" w:hAnsi="Calibri" w:cs="Calibri"/>
            <w:lang w:val="en-US"/>
          </w:rPr>
          <w:delText>greater than</w:delText>
        </w:r>
      </w:del>
      <w:ins w:id="213" w:author="SB" w:date="2026-07-06T12:23:00Z" w16du:dateUtc="2026-07-06T17:23:00Z">
        <w:r w:rsidR="00845E4E">
          <w:rPr>
            <w:rFonts w:ascii="Calibri" w:eastAsia="Calibri" w:hAnsi="Calibri" w:cs="Calibri"/>
            <w:lang w:val="en-US"/>
          </w:rPr>
          <w:t>&gt;</w:t>
        </w:r>
      </w:ins>
      <w:r w:rsidR="28E8D7F3" w:rsidRPr="28E8D7F3">
        <w:rPr>
          <w:rFonts w:ascii="Calibri" w:eastAsia="Calibri" w:hAnsi="Calibri" w:cs="Calibri"/>
          <w:lang w:val="en-US"/>
        </w:rPr>
        <w:t xml:space="preserve"> 10 cm, except for </w:t>
      </w:r>
      <w:r w:rsidR="28E8D7F3" w:rsidRPr="28E8D7F3">
        <w:rPr>
          <w:rFonts w:ascii="Calibri" w:eastAsia="Calibri" w:hAnsi="Calibri" w:cs="Calibri"/>
          <w:i/>
          <w:iCs/>
          <w:lang w:val="en-US"/>
        </w:rPr>
        <w:t>Hedyosmum purpurascens</w:t>
      </w:r>
      <w:r w:rsidR="28E8D7F3" w:rsidRPr="28E8D7F3">
        <w:rPr>
          <w:rFonts w:ascii="Calibri" w:eastAsia="Calibri" w:hAnsi="Calibri" w:cs="Calibri"/>
          <w:lang w:val="en-US"/>
        </w:rPr>
        <w:t xml:space="preserve">, </w:t>
      </w:r>
      <w:del w:id="214" w:author="SB" w:date="2026-07-06T12:23:00Z" w16du:dateUtc="2026-07-06T17:23:00Z">
        <w:r w:rsidR="28E8D7F3" w:rsidRPr="28E8D7F3" w:rsidDel="00845E4E">
          <w:rPr>
            <w:rFonts w:ascii="Calibri" w:eastAsia="Calibri" w:hAnsi="Calibri" w:cs="Calibri"/>
            <w:lang w:val="en-US"/>
          </w:rPr>
          <w:delText xml:space="preserve">which </w:delText>
        </w:r>
      </w:del>
      <w:ins w:id="215" w:author="SB" w:date="2026-07-06T12:23:00Z" w16du:dateUtc="2026-07-06T17:23:00Z">
        <w:r w:rsidR="00845E4E">
          <w:rPr>
            <w:rFonts w:ascii="Calibri" w:eastAsia="Calibri" w:hAnsi="Calibri" w:cs="Calibri"/>
            <w:lang w:val="en-US"/>
          </w:rPr>
          <w:t>that</w:t>
        </w:r>
        <w:r w:rsidR="00845E4E" w:rsidRPr="28E8D7F3">
          <w:rPr>
            <w:rFonts w:ascii="Calibri" w:eastAsia="Calibri" w:hAnsi="Calibri" w:cs="Calibri"/>
            <w:lang w:val="en-US"/>
          </w:rPr>
          <w:t xml:space="preserve"> </w:t>
        </w:r>
      </w:ins>
      <w:r w:rsidR="28E8D7F3" w:rsidRPr="28E8D7F3">
        <w:rPr>
          <w:rFonts w:ascii="Calibri" w:eastAsia="Calibri" w:hAnsi="Calibri" w:cs="Calibri"/>
          <w:lang w:val="en-US"/>
        </w:rPr>
        <w:t>ranged between 5 and 10 cm</w:t>
      </w:r>
      <w:ins w:id="216" w:author="SB" w:date="2026-07-06T12:23:00Z" w16du:dateUtc="2026-07-06T17:23:00Z">
        <w:r w:rsidR="00845E4E">
          <w:rPr>
            <w:rFonts w:ascii="Calibri" w:eastAsia="Calibri" w:hAnsi="Calibri" w:cs="Calibri"/>
            <w:lang w:val="en-US"/>
          </w:rPr>
          <w:t xml:space="preserve"> DBH</w:t>
        </w:r>
      </w:ins>
      <w:r w:rsidR="28E8D7F3" w:rsidRPr="28E8D7F3">
        <w:rPr>
          <w:rFonts w:ascii="Calibri" w:eastAsia="Calibri" w:hAnsi="Calibri" w:cs="Calibri"/>
          <w:lang w:val="en-US"/>
        </w:rPr>
        <w:t>. Details on the number of replicates for each plot at the corresponding elevation levels are provided in Table 2.</w:t>
      </w:r>
    </w:p>
    <w:tbl>
      <w:tblPr>
        <w:tblStyle w:val="PlainTable2"/>
        <w:tblW w:w="7669" w:type="dxa"/>
        <w:tblLook w:val="0600" w:firstRow="0" w:lastRow="0" w:firstColumn="0" w:lastColumn="0" w:noHBand="1" w:noVBand="1"/>
      </w:tblPr>
      <w:tblGrid>
        <w:gridCol w:w="1028"/>
        <w:gridCol w:w="1164"/>
        <w:gridCol w:w="1505"/>
        <w:gridCol w:w="1305"/>
        <w:gridCol w:w="1057"/>
        <w:gridCol w:w="416"/>
        <w:gridCol w:w="597"/>
        <w:gridCol w:w="597"/>
        <w:tblGridChange w:id="217">
          <w:tblGrid>
            <w:gridCol w:w="1028"/>
            <w:gridCol w:w="1164"/>
            <w:gridCol w:w="1505"/>
            <w:gridCol w:w="1305"/>
            <w:gridCol w:w="1057"/>
            <w:gridCol w:w="416"/>
            <w:gridCol w:w="597"/>
            <w:gridCol w:w="597"/>
          </w:tblGrid>
        </w:tblGridChange>
      </w:tblGrid>
      <w:tr w:rsidR="00845E4E" w14:paraId="2DE12B52" w14:textId="77777777" w:rsidTr="00DB36AB">
        <w:trPr>
          <w:trHeight w:val="300"/>
          <w:ins w:id="218" w:author="SB" w:date="2026-07-06T12:25:00Z" w16du:dateUtc="2026-07-06T17:25:00Z"/>
        </w:trPr>
        <w:tc>
          <w:tcPr>
            <w:tcW w:w="1028" w:type="dxa"/>
            <w:tcBorders>
              <w:top w:val="single" w:sz="8" w:space="0" w:color="7F7F7F" w:themeColor="text1" w:themeTint="80"/>
              <w:left w:val="nil"/>
              <w:bottom w:val="single" w:sz="8" w:space="0" w:color="auto"/>
              <w:right w:val="nil"/>
            </w:tcBorders>
            <w:tcMar>
              <w:left w:w="108" w:type="dxa"/>
              <w:right w:w="108" w:type="dxa"/>
            </w:tcMar>
          </w:tcPr>
          <w:p w14:paraId="5428666F" w14:textId="7754E39F" w:rsidR="00845E4E" w:rsidRPr="091B3756" w:rsidRDefault="00845E4E" w:rsidP="00845E4E">
            <w:pPr>
              <w:rPr>
                <w:ins w:id="219" w:author="SB" w:date="2026-07-06T12:25:00Z" w16du:dateUtc="2026-07-06T17:25:00Z"/>
                <w:rFonts w:ascii="Times New Roman" w:eastAsia="Times New Roman" w:hAnsi="Times New Roman" w:cs="Times New Roman"/>
                <w:b/>
                <w:bCs/>
                <w:sz w:val="20"/>
                <w:szCs w:val="20"/>
              </w:rPr>
            </w:pPr>
            <w:ins w:id="220" w:author="SB" w:date="2026-07-06T12:26:00Z" w16du:dateUtc="2026-07-06T17:26:00Z">
              <w:r w:rsidRPr="091B3756">
                <w:rPr>
                  <w:rFonts w:ascii="Times New Roman" w:eastAsia="Times New Roman" w:hAnsi="Times New Roman" w:cs="Times New Roman"/>
                  <w:b/>
                  <w:bCs/>
                  <w:sz w:val="20"/>
                  <w:szCs w:val="20"/>
                </w:rPr>
                <w:t>Elevation</w:t>
              </w:r>
            </w:ins>
          </w:p>
        </w:tc>
        <w:tc>
          <w:tcPr>
            <w:tcW w:w="1164" w:type="dxa"/>
            <w:tcBorders>
              <w:top w:val="single" w:sz="8" w:space="0" w:color="7F7F7F" w:themeColor="text1" w:themeTint="80"/>
              <w:left w:val="nil"/>
              <w:bottom w:val="single" w:sz="8" w:space="0" w:color="auto"/>
              <w:right w:val="nil"/>
            </w:tcBorders>
            <w:tcMar>
              <w:left w:w="108" w:type="dxa"/>
              <w:right w:w="108" w:type="dxa"/>
            </w:tcMar>
          </w:tcPr>
          <w:p w14:paraId="2CEEA118" w14:textId="02B9FDF9" w:rsidR="00845E4E" w:rsidRPr="091B3756" w:rsidRDefault="00845E4E" w:rsidP="00845E4E">
            <w:pPr>
              <w:rPr>
                <w:ins w:id="221" w:author="SB" w:date="2026-07-06T12:25:00Z" w16du:dateUtc="2026-07-06T17:25:00Z"/>
                <w:rFonts w:ascii="Times New Roman" w:eastAsia="Times New Roman" w:hAnsi="Times New Roman" w:cs="Times New Roman"/>
                <w:b/>
                <w:bCs/>
                <w:sz w:val="20"/>
                <w:szCs w:val="20"/>
              </w:rPr>
            </w:pPr>
            <w:ins w:id="222" w:author="SB" w:date="2026-07-06T12:26:00Z" w16du:dateUtc="2026-07-06T17:26:00Z">
              <w:r w:rsidRPr="091B3756">
                <w:rPr>
                  <w:rFonts w:ascii="Times New Roman" w:eastAsia="Times New Roman" w:hAnsi="Times New Roman" w:cs="Times New Roman"/>
                  <w:b/>
                  <w:bCs/>
                  <w:sz w:val="20"/>
                  <w:szCs w:val="20"/>
                </w:rPr>
                <w:t xml:space="preserve">Vegetation </w:t>
              </w:r>
              <w:r>
                <w:rPr>
                  <w:rFonts w:ascii="Times New Roman" w:eastAsia="Times New Roman" w:hAnsi="Times New Roman" w:cs="Times New Roman"/>
                  <w:b/>
                  <w:bCs/>
                  <w:sz w:val="20"/>
                  <w:szCs w:val="20"/>
                </w:rPr>
                <w:t>t</w:t>
              </w:r>
              <w:r w:rsidRPr="091B3756">
                <w:rPr>
                  <w:rFonts w:ascii="Times New Roman" w:eastAsia="Times New Roman" w:hAnsi="Times New Roman" w:cs="Times New Roman"/>
                  <w:b/>
                  <w:bCs/>
                  <w:sz w:val="20"/>
                  <w:szCs w:val="20"/>
                </w:rPr>
                <w:t>ype</w:t>
              </w:r>
            </w:ins>
          </w:p>
        </w:tc>
        <w:tc>
          <w:tcPr>
            <w:tcW w:w="1505" w:type="dxa"/>
            <w:tcBorders>
              <w:top w:val="single" w:sz="8" w:space="0" w:color="7F7F7F" w:themeColor="text1" w:themeTint="80"/>
              <w:left w:val="nil"/>
              <w:bottom w:val="single" w:sz="8" w:space="0" w:color="auto"/>
              <w:right w:val="nil"/>
            </w:tcBorders>
            <w:tcMar>
              <w:left w:w="108" w:type="dxa"/>
              <w:right w:w="108" w:type="dxa"/>
            </w:tcMar>
          </w:tcPr>
          <w:p w14:paraId="59A6D75B" w14:textId="2448D7DA" w:rsidR="00845E4E" w:rsidRPr="091B3756" w:rsidRDefault="00845E4E" w:rsidP="00845E4E">
            <w:pPr>
              <w:rPr>
                <w:ins w:id="223" w:author="SB" w:date="2026-07-06T12:25:00Z" w16du:dateUtc="2026-07-06T17:25:00Z"/>
                <w:rFonts w:ascii="Times New Roman" w:eastAsia="Times New Roman" w:hAnsi="Times New Roman" w:cs="Times New Roman"/>
                <w:b/>
                <w:bCs/>
                <w:sz w:val="20"/>
                <w:szCs w:val="20"/>
              </w:rPr>
            </w:pPr>
            <w:ins w:id="224" w:author="SB" w:date="2026-07-06T12:26:00Z" w16du:dateUtc="2026-07-06T17:26:00Z">
              <w:r w:rsidRPr="091B3756">
                <w:rPr>
                  <w:rFonts w:ascii="Times New Roman" w:eastAsia="Times New Roman" w:hAnsi="Times New Roman" w:cs="Times New Roman"/>
                  <w:b/>
                  <w:bCs/>
                  <w:sz w:val="20"/>
                  <w:szCs w:val="20"/>
                </w:rPr>
                <w:t>Familiy</w:t>
              </w:r>
            </w:ins>
          </w:p>
        </w:tc>
        <w:tc>
          <w:tcPr>
            <w:tcW w:w="1305" w:type="dxa"/>
            <w:tcBorders>
              <w:top w:val="single" w:sz="8" w:space="0" w:color="7F7F7F" w:themeColor="text1" w:themeTint="80"/>
              <w:left w:val="nil"/>
              <w:bottom w:val="single" w:sz="8" w:space="0" w:color="auto"/>
              <w:right w:val="nil"/>
            </w:tcBorders>
            <w:tcMar>
              <w:left w:w="108" w:type="dxa"/>
              <w:right w:w="108" w:type="dxa"/>
            </w:tcMar>
          </w:tcPr>
          <w:p w14:paraId="70A09C64" w14:textId="13B5D882" w:rsidR="00845E4E" w:rsidRPr="5913250C" w:rsidRDefault="00845E4E" w:rsidP="00845E4E">
            <w:pPr>
              <w:rPr>
                <w:ins w:id="225" w:author="SB" w:date="2026-07-06T12:25:00Z" w16du:dateUtc="2026-07-06T17:25:00Z"/>
                <w:rFonts w:ascii="Times New Roman" w:eastAsia="Times New Roman" w:hAnsi="Times New Roman" w:cs="Times New Roman"/>
                <w:b/>
                <w:bCs/>
                <w:sz w:val="20"/>
                <w:szCs w:val="20"/>
              </w:rPr>
            </w:pPr>
            <w:ins w:id="226" w:author="SB" w:date="2026-07-06T12:26:00Z" w16du:dateUtc="2026-07-06T17:26:00Z">
              <w:r w:rsidRPr="5913250C">
                <w:rPr>
                  <w:rFonts w:ascii="Times New Roman" w:eastAsia="Times New Roman" w:hAnsi="Times New Roman" w:cs="Times New Roman"/>
                  <w:b/>
                  <w:bCs/>
                  <w:sz w:val="20"/>
                  <w:szCs w:val="20"/>
                </w:rPr>
                <w:t>Species</w:t>
              </w:r>
            </w:ins>
          </w:p>
        </w:tc>
        <w:tc>
          <w:tcPr>
            <w:tcW w:w="2667" w:type="dxa"/>
            <w:gridSpan w:val="4"/>
            <w:tcBorders>
              <w:top w:val="single" w:sz="8" w:space="0" w:color="7F7F7F" w:themeColor="text1" w:themeTint="80"/>
              <w:left w:val="nil"/>
              <w:bottom w:val="single" w:sz="8" w:space="0" w:color="auto"/>
              <w:right w:val="nil"/>
            </w:tcBorders>
            <w:tcMar>
              <w:left w:w="108" w:type="dxa"/>
              <w:right w:w="108" w:type="dxa"/>
            </w:tcMar>
          </w:tcPr>
          <w:p w14:paraId="4070AF42" w14:textId="79665FBE" w:rsidR="00845E4E" w:rsidRPr="091B3756" w:rsidRDefault="00845E4E" w:rsidP="00845E4E">
            <w:pPr>
              <w:rPr>
                <w:ins w:id="227" w:author="SB" w:date="2026-07-06T12:25:00Z" w16du:dateUtc="2026-07-06T17:25:00Z"/>
                <w:rFonts w:ascii="Times New Roman" w:eastAsia="Times New Roman" w:hAnsi="Times New Roman" w:cs="Times New Roman"/>
                <w:b/>
                <w:bCs/>
                <w:sz w:val="20"/>
                <w:szCs w:val="20"/>
              </w:rPr>
            </w:pPr>
            <w:ins w:id="228" w:author="SB" w:date="2026-07-06T12:25:00Z" w16du:dateUtc="2026-07-06T17:25:00Z">
              <w:r>
                <w:rPr>
                  <w:rFonts w:ascii="Times New Roman" w:eastAsia="Times New Roman" w:hAnsi="Times New Roman" w:cs="Times New Roman"/>
                  <w:b/>
                  <w:bCs/>
                  <w:sz w:val="20"/>
                  <w:szCs w:val="20"/>
                </w:rPr>
                <w:t>Nutrient addition treatment</w:t>
              </w:r>
            </w:ins>
          </w:p>
        </w:tc>
      </w:tr>
      <w:tr w:rsidR="00845E4E" w14:paraId="233F821A" w14:textId="77777777" w:rsidTr="00845E4E">
        <w:trPr>
          <w:trHeight w:val="300"/>
        </w:trPr>
        <w:tc>
          <w:tcPr>
            <w:tcW w:w="1028" w:type="dxa"/>
            <w:tcBorders>
              <w:top w:val="single" w:sz="8" w:space="0" w:color="7F7F7F" w:themeColor="text1" w:themeTint="80"/>
              <w:left w:val="nil"/>
              <w:bottom w:val="single" w:sz="8" w:space="0" w:color="auto"/>
              <w:right w:val="nil"/>
            </w:tcBorders>
            <w:tcMar>
              <w:left w:w="108" w:type="dxa"/>
              <w:right w:w="108" w:type="dxa"/>
            </w:tcMar>
          </w:tcPr>
          <w:p w14:paraId="6B1212ED" w14:textId="650E796B" w:rsidR="00845E4E" w:rsidRDefault="00845E4E" w:rsidP="00845E4E">
            <w:del w:id="229" w:author="SB" w:date="2026-07-06T12:26:00Z" w16du:dateUtc="2026-07-06T17:26:00Z">
              <w:r w:rsidRPr="091B3756" w:rsidDel="00845E4E">
                <w:rPr>
                  <w:rFonts w:ascii="Times New Roman" w:eastAsia="Times New Roman" w:hAnsi="Times New Roman" w:cs="Times New Roman"/>
                  <w:b/>
                  <w:bCs/>
                  <w:sz w:val="20"/>
                  <w:szCs w:val="20"/>
                </w:rPr>
                <w:delText>Elevation</w:delText>
              </w:r>
            </w:del>
          </w:p>
        </w:tc>
        <w:tc>
          <w:tcPr>
            <w:tcW w:w="1164" w:type="dxa"/>
            <w:tcBorders>
              <w:top w:val="single" w:sz="8" w:space="0" w:color="7F7F7F" w:themeColor="text1" w:themeTint="80"/>
              <w:left w:val="nil"/>
              <w:bottom w:val="single" w:sz="8" w:space="0" w:color="auto"/>
              <w:right w:val="nil"/>
            </w:tcBorders>
            <w:tcMar>
              <w:left w:w="108" w:type="dxa"/>
              <w:right w:w="108" w:type="dxa"/>
            </w:tcMar>
          </w:tcPr>
          <w:p w14:paraId="4F6997AC" w14:textId="337564E8" w:rsidR="00845E4E" w:rsidRDefault="00845E4E" w:rsidP="00845E4E">
            <w:del w:id="230" w:author="SB" w:date="2026-07-06T12:26:00Z" w16du:dateUtc="2026-07-06T17:26:00Z">
              <w:r w:rsidRPr="091B3756" w:rsidDel="00845E4E">
                <w:rPr>
                  <w:rFonts w:ascii="Times New Roman" w:eastAsia="Times New Roman" w:hAnsi="Times New Roman" w:cs="Times New Roman"/>
                  <w:b/>
                  <w:bCs/>
                  <w:sz w:val="20"/>
                  <w:szCs w:val="20"/>
                </w:rPr>
                <w:delText>Vegetation Type</w:delText>
              </w:r>
            </w:del>
          </w:p>
        </w:tc>
        <w:tc>
          <w:tcPr>
            <w:tcW w:w="1505" w:type="dxa"/>
            <w:tcBorders>
              <w:top w:val="single" w:sz="8" w:space="0" w:color="7F7F7F" w:themeColor="text1" w:themeTint="80"/>
              <w:left w:val="nil"/>
              <w:bottom w:val="single" w:sz="8" w:space="0" w:color="auto"/>
              <w:right w:val="nil"/>
            </w:tcBorders>
            <w:tcMar>
              <w:left w:w="108" w:type="dxa"/>
              <w:right w:w="108" w:type="dxa"/>
            </w:tcMar>
          </w:tcPr>
          <w:p w14:paraId="571A82CA" w14:textId="50C1578F" w:rsidR="00845E4E" w:rsidRDefault="00845E4E" w:rsidP="00845E4E">
            <w:del w:id="231" w:author="SB" w:date="2026-07-06T12:26:00Z" w16du:dateUtc="2026-07-06T17:26:00Z">
              <w:r w:rsidRPr="091B3756" w:rsidDel="00845E4E">
                <w:rPr>
                  <w:rFonts w:ascii="Times New Roman" w:eastAsia="Times New Roman" w:hAnsi="Times New Roman" w:cs="Times New Roman"/>
                  <w:b/>
                  <w:bCs/>
                  <w:sz w:val="20"/>
                  <w:szCs w:val="20"/>
                </w:rPr>
                <w:delText>Familiy</w:delText>
              </w:r>
            </w:del>
          </w:p>
        </w:tc>
        <w:tc>
          <w:tcPr>
            <w:tcW w:w="1305" w:type="dxa"/>
            <w:tcBorders>
              <w:top w:val="single" w:sz="8" w:space="0" w:color="7F7F7F" w:themeColor="text1" w:themeTint="80"/>
              <w:left w:val="nil"/>
              <w:bottom w:val="single" w:sz="8" w:space="0" w:color="auto"/>
              <w:right w:val="nil"/>
            </w:tcBorders>
            <w:tcMar>
              <w:left w:w="108" w:type="dxa"/>
              <w:right w:w="108" w:type="dxa"/>
            </w:tcMar>
          </w:tcPr>
          <w:p w14:paraId="294902CE" w14:textId="0157787C" w:rsidR="00845E4E" w:rsidRDefault="00845E4E" w:rsidP="00845E4E">
            <w:pPr>
              <w:rPr>
                <w:rFonts w:ascii="Times New Roman" w:eastAsia="Times New Roman" w:hAnsi="Times New Roman" w:cs="Times New Roman"/>
                <w:b/>
                <w:bCs/>
                <w:sz w:val="20"/>
                <w:szCs w:val="20"/>
              </w:rPr>
            </w:pPr>
            <w:del w:id="232" w:author="SB" w:date="2026-07-06T12:26:00Z" w16du:dateUtc="2026-07-06T17:26:00Z">
              <w:r w:rsidRPr="5913250C" w:rsidDel="00845E4E">
                <w:rPr>
                  <w:rFonts w:ascii="Times New Roman" w:eastAsia="Times New Roman" w:hAnsi="Times New Roman" w:cs="Times New Roman"/>
                  <w:b/>
                  <w:bCs/>
                  <w:sz w:val="20"/>
                  <w:szCs w:val="20"/>
                </w:rPr>
                <w:delText>Species</w:delText>
              </w:r>
            </w:del>
          </w:p>
        </w:tc>
        <w:tc>
          <w:tcPr>
            <w:tcW w:w="1057" w:type="dxa"/>
            <w:tcBorders>
              <w:top w:val="single" w:sz="8" w:space="0" w:color="7F7F7F" w:themeColor="text1" w:themeTint="80"/>
              <w:left w:val="nil"/>
              <w:bottom w:val="single" w:sz="8" w:space="0" w:color="auto"/>
              <w:right w:val="nil"/>
            </w:tcBorders>
            <w:tcMar>
              <w:left w:w="108" w:type="dxa"/>
              <w:right w:w="108" w:type="dxa"/>
            </w:tcMar>
          </w:tcPr>
          <w:p w14:paraId="264473BC" w14:textId="4CD6362F" w:rsidR="00845E4E" w:rsidRDefault="00845E4E" w:rsidP="00845E4E">
            <w:r w:rsidRPr="091B3756">
              <w:rPr>
                <w:rFonts w:ascii="Times New Roman" w:eastAsia="Times New Roman" w:hAnsi="Times New Roman" w:cs="Times New Roman"/>
                <w:b/>
                <w:bCs/>
                <w:sz w:val="20"/>
                <w:szCs w:val="20"/>
              </w:rPr>
              <w:t>C</w:t>
            </w:r>
            <w:ins w:id="233" w:author="SB" w:date="2026-07-06T12:26:00Z" w16du:dateUtc="2026-07-06T17:26:00Z">
              <w:r>
                <w:rPr>
                  <w:rFonts w:ascii="Times New Roman" w:eastAsia="Times New Roman" w:hAnsi="Times New Roman" w:cs="Times New Roman"/>
                  <w:b/>
                  <w:bCs/>
                  <w:sz w:val="20"/>
                  <w:szCs w:val="20"/>
                </w:rPr>
                <w:t>ontrol</w:t>
              </w:r>
            </w:ins>
          </w:p>
        </w:tc>
        <w:tc>
          <w:tcPr>
            <w:tcW w:w="416" w:type="dxa"/>
            <w:tcBorders>
              <w:top w:val="single" w:sz="8" w:space="0" w:color="7F7F7F" w:themeColor="text1" w:themeTint="80"/>
              <w:left w:val="nil"/>
              <w:bottom w:val="single" w:sz="8" w:space="0" w:color="auto"/>
              <w:right w:val="nil"/>
            </w:tcBorders>
            <w:tcMar>
              <w:left w:w="108" w:type="dxa"/>
              <w:right w:w="108" w:type="dxa"/>
            </w:tcMar>
          </w:tcPr>
          <w:p w14:paraId="0F442574" w14:textId="535EA2D1" w:rsidR="00845E4E" w:rsidRDefault="00845E4E" w:rsidP="00845E4E">
            <w:r w:rsidRPr="091B3756">
              <w:rPr>
                <w:rFonts w:ascii="Times New Roman" w:eastAsia="Times New Roman" w:hAnsi="Times New Roman" w:cs="Times New Roman"/>
                <w:b/>
                <w:bCs/>
                <w:sz w:val="20"/>
                <w:szCs w:val="20"/>
              </w:rPr>
              <w:t>N</w:t>
            </w:r>
          </w:p>
        </w:tc>
        <w:tc>
          <w:tcPr>
            <w:tcW w:w="597" w:type="dxa"/>
            <w:tcBorders>
              <w:top w:val="single" w:sz="8" w:space="0" w:color="7F7F7F" w:themeColor="text1" w:themeTint="80"/>
              <w:left w:val="nil"/>
              <w:bottom w:val="single" w:sz="8" w:space="0" w:color="auto"/>
              <w:right w:val="nil"/>
            </w:tcBorders>
          </w:tcPr>
          <w:p w14:paraId="6990BE7D" w14:textId="5EE5C33D" w:rsidR="00845E4E" w:rsidRPr="091B3756" w:rsidRDefault="00845E4E" w:rsidP="00845E4E">
            <w:pPr>
              <w:rPr>
                <w:rFonts w:ascii="Times New Roman" w:eastAsia="Times New Roman" w:hAnsi="Times New Roman" w:cs="Times New Roman"/>
                <w:b/>
                <w:bCs/>
                <w:sz w:val="20"/>
                <w:szCs w:val="20"/>
              </w:rPr>
            </w:pPr>
            <w:ins w:id="234" w:author="SB" w:date="2026-07-06T12:26:00Z" w16du:dateUtc="2026-07-06T17:26:00Z">
              <w:r w:rsidRPr="091B3756">
                <w:rPr>
                  <w:rFonts w:ascii="Times New Roman" w:eastAsia="Times New Roman" w:hAnsi="Times New Roman" w:cs="Times New Roman"/>
                  <w:b/>
                  <w:bCs/>
                  <w:sz w:val="20"/>
                  <w:szCs w:val="20"/>
                </w:rPr>
                <w:t>P</w:t>
              </w:r>
            </w:ins>
          </w:p>
        </w:tc>
        <w:tc>
          <w:tcPr>
            <w:tcW w:w="597" w:type="dxa"/>
            <w:tcBorders>
              <w:top w:val="single" w:sz="8" w:space="0" w:color="7F7F7F" w:themeColor="text1" w:themeTint="80"/>
              <w:left w:val="nil"/>
              <w:bottom w:val="single" w:sz="8" w:space="0" w:color="auto"/>
              <w:right w:val="nil"/>
            </w:tcBorders>
            <w:tcMar>
              <w:left w:w="108" w:type="dxa"/>
              <w:right w:w="108" w:type="dxa"/>
            </w:tcMar>
          </w:tcPr>
          <w:p w14:paraId="74938B81" w14:textId="51BA0CFA" w:rsidR="00845E4E" w:rsidRDefault="00845E4E" w:rsidP="00845E4E">
            <w:r w:rsidRPr="091B3756">
              <w:rPr>
                <w:rFonts w:ascii="Times New Roman" w:eastAsia="Times New Roman" w:hAnsi="Times New Roman" w:cs="Times New Roman"/>
                <w:b/>
                <w:bCs/>
                <w:sz w:val="20"/>
                <w:szCs w:val="20"/>
              </w:rPr>
              <w:t>N+P</w:t>
            </w:r>
          </w:p>
        </w:tc>
      </w:tr>
      <w:tr w:rsidR="00845E4E" w14:paraId="593B9524" w14:textId="77777777" w:rsidTr="00845E4E">
        <w:trPr>
          <w:trHeight w:val="300"/>
        </w:trPr>
        <w:tc>
          <w:tcPr>
            <w:tcW w:w="1028" w:type="dxa"/>
            <w:vMerge w:val="restart"/>
            <w:tcBorders>
              <w:top w:val="single" w:sz="8" w:space="0" w:color="auto"/>
              <w:left w:val="nil"/>
              <w:bottom w:val="single" w:sz="8" w:space="0" w:color="auto"/>
              <w:right w:val="nil"/>
            </w:tcBorders>
            <w:tcMar>
              <w:left w:w="108" w:type="dxa"/>
              <w:right w:w="108" w:type="dxa"/>
            </w:tcMar>
          </w:tcPr>
          <w:p w14:paraId="7B13D24E" w14:textId="0588957C" w:rsidR="00845E4E" w:rsidRDefault="00845E4E" w:rsidP="00845E4E">
            <w:r w:rsidRPr="091B3756">
              <w:rPr>
                <w:rFonts w:ascii="Times New Roman" w:eastAsia="Times New Roman" w:hAnsi="Times New Roman" w:cs="Times New Roman"/>
                <w:sz w:val="20"/>
                <w:szCs w:val="20"/>
              </w:rPr>
              <w:t>1000</w:t>
            </w:r>
          </w:p>
        </w:tc>
        <w:tc>
          <w:tcPr>
            <w:tcW w:w="1164" w:type="dxa"/>
            <w:tcBorders>
              <w:top w:val="single" w:sz="8" w:space="0" w:color="auto"/>
              <w:left w:val="nil"/>
              <w:bottom w:val="single" w:sz="8" w:space="0" w:color="auto"/>
              <w:right w:val="nil"/>
            </w:tcBorders>
            <w:tcMar>
              <w:left w:w="108" w:type="dxa"/>
              <w:right w:w="108" w:type="dxa"/>
            </w:tcMar>
          </w:tcPr>
          <w:p w14:paraId="7BB4DE2D" w14:textId="48E45E61" w:rsidR="00845E4E" w:rsidRDefault="00845E4E" w:rsidP="00845E4E">
            <w:r w:rsidRPr="091B3756">
              <w:rPr>
                <w:rFonts w:ascii="Times New Roman" w:eastAsia="Times New Roman" w:hAnsi="Times New Roman" w:cs="Times New Roman"/>
                <w:i/>
                <w:iCs/>
                <w:sz w:val="20"/>
                <w:szCs w:val="20"/>
              </w:rPr>
              <w:t>Evergreen premontane forest</w:t>
            </w:r>
          </w:p>
        </w:tc>
        <w:tc>
          <w:tcPr>
            <w:tcW w:w="1505" w:type="dxa"/>
            <w:tcBorders>
              <w:top w:val="single" w:sz="8" w:space="0" w:color="auto"/>
              <w:left w:val="nil"/>
              <w:bottom w:val="single" w:sz="8" w:space="0" w:color="auto"/>
              <w:right w:val="nil"/>
            </w:tcBorders>
            <w:tcMar>
              <w:left w:w="108" w:type="dxa"/>
              <w:right w:w="108" w:type="dxa"/>
            </w:tcMar>
          </w:tcPr>
          <w:p w14:paraId="0824D89D" w14:textId="2B689CEF" w:rsidR="00845E4E" w:rsidRDefault="00845E4E" w:rsidP="00845E4E">
            <w:r w:rsidRPr="091B3756">
              <w:rPr>
                <w:rFonts w:ascii="Times New Roman" w:eastAsia="Times New Roman" w:hAnsi="Times New Roman" w:cs="Times New Roman"/>
                <w:i/>
                <w:iCs/>
                <w:sz w:val="20"/>
                <w:szCs w:val="20"/>
              </w:rPr>
              <w:t>Moraceae</w:t>
            </w:r>
          </w:p>
        </w:tc>
        <w:tc>
          <w:tcPr>
            <w:tcW w:w="1305" w:type="dxa"/>
            <w:tcBorders>
              <w:top w:val="single" w:sz="8" w:space="0" w:color="auto"/>
              <w:left w:val="nil"/>
              <w:bottom w:val="single" w:sz="8" w:space="0" w:color="auto"/>
              <w:right w:val="nil"/>
            </w:tcBorders>
            <w:tcMar>
              <w:left w:w="108" w:type="dxa"/>
              <w:right w:w="108" w:type="dxa"/>
            </w:tcMar>
          </w:tcPr>
          <w:p w14:paraId="29DD2FB7" w14:textId="17391F7B" w:rsidR="00845E4E" w:rsidRDefault="00845E4E" w:rsidP="00845E4E">
            <w:r w:rsidRPr="091B3756">
              <w:rPr>
                <w:rFonts w:ascii="Times New Roman" w:eastAsia="Times New Roman" w:hAnsi="Times New Roman" w:cs="Times New Roman"/>
                <w:i/>
                <w:iCs/>
                <w:sz w:val="20"/>
                <w:szCs w:val="20"/>
              </w:rPr>
              <w:t xml:space="preserve">Clarisia racemosa </w:t>
            </w:r>
            <w:r w:rsidRPr="091B3756">
              <w:rPr>
                <w:rFonts w:ascii="Times New Roman" w:eastAsia="Times New Roman" w:hAnsi="Times New Roman" w:cs="Times New Roman"/>
                <w:sz w:val="20"/>
                <w:szCs w:val="20"/>
              </w:rPr>
              <w:t>Ruiz &amp; Pav</w:t>
            </w:r>
          </w:p>
        </w:tc>
        <w:tc>
          <w:tcPr>
            <w:tcW w:w="1057" w:type="dxa"/>
            <w:tcBorders>
              <w:top w:val="single" w:sz="8" w:space="0" w:color="auto"/>
              <w:left w:val="nil"/>
              <w:bottom w:val="single" w:sz="8" w:space="0" w:color="auto"/>
              <w:right w:val="nil"/>
            </w:tcBorders>
            <w:tcMar>
              <w:left w:w="108" w:type="dxa"/>
              <w:right w:w="108" w:type="dxa"/>
            </w:tcMar>
          </w:tcPr>
          <w:p w14:paraId="442D34E7" w14:textId="117E2322" w:rsidR="00845E4E" w:rsidRDefault="00845E4E" w:rsidP="00845E4E">
            <w:r w:rsidRPr="091B3756">
              <w:rPr>
                <w:rFonts w:ascii="Times New Roman" w:eastAsia="Times New Roman" w:hAnsi="Times New Roman" w:cs="Times New Roman"/>
                <w:sz w:val="20"/>
                <w:szCs w:val="20"/>
              </w:rPr>
              <w:t>3</w:t>
            </w:r>
          </w:p>
        </w:tc>
        <w:tc>
          <w:tcPr>
            <w:tcW w:w="416" w:type="dxa"/>
            <w:tcBorders>
              <w:top w:val="single" w:sz="8" w:space="0" w:color="auto"/>
              <w:left w:val="nil"/>
              <w:bottom w:val="single" w:sz="8" w:space="0" w:color="auto"/>
              <w:right w:val="nil"/>
            </w:tcBorders>
            <w:tcMar>
              <w:left w:w="108" w:type="dxa"/>
              <w:right w:w="108" w:type="dxa"/>
            </w:tcMar>
          </w:tcPr>
          <w:p w14:paraId="0F141465" w14:textId="40172CE2" w:rsidR="00845E4E" w:rsidRDefault="00845E4E" w:rsidP="00845E4E">
            <w:r w:rsidRPr="091B3756">
              <w:rPr>
                <w:rFonts w:ascii="Times New Roman" w:eastAsia="Times New Roman" w:hAnsi="Times New Roman" w:cs="Times New Roman"/>
                <w:sz w:val="20"/>
                <w:szCs w:val="20"/>
              </w:rPr>
              <w:t>1</w:t>
            </w:r>
          </w:p>
        </w:tc>
        <w:tc>
          <w:tcPr>
            <w:tcW w:w="597" w:type="dxa"/>
            <w:tcBorders>
              <w:top w:val="single" w:sz="8" w:space="0" w:color="auto"/>
              <w:left w:val="nil"/>
              <w:bottom w:val="single" w:sz="8" w:space="0" w:color="auto"/>
              <w:right w:val="nil"/>
            </w:tcBorders>
          </w:tcPr>
          <w:p w14:paraId="2C72548B" w14:textId="641E22F0" w:rsidR="00845E4E" w:rsidRPr="091B3756" w:rsidRDefault="00845E4E" w:rsidP="00845E4E">
            <w:pPr>
              <w:rPr>
                <w:rFonts w:ascii="Times New Roman" w:eastAsia="Times New Roman" w:hAnsi="Times New Roman" w:cs="Times New Roman"/>
                <w:sz w:val="20"/>
                <w:szCs w:val="20"/>
              </w:rPr>
            </w:pPr>
            <w:ins w:id="235" w:author="SB" w:date="2026-07-06T12:26:00Z" w16du:dateUtc="2026-07-06T17:26:00Z">
              <w:r w:rsidRPr="091B3756">
                <w:rPr>
                  <w:rFonts w:ascii="Times New Roman" w:eastAsia="Times New Roman" w:hAnsi="Times New Roman" w:cs="Times New Roman"/>
                  <w:sz w:val="20"/>
                  <w:szCs w:val="20"/>
                </w:rPr>
                <w:t>4</w:t>
              </w:r>
            </w:ins>
          </w:p>
        </w:tc>
        <w:tc>
          <w:tcPr>
            <w:tcW w:w="597" w:type="dxa"/>
            <w:tcBorders>
              <w:top w:val="single" w:sz="8" w:space="0" w:color="auto"/>
              <w:left w:val="nil"/>
              <w:bottom w:val="single" w:sz="8" w:space="0" w:color="auto"/>
              <w:right w:val="nil"/>
            </w:tcBorders>
            <w:tcMar>
              <w:left w:w="108" w:type="dxa"/>
              <w:right w:w="108" w:type="dxa"/>
            </w:tcMar>
          </w:tcPr>
          <w:p w14:paraId="1B4B5C6D" w14:textId="70E8C249" w:rsidR="00845E4E" w:rsidRDefault="00845E4E" w:rsidP="00845E4E">
            <w:r w:rsidRPr="091B3756">
              <w:rPr>
                <w:rFonts w:ascii="Times New Roman" w:eastAsia="Times New Roman" w:hAnsi="Times New Roman" w:cs="Times New Roman"/>
                <w:sz w:val="20"/>
                <w:szCs w:val="20"/>
              </w:rPr>
              <w:t>4</w:t>
            </w:r>
          </w:p>
        </w:tc>
      </w:tr>
      <w:tr w:rsidR="00845E4E" w14:paraId="5925EA37" w14:textId="77777777" w:rsidTr="00845E4E">
        <w:trPr>
          <w:trHeight w:val="300"/>
        </w:trPr>
        <w:tc>
          <w:tcPr>
            <w:tcW w:w="1028" w:type="dxa"/>
            <w:vMerge/>
            <w:vAlign w:val="center"/>
          </w:tcPr>
          <w:p w14:paraId="49F04141" w14:textId="77777777" w:rsidR="00845E4E" w:rsidRDefault="00845E4E" w:rsidP="00845E4E"/>
        </w:tc>
        <w:tc>
          <w:tcPr>
            <w:tcW w:w="1164" w:type="dxa"/>
            <w:tcBorders>
              <w:top w:val="single" w:sz="8" w:space="0" w:color="auto"/>
              <w:left w:val="nil"/>
              <w:bottom w:val="single" w:sz="8" w:space="0" w:color="auto"/>
              <w:right w:val="nil"/>
            </w:tcBorders>
            <w:tcMar>
              <w:left w:w="108" w:type="dxa"/>
              <w:right w:w="108" w:type="dxa"/>
            </w:tcMar>
          </w:tcPr>
          <w:p w14:paraId="49371C16" w14:textId="033EDDDC" w:rsidR="00845E4E" w:rsidRDefault="00845E4E" w:rsidP="00845E4E">
            <w:r w:rsidRPr="091B3756">
              <w:rPr>
                <w:rFonts w:ascii="Times New Roman" w:eastAsia="Times New Roman" w:hAnsi="Times New Roman" w:cs="Times New Roman"/>
                <w:i/>
                <w:iCs/>
                <w:sz w:val="20"/>
                <w:szCs w:val="20"/>
              </w:rPr>
              <w:t xml:space="preserve"> </w:t>
            </w:r>
          </w:p>
        </w:tc>
        <w:tc>
          <w:tcPr>
            <w:tcW w:w="1505" w:type="dxa"/>
            <w:tcBorders>
              <w:top w:val="single" w:sz="8" w:space="0" w:color="auto"/>
              <w:left w:val="nil"/>
              <w:bottom w:val="single" w:sz="8" w:space="0" w:color="auto"/>
              <w:right w:val="nil"/>
            </w:tcBorders>
            <w:tcMar>
              <w:left w:w="108" w:type="dxa"/>
              <w:right w:w="108" w:type="dxa"/>
            </w:tcMar>
          </w:tcPr>
          <w:p w14:paraId="11E144ED" w14:textId="324A45EB" w:rsidR="00845E4E" w:rsidRDefault="00845E4E" w:rsidP="00845E4E">
            <w:r w:rsidRPr="091B3756">
              <w:rPr>
                <w:rFonts w:ascii="Times New Roman" w:eastAsia="Times New Roman" w:hAnsi="Times New Roman" w:cs="Times New Roman"/>
                <w:i/>
                <w:iCs/>
                <w:sz w:val="20"/>
                <w:szCs w:val="20"/>
              </w:rPr>
              <w:t>Sapotaceae</w:t>
            </w:r>
          </w:p>
        </w:tc>
        <w:tc>
          <w:tcPr>
            <w:tcW w:w="1305" w:type="dxa"/>
            <w:tcBorders>
              <w:top w:val="single" w:sz="8" w:space="0" w:color="auto"/>
              <w:left w:val="nil"/>
              <w:bottom w:val="single" w:sz="8" w:space="0" w:color="auto"/>
              <w:right w:val="nil"/>
            </w:tcBorders>
            <w:tcMar>
              <w:left w:w="108" w:type="dxa"/>
              <w:right w:w="108" w:type="dxa"/>
            </w:tcMar>
          </w:tcPr>
          <w:p w14:paraId="0B19075A" w14:textId="7B69B44D" w:rsidR="00845E4E" w:rsidRDefault="00845E4E" w:rsidP="00845E4E">
            <w:r w:rsidRPr="091B3756">
              <w:rPr>
                <w:rFonts w:ascii="Times New Roman" w:eastAsia="Times New Roman" w:hAnsi="Times New Roman" w:cs="Times New Roman"/>
                <w:i/>
                <w:iCs/>
                <w:sz w:val="20"/>
                <w:szCs w:val="20"/>
              </w:rPr>
              <w:t xml:space="preserve">Pouteria torta (Mart.) </w:t>
            </w:r>
            <w:r w:rsidRPr="091B3756">
              <w:rPr>
                <w:rFonts w:ascii="Times New Roman" w:eastAsia="Times New Roman" w:hAnsi="Times New Roman" w:cs="Times New Roman"/>
                <w:sz w:val="20"/>
                <w:szCs w:val="20"/>
              </w:rPr>
              <w:t>Radlk</w:t>
            </w:r>
          </w:p>
        </w:tc>
        <w:tc>
          <w:tcPr>
            <w:tcW w:w="1057" w:type="dxa"/>
            <w:tcBorders>
              <w:top w:val="single" w:sz="8" w:space="0" w:color="auto"/>
              <w:left w:val="nil"/>
              <w:bottom w:val="single" w:sz="8" w:space="0" w:color="auto"/>
              <w:right w:val="nil"/>
            </w:tcBorders>
            <w:tcMar>
              <w:left w:w="108" w:type="dxa"/>
              <w:right w:w="108" w:type="dxa"/>
            </w:tcMar>
          </w:tcPr>
          <w:p w14:paraId="411555E3" w14:textId="70E83776" w:rsidR="00845E4E" w:rsidRDefault="00845E4E" w:rsidP="00845E4E">
            <w:r w:rsidRPr="091B3756">
              <w:rPr>
                <w:rFonts w:ascii="Times New Roman" w:eastAsia="Times New Roman" w:hAnsi="Times New Roman" w:cs="Times New Roman"/>
                <w:sz w:val="20"/>
                <w:szCs w:val="20"/>
              </w:rPr>
              <w:t>11</w:t>
            </w:r>
          </w:p>
        </w:tc>
        <w:tc>
          <w:tcPr>
            <w:tcW w:w="416" w:type="dxa"/>
            <w:tcBorders>
              <w:top w:val="single" w:sz="8" w:space="0" w:color="auto"/>
              <w:left w:val="nil"/>
              <w:bottom w:val="single" w:sz="8" w:space="0" w:color="auto"/>
              <w:right w:val="nil"/>
            </w:tcBorders>
            <w:tcMar>
              <w:left w:w="108" w:type="dxa"/>
              <w:right w:w="108" w:type="dxa"/>
            </w:tcMar>
          </w:tcPr>
          <w:p w14:paraId="4CFAEE49" w14:textId="304747C3" w:rsidR="00845E4E" w:rsidRDefault="00845E4E" w:rsidP="00845E4E">
            <w:r w:rsidRPr="091B3756">
              <w:rPr>
                <w:rFonts w:ascii="Times New Roman" w:eastAsia="Times New Roman" w:hAnsi="Times New Roman" w:cs="Times New Roman"/>
                <w:sz w:val="20"/>
                <w:szCs w:val="20"/>
              </w:rPr>
              <w:t>10</w:t>
            </w:r>
          </w:p>
        </w:tc>
        <w:tc>
          <w:tcPr>
            <w:tcW w:w="597" w:type="dxa"/>
            <w:tcBorders>
              <w:top w:val="single" w:sz="8" w:space="0" w:color="auto"/>
              <w:left w:val="nil"/>
              <w:bottom w:val="single" w:sz="8" w:space="0" w:color="auto"/>
              <w:right w:val="nil"/>
            </w:tcBorders>
          </w:tcPr>
          <w:p w14:paraId="70145D5C" w14:textId="732F306B" w:rsidR="00845E4E" w:rsidRPr="091B3756" w:rsidRDefault="00845E4E" w:rsidP="00845E4E">
            <w:pPr>
              <w:rPr>
                <w:rFonts w:ascii="Times New Roman" w:eastAsia="Times New Roman" w:hAnsi="Times New Roman" w:cs="Times New Roman"/>
                <w:sz w:val="20"/>
                <w:szCs w:val="20"/>
              </w:rPr>
            </w:pPr>
            <w:ins w:id="236" w:author="SB" w:date="2026-07-06T12:26:00Z" w16du:dateUtc="2026-07-06T17:26:00Z">
              <w:r w:rsidRPr="091B3756">
                <w:rPr>
                  <w:rFonts w:ascii="Times New Roman" w:eastAsia="Times New Roman" w:hAnsi="Times New Roman" w:cs="Times New Roman"/>
                  <w:sz w:val="20"/>
                  <w:szCs w:val="20"/>
                </w:rPr>
                <w:t>8</w:t>
              </w:r>
            </w:ins>
          </w:p>
        </w:tc>
        <w:tc>
          <w:tcPr>
            <w:tcW w:w="597" w:type="dxa"/>
            <w:tcBorders>
              <w:top w:val="single" w:sz="8" w:space="0" w:color="auto"/>
              <w:left w:val="nil"/>
              <w:bottom w:val="single" w:sz="8" w:space="0" w:color="auto"/>
              <w:right w:val="nil"/>
            </w:tcBorders>
            <w:tcMar>
              <w:left w:w="108" w:type="dxa"/>
              <w:right w:w="108" w:type="dxa"/>
            </w:tcMar>
          </w:tcPr>
          <w:p w14:paraId="3CF63DCB" w14:textId="3922333C" w:rsidR="00845E4E" w:rsidRDefault="00845E4E" w:rsidP="00845E4E">
            <w:r w:rsidRPr="091B3756">
              <w:rPr>
                <w:rFonts w:ascii="Times New Roman" w:eastAsia="Times New Roman" w:hAnsi="Times New Roman" w:cs="Times New Roman"/>
                <w:sz w:val="20"/>
                <w:szCs w:val="20"/>
              </w:rPr>
              <w:t>7</w:t>
            </w:r>
          </w:p>
        </w:tc>
      </w:tr>
      <w:tr w:rsidR="00845E4E" w14:paraId="25E10C3C" w14:textId="77777777" w:rsidTr="00845E4E">
        <w:trPr>
          <w:trHeight w:val="300"/>
        </w:trPr>
        <w:tc>
          <w:tcPr>
            <w:tcW w:w="1028" w:type="dxa"/>
            <w:vMerge w:val="restart"/>
            <w:tcBorders>
              <w:top w:val="nil"/>
              <w:left w:val="nil"/>
              <w:bottom w:val="single" w:sz="8" w:space="0" w:color="auto"/>
              <w:right w:val="nil"/>
            </w:tcBorders>
            <w:tcMar>
              <w:left w:w="108" w:type="dxa"/>
              <w:right w:w="108" w:type="dxa"/>
            </w:tcMar>
          </w:tcPr>
          <w:p w14:paraId="143213EA" w14:textId="4A632B5C" w:rsidR="00845E4E" w:rsidRDefault="00845E4E" w:rsidP="00845E4E">
            <w:r w:rsidRPr="091B3756">
              <w:rPr>
                <w:rFonts w:ascii="Times New Roman" w:eastAsia="Times New Roman" w:hAnsi="Times New Roman" w:cs="Times New Roman"/>
                <w:sz w:val="20"/>
                <w:szCs w:val="20"/>
              </w:rPr>
              <w:t>2000</w:t>
            </w:r>
          </w:p>
        </w:tc>
        <w:tc>
          <w:tcPr>
            <w:tcW w:w="1164" w:type="dxa"/>
            <w:tcBorders>
              <w:top w:val="single" w:sz="8" w:space="0" w:color="auto"/>
              <w:left w:val="nil"/>
              <w:bottom w:val="single" w:sz="8" w:space="0" w:color="auto"/>
              <w:right w:val="nil"/>
            </w:tcBorders>
            <w:tcMar>
              <w:left w:w="108" w:type="dxa"/>
              <w:right w:w="108" w:type="dxa"/>
            </w:tcMar>
          </w:tcPr>
          <w:p w14:paraId="58E3A137" w14:textId="66327893" w:rsidR="00845E4E" w:rsidRDefault="00845E4E" w:rsidP="00845E4E">
            <w:r w:rsidRPr="091B3756">
              <w:rPr>
                <w:rFonts w:ascii="Times New Roman" w:eastAsia="Times New Roman" w:hAnsi="Times New Roman" w:cs="Times New Roman"/>
                <w:i/>
                <w:iCs/>
                <w:sz w:val="20"/>
                <w:szCs w:val="20"/>
              </w:rPr>
              <w:t>Evergreen lower montane forest</w:t>
            </w:r>
          </w:p>
        </w:tc>
        <w:tc>
          <w:tcPr>
            <w:tcW w:w="1505" w:type="dxa"/>
            <w:tcBorders>
              <w:top w:val="single" w:sz="8" w:space="0" w:color="auto"/>
              <w:left w:val="nil"/>
              <w:bottom w:val="single" w:sz="8" w:space="0" w:color="auto"/>
              <w:right w:val="nil"/>
            </w:tcBorders>
            <w:tcMar>
              <w:left w:w="108" w:type="dxa"/>
              <w:right w:w="108" w:type="dxa"/>
            </w:tcMar>
          </w:tcPr>
          <w:p w14:paraId="5EAC7930" w14:textId="491CE8CD" w:rsidR="00845E4E" w:rsidRDefault="00845E4E" w:rsidP="00845E4E">
            <w:r w:rsidRPr="091B3756">
              <w:rPr>
                <w:rFonts w:ascii="Times New Roman" w:eastAsia="Times New Roman" w:hAnsi="Times New Roman" w:cs="Times New Roman"/>
                <w:i/>
                <w:iCs/>
                <w:sz w:val="20"/>
                <w:szCs w:val="20"/>
              </w:rPr>
              <w:t>Euphorbiaceae</w:t>
            </w:r>
          </w:p>
        </w:tc>
        <w:tc>
          <w:tcPr>
            <w:tcW w:w="1305" w:type="dxa"/>
            <w:tcBorders>
              <w:top w:val="single" w:sz="8" w:space="0" w:color="auto"/>
              <w:left w:val="nil"/>
              <w:bottom w:val="single" w:sz="8" w:space="0" w:color="auto"/>
              <w:right w:val="nil"/>
            </w:tcBorders>
            <w:tcMar>
              <w:left w:w="108" w:type="dxa"/>
              <w:right w:w="108" w:type="dxa"/>
            </w:tcMar>
          </w:tcPr>
          <w:p w14:paraId="36D645FF" w14:textId="7147E029" w:rsidR="00845E4E" w:rsidRDefault="00845E4E" w:rsidP="00845E4E">
            <w:r w:rsidRPr="091B3756">
              <w:rPr>
                <w:rFonts w:ascii="Times New Roman" w:eastAsia="Times New Roman" w:hAnsi="Times New Roman" w:cs="Times New Roman"/>
                <w:i/>
                <w:iCs/>
                <w:sz w:val="20"/>
                <w:szCs w:val="20"/>
              </w:rPr>
              <w:t xml:space="preserve">Alchornea lojaensis </w:t>
            </w:r>
            <w:r w:rsidRPr="091B3756">
              <w:rPr>
                <w:rFonts w:ascii="Times New Roman" w:eastAsia="Times New Roman" w:hAnsi="Times New Roman" w:cs="Times New Roman"/>
                <w:sz w:val="20"/>
                <w:szCs w:val="20"/>
              </w:rPr>
              <w:t>Secco</w:t>
            </w:r>
          </w:p>
        </w:tc>
        <w:tc>
          <w:tcPr>
            <w:tcW w:w="1057" w:type="dxa"/>
            <w:tcBorders>
              <w:top w:val="single" w:sz="8" w:space="0" w:color="auto"/>
              <w:left w:val="nil"/>
              <w:bottom w:val="single" w:sz="8" w:space="0" w:color="auto"/>
              <w:right w:val="nil"/>
            </w:tcBorders>
            <w:tcMar>
              <w:left w:w="108" w:type="dxa"/>
              <w:right w:w="108" w:type="dxa"/>
            </w:tcMar>
          </w:tcPr>
          <w:p w14:paraId="51E8B999" w14:textId="31C43605" w:rsidR="00845E4E" w:rsidRDefault="00845E4E" w:rsidP="00845E4E">
            <w:r w:rsidRPr="091B3756">
              <w:rPr>
                <w:rFonts w:ascii="Times New Roman" w:eastAsia="Times New Roman" w:hAnsi="Times New Roman" w:cs="Times New Roman"/>
                <w:sz w:val="20"/>
                <w:szCs w:val="20"/>
              </w:rPr>
              <w:t>12</w:t>
            </w:r>
          </w:p>
        </w:tc>
        <w:tc>
          <w:tcPr>
            <w:tcW w:w="416" w:type="dxa"/>
            <w:tcBorders>
              <w:top w:val="single" w:sz="8" w:space="0" w:color="auto"/>
              <w:left w:val="nil"/>
              <w:bottom w:val="single" w:sz="8" w:space="0" w:color="auto"/>
              <w:right w:val="nil"/>
            </w:tcBorders>
            <w:tcMar>
              <w:left w:w="108" w:type="dxa"/>
              <w:right w:w="108" w:type="dxa"/>
            </w:tcMar>
          </w:tcPr>
          <w:p w14:paraId="2A7CB9BD" w14:textId="3957FA76" w:rsidR="00845E4E" w:rsidRDefault="00845E4E" w:rsidP="00845E4E">
            <w:r w:rsidRPr="091B3756">
              <w:rPr>
                <w:rFonts w:ascii="Times New Roman" w:eastAsia="Times New Roman" w:hAnsi="Times New Roman" w:cs="Times New Roman"/>
                <w:sz w:val="20"/>
                <w:szCs w:val="20"/>
              </w:rPr>
              <w:t>9</w:t>
            </w:r>
          </w:p>
        </w:tc>
        <w:tc>
          <w:tcPr>
            <w:tcW w:w="597" w:type="dxa"/>
            <w:tcBorders>
              <w:top w:val="single" w:sz="8" w:space="0" w:color="auto"/>
              <w:left w:val="nil"/>
              <w:bottom w:val="single" w:sz="8" w:space="0" w:color="auto"/>
              <w:right w:val="nil"/>
            </w:tcBorders>
          </w:tcPr>
          <w:p w14:paraId="57A129C9" w14:textId="746173E7" w:rsidR="00845E4E" w:rsidRPr="091B3756" w:rsidRDefault="00845E4E" w:rsidP="00845E4E">
            <w:pPr>
              <w:rPr>
                <w:rFonts w:ascii="Times New Roman" w:eastAsia="Times New Roman" w:hAnsi="Times New Roman" w:cs="Times New Roman"/>
                <w:sz w:val="20"/>
                <w:szCs w:val="20"/>
              </w:rPr>
            </w:pPr>
            <w:ins w:id="237" w:author="SB" w:date="2026-07-06T12:26:00Z" w16du:dateUtc="2026-07-06T17:26:00Z">
              <w:r w:rsidRPr="091B3756">
                <w:rPr>
                  <w:rFonts w:ascii="Times New Roman" w:eastAsia="Times New Roman" w:hAnsi="Times New Roman" w:cs="Times New Roman"/>
                  <w:sz w:val="20"/>
                  <w:szCs w:val="20"/>
                </w:rPr>
                <w:t>15</w:t>
              </w:r>
            </w:ins>
          </w:p>
        </w:tc>
        <w:tc>
          <w:tcPr>
            <w:tcW w:w="597" w:type="dxa"/>
            <w:tcBorders>
              <w:top w:val="single" w:sz="8" w:space="0" w:color="auto"/>
              <w:left w:val="nil"/>
              <w:bottom w:val="single" w:sz="8" w:space="0" w:color="auto"/>
              <w:right w:val="nil"/>
            </w:tcBorders>
            <w:tcMar>
              <w:left w:w="108" w:type="dxa"/>
              <w:right w:w="108" w:type="dxa"/>
            </w:tcMar>
          </w:tcPr>
          <w:p w14:paraId="386E7E2C" w14:textId="584E8716" w:rsidR="00845E4E" w:rsidRDefault="00845E4E" w:rsidP="00845E4E">
            <w:r w:rsidRPr="091B3756">
              <w:rPr>
                <w:rFonts w:ascii="Times New Roman" w:eastAsia="Times New Roman" w:hAnsi="Times New Roman" w:cs="Times New Roman"/>
                <w:sz w:val="20"/>
                <w:szCs w:val="20"/>
              </w:rPr>
              <w:t>8</w:t>
            </w:r>
          </w:p>
        </w:tc>
      </w:tr>
      <w:tr w:rsidR="00845E4E" w14:paraId="0A35477E" w14:textId="77777777" w:rsidTr="00845E4E">
        <w:trPr>
          <w:trHeight w:val="300"/>
        </w:trPr>
        <w:tc>
          <w:tcPr>
            <w:tcW w:w="1028" w:type="dxa"/>
            <w:vMerge/>
            <w:vAlign w:val="center"/>
          </w:tcPr>
          <w:p w14:paraId="1A79C5E3" w14:textId="77777777" w:rsidR="00845E4E" w:rsidRDefault="00845E4E" w:rsidP="00845E4E"/>
        </w:tc>
        <w:tc>
          <w:tcPr>
            <w:tcW w:w="1164" w:type="dxa"/>
            <w:tcBorders>
              <w:top w:val="single" w:sz="8" w:space="0" w:color="auto"/>
              <w:left w:val="nil"/>
              <w:bottom w:val="single" w:sz="8" w:space="0" w:color="auto"/>
              <w:right w:val="nil"/>
            </w:tcBorders>
            <w:tcMar>
              <w:left w:w="108" w:type="dxa"/>
              <w:right w:w="108" w:type="dxa"/>
            </w:tcMar>
          </w:tcPr>
          <w:p w14:paraId="0C5C2AD3" w14:textId="23BD000E" w:rsidR="00845E4E" w:rsidRDefault="00845E4E" w:rsidP="00845E4E">
            <w:r w:rsidRPr="091B3756">
              <w:rPr>
                <w:rFonts w:ascii="Times New Roman" w:eastAsia="Times New Roman" w:hAnsi="Times New Roman" w:cs="Times New Roman"/>
                <w:i/>
                <w:iCs/>
                <w:sz w:val="20"/>
                <w:szCs w:val="20"/>
              </w:rPr>
              <w:t xml:space="preserve"> </w:t>
            </w:r>
          </w:p>
        </w:tc>
        <w:tc>
          <w:tcPr>
            <w:tcW w:w="1505" w:type="dxa"/>
            <w:tcBorders>
              <w:top w:val="single" w:sz="8" w:space="0" w:color="auto"/>
              <w:left w:val="nil"/>
              <w:bottom w:val="single" w:sz="8" w:space="0" w:color="auto"/>
              <w:right w:val="nil"/>
            </w:tcBorders>
            <w:tcMar>
              <w:left w:w="108" w:type="dxa"/>
              <w:right w:w="108" w:type="dxa"/>
            </w:tcMar>
          </w:tcPr>
          <w:p w14:paraId="2B6FD13E" w14:textId="09514907" w:rsidR="00845E4E" w:rsidRDefault="00845E4E" w:rsidP="00845E4E">
            <w:r w:rsidRPr="091B3756">
              <w:rPr>
                <w:rFonts w:ascii="Times New Roman" w:eastAsia="Times New Roman" w:hAnsi="Times New Roman" w:cs="Times New Roman"/>
                <w:i/>
                <w:iCs/>
                <w:sz w:val="20"/>
                <w:szCs w:val="20"/>
              </w:rPr>
              <w:t>Myrtaceae</w:t>
            </w:r>
          </w:p>
        </w:tc>
        <w:tc>
          <w:tcPr>
            <w:tcW w:w="1305" w:type="dxa"/>
            <w:tcBorders>
              <w:top w:val="single" w:sz="8" w:space="0" w:color="auto"/>
              <w:left w:val="nil"/>
              <w:bottom w:val="single" w:sz="8" w:space="0" w:color="auto"/>
              <w:right w:val="nil"/>
            </w:tcBorders>
            <w:tcMar>
              <w:left w:w="108" w:type="dxa"/>
              <w:right w:w="108" w:type="dxa"/>
            </w:tcMar>
          </w:tcPr>
          <w:p w14:paraId="178B120F" w14:textId="6169480E" w:rsidR="00845E4E" w:rsidRDefault="00845E4E" w:rsidP="00845E4E">
            <w:r w:rsidRPr="091B3756">
              <w:rPr>
                <w:rFonts w:ascii="Times New Roman" w:eastAsia="Times New Roman" w:hAnsi="Times New Roman" w:cs="Times New Roman"/>
                <w:i/>
                <w:iCs/>
                <w:sz w:val="20"/>
                <w:szCs w:val="20"/>
              </w:rPr>
              <w:t>Myrcia sp nov</w:t>
            </w:r>
          </w:p>
        </w:tc>
        <w:tc>
          <w:tcPr>
            <w:tcW w:w="1057" w:type="dxa"/>
            <w:tcBorders>
              <w:top w:val="single" w:sz="8" w:space="0" w:color="auto"/>
              <w:left w:val="nil"/>
              <w:bottom w:val="single" w:sz="8" w:space="0" w:color="auto"/>
              <w:right w:val="nil"/>
            </w:tcBorders>
            <w:tcMar>
              <w:left w:w="108" w:type="dxa"/>
              <w:right w:w="108" w:type="dxa"/>
            </w:tcMar>
          </w:tcPr>
          <w:p w14:paraId="55731E4A" w14:textId="61943A76" w:rsidR="00845E4E" w:rsidRDefault="00845E4E" w:rsidP="00845E4E">
            <w:r w:rsidRPr="091B3756">
              <w:rPr>
                <w:rFonts w:ascii="Times New Roman" w:eastAsia="Times New Roman" w:hAnsi="Times New Roman" w:cs="Times New Roman"/>
                <w:sz w:val="20"/>
                <w:szCs w:val="20"/>
              </w:rPr>
              <w:t>15</w:t>
            </w:r>
          </w:p>
        </w:tc>
        <w:tc>
          <w:tcPr>
            <w:tcW w:w="416" w:type="dxa"/>
            <w:tcBorders>
              <w:top w:val="single" w:sz="8" w:space="0" w:color="auto"/>
              <w:left w:val="nil"/>
              <w:bottom w:val="single" w:sz="8" w:space="0" w:color="auto"/>
              <w:right w:val="nil"/>
            </w:tcBorders>
            <w:tcMar>
              <w:left w:w="108" w:type="dxa"/>
              <w:right w:w="108" w:type="dxa"/>
            </w:tcMar>
          </w:tcPr>
          <w:p w14:paraId="5B311C84" w14:textId="16BFB891" w:rsidR="00845E4E" w:rsidRDefault="00845E4E" w:rsidP="00845E4E">
            <w:r w:rsidRPr="091B3756">
              <w:rPr>
                <w:rFonts w:ascii="Times New Roman" w:eastAsia="Times New Roman" w:hAnsi="Times New Roman" w:cs="Times New Roman"/>
                <w:sz w:val="20"/>
                <w:szCs w:val="20"/>
              </w:rPr>
              <w:t>10</w:t>
            </w:r>
          </w:p>
        </w:tc>
        <w:tc>
          <w:tcPr>
            <w:tcW w:w="597" w:type="dxa"/>
            <w:tcBorders>
              <w:top w:val="single" w:sz="8" w:space="0" w:color="auto"/>
              <w:left w:val="nil"/>
              <w:bottom w:val="single" w:sz="8" w:space="0" w:color="auto"/>
              <w:right w:val="nil"/>
            </w:tcBorders>
          </w:tcPr>
          <w:p w14:paraId="3E814364" w14:textId="59A8487F" w:rsidR="00845E4E" w:rsidRPr="091B3756" w:rsidRDefault="00845E4E" w:rsidP="00845E4E">
            <w:pPr>
              <w:rPr>
                <w:rFonts w:ascii="Times New Roman" w:eastAsia="Times New Roman" w:hAnsi="Times New Roman" w:cs="Times New Roman"/>
                <w:sz w:val="20"/>
                <w:szCs w:val="20"/>
              </w:rPr>
            </w:pPr>
            <w:ins w:id="238" w:author="SB" w:date="2026-07-06T12:26:00Z" w16du:dateUtc="2026-07-06T17:26:00Z">
              <w:r w:rsidRPr="091B3756">
                <w:rPr>
                  <w:rFonts w:ascii="Times New Roman" w:eastAsia="Times New Roman" w:hAnsi="Times New Roman" w:cs="Times New Roman"/>
                  <w:sz w:val="20"/>
                  <w:szCs w:val="20"/>
                </w:rPr>
                <w:t>11</w:t>
              </w:r>
            </w:ins>
          </w:p>
        </w:tc>
        <w:tc>
          <w:tcPr>
            <w:tcW w:w="597" w:type="dxa"/>
            <w:tcBorders>
              <w:top w:val="single" w:sz="8" w:space="0" w:color="auto"/>
              <w:left w:val="nil"/>
              <w:bottom w:val="single" w:sz="8" w:space="0" w:color="auto"/>
              <w:right w:val="nil"/>
            </w:tcBorders>
            <w:tcMar>
              <w:left w:w="108" w:type="dxa"/>
              <w:right w:w="108" w:type="dxa"/>
            </w:tcMar>
          </w:tcPr>
          <w:p w14:paraId="608FFF8A" w14:textId="5CCCF935" w:rsidR="00845E4E" w:rsidRDefault="00845E4E" w:rsidP="00845E4E">
            <w:r w:rsidRPr="091B3756">
              <w:rPr>
                <w:rFonts w:ascii="Times New Roman" w:eastAsia="Times New Roman" w:hAnsi="Times New Roman" w:cs="Times New Roman"/>
                <w:sz w:val="20"/>
                <w:szCs w:val="20"/>
              </w:rPr>
              <w:t>13</w:t>
            </w:r>
          </w:p>
        </w:tc>
      </w:tr>
      <w:tr w:rsidR="00845E4E" w14:paraId="5FF628E8" w14:textId="77777777" w:rsidTr="00845E4E">
        <w:trPr>
          <w:trHeight w:val="300"/>
        </w:trPr>
        <w:tc>
          <w:tcPr>
            <w:tcW w:w="1028" w:type="dxa"/>
            <w:vMerge w:val="restart"/>
            <w:tcBorders>
              <w:top w:val="nil"/>
              <w:left w:val="nil"/>
              <w:bottom w:val="single" w:sz="8" w:space="0" w:color="7F7F7F" w:themeColor="text1" w:themeTint="80"/>
              <w:right w:val="nil"/>
            </w:tcBorders>
            <w:tcMar>
              <w:left w:w="108" w:type="dxa"/>
              <w:right w:w="108" w:type="dxa"/>
            </w:tcMar>
          </w:tcPr>
          <w:p w14:paraId="2056177E" w14:textId="45E266E0" w:rsidR="00845E4E" w:rsidRDefault="00845E4E" w:rsidP="00845E4E">
            <w:r w:rsidRPr="091B3756">
              <w:rPr>
                <w:rFonts w:ascii="Times New Roman" w:eastAsia="Times New Roman" w:hAnsi="Times New Roman" w:cs="Times New Roman"/>
                <w:sz w:val="20"/>
                <w:szCs w:val="20"/>
              </w:rPr>
              <w:t>3000</w:t>
            </w:r>
          </w:p>
        </w:tc>
        <w:tc>
          <w:tcPr>
            <w:tcW w:w="1164" w:type="dxa"/>
            <w:tcBorders>
              <w:top w:val="single" w:sz="8" w:space="0" w:color="auto"/>
              <w:left w:val="nil"/>
              <w:bottom w:val="single" w:sz="8" w:space="0" w:color="auto"/>
              <w:right w:val="nil"/>
            </w:tcBorders>
            <w:tcMar>
              <w:left w:w="108" w:type="dxa"/>
              <w:right w:w="108" w:type="dxa"/>
            </w:tcMar>
          </w:tcPr>
          <w:p w14:paraId="3E3C4F7F" w14:textId="2A91E3E2" w:rsidR="00845E4E" w:rsidRDefault="00845E4E" w:rsidP="00845E4E">
            <w:r w:rsidRPr="091B3756">
              <w:rPr>
                <w:rFonts w:ascii="Times New Roman" w:eastAsia="Times New Roman" w:hAnsi="Times New Roman" w:cs="Times New Roman"/>
                <w:i/>
                <w:iCs/>
                <w:sz w:val="20"/>
                <w:szCs w:val="20"/>
              </w:rPr>
              <w:t>Evergreen upper montane forest</w:t>
            </w:r>
          </w:p>
        </w:tc>
        <w:tc>
          <w:tcPr>
            <w:tcW w:w="1505" w:type="dxa"/>
            <w:tcBorders>
              <w:top w:val="single" w:sz="8" w:space="0" w:color="auto"/>
              <w:left w:val="nil"/>
              <w:bottom w:val="single" w:sz="8" w:space="0" w:color="auto"/>
              <w:right w:val="nil"/>
            </w:tcBorders>
            <w:tcMar>
              <w:left w:w="108" w:type="dxa"/>
              <w:right w:w="108" w:type="dxa"/>
            </w:tcMar>
          </w:tcPr>
          <w:p w14:paraId="10797100" w14:textId="7FF98516" w:rsidR="00845E4E" w:rsidRDefault="00845E4E" w:rsidP="00845E4E">
            <w:r w:rsidRPr="091B3756">
              <w:rPr>
                <w:rFonts w:ascii="Times New Roman" w:eastAsia="Times New Roman" w:hAnsi="Times New Roman" w:cs="Times New Roman"/>
                <w:i/>
                <w:iCs/>
                <w:sz w:val="20"/>
                <w:szCs w:val="20"/>
              </w:rPr>
              <w:t>Chloranthaceae</w:t>
            </w:r>
          </w:p>
        </w:tc>
        <w:tc>
          <w:tcPr>
            <w:tcW w:w="1305" w:type="dxa"/>
            <w:tcBorders>
              <w:top w:val="single" w:sz="8" w:space="0" w:color="auto"/>
              <w:left w:val="nil"/>
              <w:bottom w:val="single" w:sz="8" w:space="0" w:color="auto"/>
              <w:right w:val="nil"/>
            </w:tcBorders>
            <w:tcMar>
              <w:left w:w="108" w:type="dxa"/>
              <w:right w:w="108" w:type="dxa"/>
            </w:tcMar>
          </w:tcPr>
          <w:p w14:paraId="11264F1F" w14:textId="5B628D16" w:rsidR="00845E4E" w:rsidRDefault="00845E4E" w:rsidP="00845E4E">
            <w:r w:rsidRPr="091B3756">
              <w:rPr>
                <w:rFonts w:ascii="Times New Roman" w:eastAsia="Times New Roman" w:hAnsi="Times New Roman" w:cs="Times New Roman"/>
                <w:i/>
                <w:iCs/>
                <w:sz w:val="20"/>
                <w:szCs w:val="20"/>
              </w:rPr>
              <w:t xml:space="preserve">Hedyosmun purpurascens </w:t>
            </w:r>
            <w:r w:rsidRPr="091B3756">
              <w:rPr>
                <w:rFonts w:ascii="Times New Roman" w:eastAsia="Times New Roman" w:hAnsi="Times New Roman" w:cs="Times New Roman"/>
                <w:sz w:val="20"/>
                <w:szCs w:val="20"/>
              </w:rPr>
              <w:t>Todzia</w:t>
            </w:r>
          </w:p>
        </w:tc>
        <w:tc>
          <w:tcPr>
            <w:tcW w:w="1057" w:type="dxa"/>
            <w:tcBorders>
              <w:top w:val="single" w:sz="8" w:space="0" w:color="auto"/>
              <w:left w:val="nil"/>
              <w:bottom w:val="single" w:sz="8" w:space="0" w:color="auto"/>
              <w:right w:val="nil"/>
            </w:tcBorders>
            <w:tcMar>
              <w:left w:w="108" w:type="dxa"/>
              <w:right w:w="108" w:type="dxa"/>
            </w:tcMar>
          </w:tcPr>
          <w:p w14:paraId="36F30714" w14:textId="7EFFB045" w:rsidR="00845E4E" w:rsidRDefault="00845E4E" w:rsidP="00845E4E">
            <w:r w:rsidRPr="091B3756">
              <w:rPr>
                <w:rFonts w:ascii="Times New Roman" w:eastAsia="Times New Roman" w:hAnsi="Times New Roman" w:cs="Times New Roman"/>
                <w:sz w:val="20"/>
                <w:szCs w:val="20"/>
              </w:rPr>
              <w:t>5</w:t>
            </w:r>
          </w:p>
        </w:tc>
        <w:tc>
          <w:tcPr>
            <w:tcW w:w="416" w:type="dxa"/>
            <w:tcBorders>
              <w:top w:val="single" w:sz="8" w:space="0" w:color="auto"/>
              <w:left w:val="nil"/>
              <w:bottom w:val="single" w:sz="8" w:space="0" w:color="auto"/>
              <w:right w:val="nil"/>
            </w:tcBorders>
            <w:tcMar>
              <w:left w:w="108" w:type="dxa"/>
              <w:right w:w="108" w:type="dxa"/>
            </w:tcMar>
          </w:tcPr>
          <w:p w14:paraId="72671334" w14:textId="14C76332" w:rsidR="00845E4E" w:rsidRDefault="00845E4E" w:rsidP="00845E4E">
            <w:r w:rsidRPr="091B3756">
              <w:rPr>
                <w:rFonts w:ascii="Times New Roman" w:eastAsia="Times New Roman" w:hAnsi="Times New Roman" w:cs="Times New Roman"/>
                <w:sz w:val="20"/>
                <w:szCs w:val="20"/>
              </w:rPr>
              <w:t>6</w:t>
            </w:r>
          </w:p>
        </w:tc>
        <w:tc>
          <w:tcPr>
            <w:tcW w:w="597" w:type="dxa"/>
            <w:tcBorders>
              <w:top w:val="single" w:sz="8" w:space="0" w:color="auto"/>
              <w:left w:val="nil"/>
              <w:bottom w:val="single" w:sz="8" w:space="0" w:color="auto"/>
              <w:right w:val="nil"/>
            </w:tcBorders>
          </w:tcPr>
          <w:p w14:paraId="13A3CAE9" w14:textId="27F2196A" w:rsidR="00845E4E" w:rsidRPr="091B3756" w:rsidRDefault="00845E4E" w:rsidP="00845E4E">
            <w:pPr>
              <w:rPr>
                <w:rFonts w:ascii="Times New Roman" w:eastAsia="Times New Roman" w:hAnsi="Times New Roman" w:cs="Times New Roman"/>
                <w:sz w:val="20"/>
                <w:szCs w:val="20"/>
              </w:rPr>
            </w:pPr>
            <w:ins w:id="239" w:author="SB" w:date="2026-07-06T12:26:00Z" w16du:dateUtc="2026-07-06T17:26:00Z">
              <w:r w:rsidRPr="091B3756">
                <w:rPr>
                  <w:rFonts w:ascii="Times New Roman" w:eastAsia="Times New Roman" w:hAnsi="Times New Roman" w:cs="Times New Roman"/>
                  <w:sz w:val="20"/>
                  <w:szCs w:val="20"/>
                </w:rPr>
                <w:t>7</w:t>
              </w:r>
            </w:ins>
          </w:p>
        </w:tc>
        <w:tc>
          <w:tcPr>
            <w:tcW w:w="597" w:type="dxa"/>
            <w:tcBorders>
              <w:top w:val="single" w:sz="8" w:space="0" w:color="auto"/>
              <w:left w:val="nil"/>
              <w:bottom w:val="single" w:sz="8" w:space="0" w:color="auto"/>
              <w:right w:val="nil"/>
            </w:tcBorders>
            <w:tcMar>
              <w:left w:w="108" w:type="dxa"/>
              <w:right w:w="108" w:type="dxa"/>
            </w:tcMar>
          </w:tcPr>
          <w:p w14:paraId="0CF89B4C" w14:textId="000324B4" w:rsidR="00845E4E" w:rsidRDefault="00845E4E" w:rsidP="00845E4E">
            <w:r w:rsidRPr="091B3756">
              <w:rPr>
                <w:rFonts w:ascii="Times New Roman" w:eastAsia="Times New Roman" w:hAnsi="Times New Roman" w:cs="Times New Roman"/>
                <w:sz w:val="20"/>
                <w:szCs w:val="20"/>
              </w:rPr>
              <w:t>3</w:t>
            </w:r>
          </w:p>
        </w:tc>
      </w:tr>
      <w:tr w:rsidR="00845E4E" w14:paraId="653CF8E1" w14:textId="77777777" w:rsidTr="00845E4E">
        <w:trPr>
          <w:trHeight w:val="300"/>
        </w:trPr>
        <w:tc>
          <w:tcPr>
            <w:tcW w:w="1028" w:type="dxa"/>
            <w:vMerge/>
            <w:vAlign w:val="center"/>
          </w:tcPr>
          <w:p w14:paraId="65348E42" w14:textId="77777777" w:rsidR="00845E4E" w:rsidRDefault="00845E4E" w:rsidP="00845E4E"/>
        </w:tc>
        <w:tc>
          <w:tcPr>
            <w:tcW w:w="1164" w:type="dxa"/>
            <w:tcBorders>
              <w:top w:val="single" w:sz="8" w:space="0" w:color="auto"/>
              <w:left w:val="nil"/>
              <w:bottom w:val="single" w:sz="8" w:space="0" w:color="7F7F7F" w:themeColor="text1" w:themeTint="80"/>
              <w:right w:val="nil"/>
            </w:tcBorders>
            <w:tcMar>
              <w:left w:w="108" w:type="dxa"/>
              <w:right w:w="108" w:type="dxa"/>
            </w:tcMar>
          </w:tcPr>
          <w:p w14:paraId="37E3344B" w14:textId="04B3B5B0" w:rsidR="00845E4E" w:rsidRDefault="00845E4E" w:rsidP="00845E4E">
            <w:r w:rsidRPr="091B3756">
              <w:rPr>
                <w:rFonts w:ascii="Times New Roman" w:eastAsia="Times New Roman" w:hAnsi="Times New Roman" w:cs="Times New Roman"/>
                <w:i/>
                <w:iCs/>
                <w:sz w:val="20"/>
                <w:szCs w:val="20"/>
              </w:rPr>
              <w:t xml:space="preserve"> </w:t>
            </w:r>
          </w:p>
        </w:tc>
        <w:tc>
          <w:tcPr>
            <w:tcW w:w="1505" w:type="dxa"/>
            <w:tcBorders>
              <w:top w:val="single" w:sz="8" w:space="0" w:color="auto"/>
              <w:left w:val="nil"/>
              <w:bottom w:val="single" w:sz="8" w:space="0" w:color="7F7F7F" w:themeColor="text1" w:themeTint="80"/>
              <w:right w:val="nil"/>
            </w:tcBorders>
            <w:tcMar>
              <w:left w:w="108" w:type="dxa"/>
              <w:right w:w="108" w:type="dxa"/>
            </w:tcMar>
          </w:tcPr>
          <w:p w14:paraId="19155EC7" w14:textId="51495F86" w:rsidR="00845E4E" w:rsidRDefault="00845E4E" w:rsidP="00845E4E">
            <w:r w:rsidRPr="091B3756">
              <w:rPr>
                <w:rFonts w:ascii="Times New Roman" w:eastAsia="Times New Roman" w:hAnsi="Times New Roman" w:cs="Times New Roman"/>
                <w:i/>
                <w:iCs/>
                <w:sz w:val="20"/>
                <w:szCs w:val="20"/>
              </w:rPr>
              <w:t>Cunoniaceae</w:t>
            </w:r>
          </w:p>
        </w:tc>
        <w:tc>
          <w:tcPr>
            <w:tcW w:w="1305" w:type="dxa"/>
            <w:tcBorders>
              <w:top w:val="single" w:sz="8" w:space="0" w:color="auto"/>
              <w:left w:val="nil"/>
              <w:bottom w:val="single" w:sz="8" w:space="0" w:color="7F7F7F" w:themeColor="text1" w:themeTint="80"/>
              <w:right w:val="nil"/>
            </w:tcBorders>
            <w:tcMar>
              <w:left w:w="108" w:type="dxa"/>
              <w:right w:w="108" w:type="dxa"/>
            </w:tcMar>
          </w:tcPr>
          <w:p w14:paraId="59719CC9" w14:textId="5D76FBA5" w:rsidR="00845E4E" w:rsidRDefault="00845E4E" w:rsidP="00845E4E">
            <w:r w:rsidRPr="091B3756">
              <w:rPr>
                <w:rFonts w:ascii="Times New Roman" w:eastAsia="Times New Roman" w:hAnsi="Times New Roman" w:cs="Times New Roman"/>
                <w:i/>
                <w:iCs/>
                <w:sz w:val="20"/>
                <w:szCs w:val="20"/>
              </w:rPr>
              <w:t>Weinmania loxensis</w:t>
            </w:r>
          </w:p>
          <w:p w14:paraId="237DFF42" w14:textId="7DC2FDF5" w:rsidR="00845E4E" w:rsidRDefault="00845E4E" w:rsidP="00845E4E">
            <w:r w:rsidRPr="091B3756">
              <w:rPr>
                <w:rFonts w:ascii="Times New Roman" w:eastAsia="Times New Roman" w:hAnsi="Times New Roman" w:cs="Times New Roman"/>
                <w:sz w:val="20"/>
                <w:szCs w:val="20"/>
              </w:rPr>
              <w:t>Harling</w:t>
            </w:r>
          </w:p>
        </w:tc>
        <w:tc>
          <w:tcPr>
            <w:tcW w:w="1057" w:type="dxa"/>
            <w:tcBorders>
              <w:top w:val="single" w:sz="8" w:space="0" w:color="auto"/>
              <w:left w:val="nil"/>
              <w:bottom w:val="single" w:sz="8" w:space="0" w:color="7F7F7F" w:themeColor="text1" w:themeTint="80"/>
              <w:right w:val="nil"/>
            </w:tcBorders>
            <w:tcMar>
              <w:left w:w="108" w:type="dxa"/>
              <w:right w:w="108" w:type="dxa"/>
            </w:tcMar>
          </w:tcPr>
          <w:p w14:paraId="4E7AADCE" w14:textId="3104FDE1" w:rsidR="00845E4E" w:rsidRDefault="00845E4E" w:rsidP="00845E4E">
            <w:r w:rsidRPr="091B3756">
              <w:rPr>
                <w:rFonts w:ascii="Times New Roman" w:eastAsia="Times New Roman" w:hAnsi="Times New Roman" w:cs="Times New Roman"/>
                <w:sz w:val="20"/>
                <w:szCs w:val="20"/>
              </w:rPr>
              <w:t>5</w:t>
            </w:r>
          </w:p>
        </w:tc>
        <w:tc>
          <w:tcPr>
            <w:tcW w:w="416" w:type="dxa"/>
            <w:tcBorders>
              <w:top w:val="single" w:sz="8" w:space="0" w:color="auto"/>
              <w:left w:val="nil"/>
              <w:bottom w:val="single" w:sz="8" w:space="0" w:color="7F7F7F" w:themeColor="text1" w:themeTint="80"/>
              <w:right w:val="nil"/>
            </w:tcBorders>
            <w:tcMar>
              <w:left w:w="108" w:type="dxa"/>
              <w:right w:w="108" w:type="dxa"/>
            </w:tcMar>
          </w:tcPr>
          <w:p w14:paraId="36A0ED1F" w14:textId="7414F33D" w:rsidR="00845E4E" w:rsidRDefault="00845E4E" w:rsidP="00845E4E">
            <w:r w:rsidRPr="091B3756">
              <w:rPr>
                <w:rFonts w:ascii="Times New Roman" w:eastAsia="Times New Roman" w:hAnsi="Times New Roman" w:cs="Times New Roman"/>
                <w:sz w:val="20"/>
                <w:szCs w:val="20"/>
              </w:rPr>
              <w:t>5</w:t>
            </w:r>
          </w:p>
        </w:tc>
        <w:tc>
          <w:tcPr>
            <w:tcW w:w="597" w:type="dxa"/>
            <w:tcBorders>
              <w:top w:val="single" w:sz="8" w:space="0" w:color="auto"/>
              <w:left w:val="nil"/>
              <w:bottom w:val="single" w:sz="8" w:space="0" w:color="7F7F7F" w:themeColor="text1" w:themeTint="80"/>
              <w:right w:val="nil"/>
            </w:tcBorders>
          </w:tcPr>
          <w:p w14:paraId="1B485C5F" w14:textId="0DC5B2DB" w:rsidR="00845E4E" w:rsidRPr="091B3756" w:rsidRDefault="00845E4E" w:rsidP="00845E4E">
            <w:pPr>
              <w:rPr>
                <w:rFonts w:ascii="Times New Roman" w:eastAsia="Times New Roman" w:hAnsi="Times New Roman" w:cs="Times New Roman"/>
                <w:sz w:val="20"/>
                <w:szCs w:val="20"/>
              </w:rPr>
            </w:pPr>
            <w:ins w:id="240" w:author="SB" w:date="2026-07-06T12:26:00Z" w16du:dateUtc="2026-07-06T17:26:00Z">
              <w:r w:rsidRPr="091B3756">
                <w:rPr>
                  <w:rFonts w:ascii="Times New Roman" w:eastAsia="Times New Roman" w:hAnsi="Times New Roman" w:cs="Times New Roman"/>
                  <w:sz w:val="20"/>
                  <w:szCs w:val="20"/>
                </w:rPr>
                <w:t>6</w:t>
              </w:r>
            </w:ins>
          </w:p>
        </w:tc>
        <w:tc>
          <w:tcPr>
            <w:tcW w:w="597" w:type="dxa"/>
            <w:tcBorders>
              <w:top w:val="single" w:sz="8" w:space="0" w:color="auto"/>
              <w:left w:val="nil"/>
              <w:bottom w:val="single" w:sz="8" w:space="0" w:color="7F7F7F" w:themeColor="text1" w:themeTint="80"/>
              <w:right w:val="nil"/>
            </w:tcBorders>
            <w:tcMar>
              <w:left w:w="108" w:type="dxa"/>
              <w:right w:w="108" w:type="dxa"/>
            </w:tcMar>
          </w:tcPr>
          <w:p w14:paraId="0B2AF315" w14:textId="0DAC04FF" w:rsidR="00845E4E" w:rsidRDefault="00845E4E" w:rsidP="00845E4E">
            <w:r w:rsidRPr="091B3756">
              <w:rPr>
                <w:rFonts w:ascii="Times New Roman" w:eastAsia="Times New Roman" w:hAnsi="Times New Roman" w:cs="Times New Roman"/>
                <w:sz w:val="20"/>
                <w:szCs w:val="20"/>
              </w:rPr>
              <w:t>2</w:t>
            </w:r>
          </w:p>
        </w:tc>
      </w:tr>
    </w:tbl>
    <w:p w14:paraId="3D5500AD" w14:textId="0F60062D" w:rsidR="2AFFC0BC" w:rsidRDefault="253B165C" w:rsidP="253B165C">
      <w:pPr>
        <w:spacing w:line="480" w:lineRule="auto"/>
        <w:rPr>
          <w:lang w:val="en-US"/>
        </w:rPr>
      </w:pPr>
      <w:r w:rsidRPr="253B165C">
        <w:rPr>
          <w:b/>
          <w:bCs/>
          <w:lang w:val="en-US"/>
        </w:rPr>
        <w:t xml:space="preserve">Table 2. </w:t>
      </w:r>
      <w:r w:rsidRPr="253B165C">
        <w:rPr>
          <w:lang w:val="en-US"/>
        </w:rPr>
        <w:t xml:space="preserve">Overview of </w:t>
      </w:r>
      <w:ins w:id="241" w:author="SB" w:date="2026-07-06T12:24:00Z" w16du:dateUtc="2026-07-06T17:24:00Z">
        <w:r w:rsidR="00845E4E">
          <w:rPr>
            <w:lang w:val="en-US"/>
          </w:rPr>
          <w:t xml:space="preserve">experimental design of this study. Figures under nutrient addition treatments indicate the </w:t>
        </w:r>
      </w:ins>
      <w:ins w:id="242" w:author="SB" w:date="2026-07-06T12:25:00Z" w16du:dateUtc="2026-07-06T17:25:00Z">
        <w:r w:rsidR="00845E4E">
          <w:rPr>
            <w:lang w:val="en-US"/>
          </w:rPr>
          <w:t xml:space="preserve">number of trees sampled. </w:t>
        </w:r>
      </w:ins>
      <w:del w:id="243" w:author="SB" w:date="2026-07-06T12:25:00Z" w16du:dateUtc="2026-07-06T17:25:00Z">
        <w:r w:rsidRPr="253B165C" w:rsidDel="00845E4E">
          <w:rPr>
            <w:lang w:val="en-US"/>
          </w:rPr>
          <w:delText>samples collected.</w:delText>
        </w:r>
      </w:del>
    </w:p>
    <w:p w14:paraId="6780C4B8" w14:textId="2DB964C9" w:rsidR="2AFFC0BC" w:rsidRDefault="0E1CD4D5" w:rsidP="0E1CD4D5">
      <w:pPr>
        <w:pStyle w:val="Heading3"/>
        <w:rPr>
          <w:rFonts w:cstheme="minorBidi"/>
          <w:i/>
          <w:iCs/>
          <w:lang w:val="en-US"/>
        </w:rPr>
      </w:pPr>
      <w:r w:rsidRPr="0E1CD4D5">
        <w:rPr>
          <w:lang w:val="en-US"/>
        </w:rPr>
        <w:t>Leaf morphology</w:t>
      </w:r>
    </w:p>
    <w:p w14:paraId="253C8E1C" w14:textId="0CCF69B0" w:rsidR="2AFFC0BC" w:rsidRDefault="39DAAFB9" w:rsidP="5A406B5B">
      <w:pPr>
        <w:spacing w:line="480" w:lineRule="auto"/>
        <w:jc w:val="both"/>
        <w:rPr>
          <w:lang w:val="en-US"/>
        </w:rPr>
      </w:pPr>
      <w:del w:id="244" w:author="SB" w:date="2026-07-06T12:27:00Z" w16du:dateUtc="2026-07-06T17:27:00Z">
        <w:r w:rsidRPr="39DAAFB9" w:rsidDel="00444283">
          <w:rPr>
            <w:lang w:val="en-US"/>
          </w:rPr>
          <w:delText xml:space="preserve">The </w:delText>
        </w:r>
      </w:del>
      <w:ins w:id="245" w:author="SB" w:date="2026-07-06T12:27:00Z" w16du:dateUtc="2026-07-06T17:27:00Z">
        <w:r w:rsidR="00444283">
          <w:rPr>
            <w:lang w:val="en-US"/>
          </w:rPr>
          <w:t>We followed the</w:t>
        </w:r>
        <w:r w:rsidR="00444283" w:rsidRPr="39DAAFB9">
          <w:rPr>
            <w:lang w:val="en-US"/>
          </w:rPr>
          <w:t xml:space="preserve"> </w:t>
        </w:r>
      </w:ins>
      <w:del w:id="246" w:author="SB" w:date="2026-07-06T12:27:00Z" w16du:dateUtc="2026-07-06T17:27:00Z">
        <w:r w:rsidRPr="39DAAFB9" w:rsidDel="00444283">
          <w:rPr>
            <w:lang w:val="en-US"/>
          </w:rPr>
          <w:delText xml:space="preserve">guidelines </w:delText>
        </w:r>
      </w:del>
      <w:ins w:id="247" w:author="SB" w:date="2026-07-06T12:27:00Z" w16du:dateUtc="2026-07-06T17:27:00Z">
        <w:r w:rsidR="00444283">
          <w:rPr>
            <w:lang w:val="en-US"/>
          </w:rPr>
          <w:t>protocol of</w:t>
        </w:r>
      </w:ins>
      <w:del w:id="248" w:author="SB" w:date="2026-07-06T12:27:00Z" w16du:dateUtc="2026-07-06T17:27:00Z">
        <w:r w:rsidRPr="39DAAFB9" w:rsidDel="00444283">
          <w:rPr>
            <w:lang w:val="en-US"/>
          </w:rPr>
          <w:delText>from</w:delText>
        </w:r>
      </w:del>
      <w:r w:rsidRPr="39DAAFB9">
        <w:rPr>
          <w:lang w:val="en-US"/>
        </w:rPr>
        <w:t xml:space="preserve"> </w:t>
      </w:r>
      <w:r w:rsidRPr="39DAAFB9">
        <w:rPr>
          <w:rFonts w:ascii="Calibri" w:eastAsia="Calibri" w:hAnsi="Calibri" w:cs="Calibri"/>
          <w:color w:val="000000" w:themeColor="text1"/>
          <w:lang w:val="en-US"/>
        </w:rPr>
        <w:t>Pérez-Harguindeguy et al., (2013)</w:t>
      </w:r>
      <w:r w:rsidRPr="39DAAFB9">
        <w:rPr>
          <w:rFonts w:ascii="Calibri" w:eastAsia="Calibri" w:hAnsi="Calibri" w:cs="Calibri"/>
          <w:lang w:val="en-US"/>
        </w:rPr>
        <w:t xml:space="preserve"> </w:t>
      </w:r>
      <w:del w:id="249" w:author="SB" w:date="2026-07-06T12:27:00Z" w16du:dateUtc="2026-07-06T17:27:00Z">
        <w:r w:rsidRPr="39DAAFB9" w:rsidDel="00444283">
          <w:rPr>
            <w:rFonts w:ascii="Calibri" w:eastAsia="Calibri" w:hAnsi="Calibri" w:cs="Calibri"/>
            <w:lang w:val="en-US"/>
          </w:rPr>
          <w:delText xml:space="preserve">were followed </w:delText>
        </w:r>
      </w:del>
      <w:r w:rsidRPr="39DAAFB9">
        <w:rPr>
          <w:rFonts w:ascii="Calibri" w:eastAsia="Calibri" w:hAnsi="Calibri" w:cs="Calibri"/>
          <w:lang w:val="en-US"/>
        </w:rPr>
        <w:t>to measure leaf traits.</w:t>
      </w:r>
      <w:ins w:id="250" w:author="SB" w:date="2026-07-06T12:27:00Z" w16du:dateUtc="2026-07-06T17:27:00Z">
        <w:r w:rsidR="00444283">
          <w:rPr>
            <w:rFonts w:ascii="Calibri" w:eastAsia="Calibri" w:hAnsi="Calibri" w:cs="Calibri"/>
            <w:lang w:val="en-US"/>
          </w:rPr>
          <w:t xml:space="preserve"> </w:t>
        </w:r>
      </w:ins>
      <w:ins w:id="251" w:author="SB" w:date="2026-07-06T12:28:00Z" w16du:dateUtc="2026-07-06T17:28:00Z">
        <w:r w:rsidR="00444283">
          <w:rPr>
            <w:rFonts w:ascii="Calibri" w:eastAsia="Calibri" w:hAnsi="Calibri" w:cs="Calibri"/>
            <w:lang w:val="en-US"/>
          </w:rPr>
          <w:t xml:space="preserve">Thus, we collected </w:t>
        </w:r>
      </w:ins>
      <w:ins w:id="252" w:author="SB" w:date="2026-07-06T12:29:00Z" w16du:dateUtc="2026-07-06T17:29:00Z">
        <w:r w:rsidR="00444283">
          <w:rPr>
            <w:rFonts w:ascii="Calibri" w:eastAsia="Calibri" w:hAnsi="Calibri" w:cs="Calibri"/>
            <w:lang w:val="en-US"/>
          </w:rPr>
          <w:t xml:space="preserve">xx </w:t>
        </w:r>
      </w:ins>
      <w:ins w:id="253" w:author="SB" w:date="2026-07-06T12:28:00Z" w16du:dateUtc="2026-07-06T17:28:00Z">
        <w:r w:rsidR="00444283">
          <w:rPr>
            <w:rFonts w:ascii="Calibri" w:eastAsia="Calibri" w:hAnsi="Calibri" w:cs="Calibri"/>
            <w:lang w:val="en-US"/>
          </w:rPr>
          <w:t>s</w:t>
        </w:r>
      </w:ins>
      <w:del w:id="254" w:author="SB" w:date="2026-07-06T12:28:00Z" w16du:dateUtc="2026-07-06T17:28:00Z">
        <w:r w:rsidRPr="39DAAFB9" w:rsidDel="00444283">
          <w:rPr>
            <w:rFonts w:ascii="Calibri" w:eastAsia="Calibri" w:hAnsi="Calibri" w:cs="Calibri"/>
            <w:lang w:val="en-US"/>
          </w:rPr>
          <w:delText>S</w:delText>
        </w:r>
      </w:del>
      <w:r w:rsidRPr="39DAAFB9">
        <w:rPr>
          <w:rFonts w:ascii="Calibri" w:eastAsia="Calibri" w:hAnsi="Calibri" w:cs="Calibri"/>
          <w:lang w:val="en-US"/>
        </w:rPr>
        <w:t xml:space="preserve">un-exposed </w:t>
      </w:r>
      <w:ins w:id="255" w:author="SB" w:date="2026-07-06T12:28:00Z" w16du:dateUtc="2026-07-06T17:28:00Z">
        <w:r w:rsidR="00444283">
          <w:rPr>
            <w:rFonts w:ascii="Calibri" w:eastAsia="Calibri" w:hAnsi="Calibri" w:cs="Calibri"/>
            <w:lang w:val="en-US"/>
          </w:rPr>
          <w:t xml:space="preserve">tree </w:t>
        </w:r>
      </w:ins>
      <w:r w:rsidRPr="39DAAFB9">
        <w:rPr>
          <w:rFonts w:ascii="Calibri" w:eastAsia="Calibri" w:hAnsi="Calibri" w:cs="Calibri"/>
          <w:lang w:val="en-US"/>
        </w:rPr>
        <w:t xml:space="preserve">leaves </w:t>
      </w:r>
      <w:del w:id="256" w:author="SB" w:date="2026-07-06T12:28:00Z" w16du:dateUtc="2026-07-06T17:28:00Z">
        <w:r w:rsidRPr="39DAAFB9" w:rsidDel="00444283">
          <w:rPr>
            <w:rFonts w:ascii="Calibri" w:eastAsia="Calibri" w:hAnsi="Calibri" w:cs="Calibri"/>
            <w:lang w:val="en-US"/>
          </w:rPr>
          <w:delText>were collected, and leaf functional traits were measured</w:delText>
        </w:r>
      </w:del>
      <w:ins w:id="257" w:author="SB" w:date="2026-07-06T12:28:00Z" w16du:dateUtc="2026-07-06T17:28:00Z">
        <w:r w:rsidR="00444283">
          <w:rPr>
            <w:rFonts w:ascii="Calibri" w:eastAsia="Calibri" w:hAnsi="Calibri" w:cs="Calibri"/>
            <w:lang w:val="en-US"/>
          </w:rPr>
          <w:t>to measure the following functional traits</w:t>
        </w:r>
      </w:ins>
      <w:r w:rsidRPr="39DAAFB9">
        <w:rPr>
          <w:rFonts w:ascii="Calibri" w:eastAsia="Calibri" w:hAnsi="Calibri" w:cs="Calibri"/>
          <w:lang w:val="en-US"/>
        </w:rPr>
        <w:t xml:space="preserve">: leaf area (LA), </w:t>
      </w:r>
      <w:ins w:id="258" w:author="SB" w:date="2026-07-06T12:28:00Z" w16du:dateUtc="2026-07-06T17:28:00Z">
        <w:r w:rsidR="00444283">
          <w:rPr>
            <w:rFonts w:ascii="Calibri" w:eastAsia="Calibri" w:hAnsi="Calibri" w:cs="Calibri"/>
            <w:lang w:val="en-US"/>
          </w:rPr>
          <w:t xml:space="preserve">leaf </w:t>
        </w:r>
      </w:ins>
      <w:r w:rsidRPr="39DAAFB9">
        <w:rPr>
          <w:rFonts w:ascii="Calibri" w:eastAsia="Calibri" w:hAnsi="Calibri" w:cs="Calibri"/>
          <w:lang w:val="en-US"/>
        </w:rPr>
        <w:t>thickness, force to punch, and specific leaf area (</w:t>
      </w:r>
      <w:commentRangeStart w:id="259"/>
      <w:r w:rsidRPr="39DAAFB9">
        <w:rPr>
          <w:rFonts w:ascii="Calibri" w:eastAsia="Calibri" w:hAnsi="Calibri" w:cs="Calibri"/>
          <w:lang w:val="en-US"/>
        </w:rPr>
        <w:t>SLA</w:t>
      </w:r>
      <w:commentRangeEnd w:id="259"/>
      <w:r w:rsidR="00444283" w:rsidRPr="39DAAFB9">
        <w:rPr>
          <w:rStyle w:val="CommentReference"/>
          <w:rFonts w:ascii="Calibri" w:eastAsia="Calibri" w:hAnsi="Calibri" w:cs="Calibri"/>
          <w:sz w:val="22"/>
          <w:szCs w:val="22"/>
          <w:lang w:val="en-US"/>
        </w:rPr>
        <w:commentReference w:id="259"/>
      </w:r>
      <w:r w:rsidRPr="39DAAFB9">
        <w:rPr>
          <w:rFonts w:ascii="Calibri" w:eastAsia="Calibri" w:hAnsi="Calibri" w:cs="Calibri"/>
          <w:lang w:val="en-US"/>
        </w:rPr>
        <w:t>)</w:t>
      </w:r>
      <w:r>
        <w:t>. For thickness and force to punch, thr</w:t>
      </w:r>
      <w:r w:rsidRPr="39DAAFB9">
        <w:rPr>
          <w:lang w:val="en-US"/>
        </w:rPr>
        <w:t xml:space="preserve">ee randomly selected leaves per plant were assessed at two points per leaf, avoiding veins. </w:t>
      </w:r>
      <w:r w:rsidRPr="39DAAFB9">
        <w:rPr>
          <w:rFonts w:ascii="Calibri" w:eastAsia="Calibri" w:hAnsi="Calibri" w:cs="Calibri"/>
          <w:lang w:val="en-US"/>
        </w:rPr>
        <w:t xml:space="preserve">Plant-level measures were </w:t>
      </w:r>
      <w:r w:rsidRPr="39DAAFB9">
        <w:rPr>
          <w:rFonts w:ascii="Calibri" w:eastAsia="Calibri" w:hAnsi="Calibri" w:cs="Calibri"/>
          <w:lang w:val="en-US"/>
        </w:rPr>
        <w:lastRenderedPageBreak/>
        <w:t>calculated by averaging leaf</w:t>
      </w:r>
      <w:ins w:id="260" w:author="SB" w:date="2026-07-06T12:29:00Z" w16du:dateUtc="2026-07-06T17:29:00Z">
        <w:r w:rsidR="00444283">
          <w:rPr>
            <w:rFonts w:ascii="Calibri" w:eastAsia="Calibri" w:hAnsi="Calibri" w:cs="Calibri"/>
            <w:lang w:val="en-US"/>
          </w:rPr>
          <w:t>-</w:t>
        </w:r>
      </w:ins>
      <w:del w:id="261" w:author="SB" w:date="2026-07-06T12:29:00Z" w16du:dateUtc="2026-07-06T17:29:00Z">
        <w:r w:rsidRPr="39DAAFB9" w:rsidDel="00444283">
          <w:rPr>
            <w:rFonts w:ascii="Calibri" w:eastAsia="Calibri" w:hAnsi="Calibri" w:cs="Calibri"/>
            <w:lang w:val="en-US"/>
          </w:rPr>
          <w:delText xml:space="preserve"> </w:delText>
        </w:r>
      </w:del>
      <w:r w:rsidRPr="39DAAFB9">
        <w:rPr>
          <w:rFonts w:ascii="Calibri" w:eastAsia="Calibri" w:hAnsi="Calibri" w:cs="Calibri"/>
          <w:lang w:val="en-US"/>
        </w:rPr>
        <w:t xml:space="preserve">scale measures, and then averaging among leaves. </w:t>
      </w:r>
      <w:r w:rsidRPr="39DAAFB9">
        <w:rPr>
          <w:lang w:val="en-US"/>
        </w:rPr>
        <w:t xml:space="preserve">  For each tree, 15-20 fresh leaves were scanned using a flat bed scanner (EPSON V39 II MODEL J371B). The images were analyzed with ImageJ software for calculation of leaf area. Leaves were dried in a stove 72° hours at 70°C. Specific leaf area (SLA) was estimated as the ratio of leaf a leaf dry weight. Dry samples were milled using a centrifugal mill (ZM 200, Retsch, Haan, Germany; 0.25 mm sieve).</w:t>
      </w:r>
    </w:p>
    <w:p w14:paraId="52FC1472" w14:textId="5802B3F2" w:rsidR="2AFFC0BC" w:rsidRDefault="0E1CD4D5" w:rsidP="0E1CD4D5">
      <w:pPr>
        <w:pStyle w:val="Heading3"/>
        <w:rPr>
          <w:i/>
          <w:iCs/>
          <w:lang w:val="en-US"/>
        </w:rPr>
      </w:pPr>
      <w:r w:rsidRPr="0E1CD4D5">
        <w:rPr>
          <w:lang w:val="en-US"/>
        </w:rPr>
        <w:t>Leaf stoichimetry and isotopic composition</w:t>
      </w:r>
    </w:p>
    <w:p w14:paraId="6386DB9C" w14:textId="390F55A3" w:rsidR="689C7C4D" w:rsidRDefault="3D06C4FE" w:rsidP="0E1CD4D5">
      <w:pPr>
        <w:spacing w:line="480" w:lineRule="auto"/>
        <w:jc w:val="both"/>
        <w:rPr>
          <w:lang w:val="en-US"/>
        </w:rPr>
      </w:pPr>
      <w:r w:rsidRPr="3D06C4FE">
        <w:rPr>
          <w:rFonts w:ascii="Calibri" w:eastAsia="Calibri" w:hAnsi="Calibri" w:cs="Calibri"/>
          <w:lang w:val="en-US"/>
        </w:rPr>
        <w:t xml:space="preserve">Leaf carbon content (LCC), leaf nitrogen content (LNC), and </w:t>
      </w:r>
      <w:del w:id="262" w:author="SB" w:date="2026-07-06T12:30:00Z" w16du:dateUtc="2026-07-06T17:30:00Z">
        <w:r w:rsidRPr="3D06C4FE" w:rsidDel="00444283">
          <w:rPr>
            <w:rFonts w:ascii="Calibri" w:eastAsia="Calibri" w:hAnsi="Calibri" w:cs="Calibri"/>
            <w:lang w:val="en-US"/>
          </w:rPr>
          <w:delText xml:space="preserve"> </w:delText>
        </w:r>
      </w:del>
      <w:r w:rsidRPr="3D06C4FE">
        <w:rPr>
          <w:rFonts w:ascii="Calibri" w:eastAsia="Calibri" w:hAnsi="Calibri" w:cs="Calibri"/>
          <w:lang w:val="en-US"/>
        </w:rPr>
        <w:t xml:space="preserve">δ13C (‰ v.s.V-PDB) </w:t>
      </w:r>
      <w:r w:rsidRPr="00444283">
        <w:rPr>
          <w:rFonts w:ascii="Calibri" w:eastAsia="Calibri" w:hAnsi="Calibri" w:cs="Calibri"/>
          <w:highlight w:val="yellow"/>
          <w:lang w:val="en-US"/>
          <w:rPrChange w:id="263" w:author="SB" w:date="2026-07-06T12:30:00Z" w16du:dateUtc="2026-07-06T17:30:00Z">
            <w:rPr>
              <w:rFonts w:ascii="Calibri" w:eastAsia="Calibri" w:hAnsi="Calibri" w:cs="Calibri"/>
              <w:lang w:val="en-US"/>
            </w:rPr>
          </w:rPrChange>
        </w:rPr>
        <w:t>of the bulk</w:t>
      </w:r>
      <w:r w:rsidRPr="3D06C4FE">
        <w:rPr>
          <w:rFonts w:ascii="Calibri" w:eastAsia="Calibri" w:hAnsi="Calibri" w:cs="Calibri"/>
          <w:lang w:val="en-US"/>
        </w:rPr>
        <w:t xml:space="preserve"> were analyzed using an elemental analyzer </w:t>
      </w:r>
      <w:commentRangeStart w:id="264"/>
      <w:r w:rsidRPr="3D06C4FE">
        <w:rPr>
          <w:rFonts w:ascii="Calibri" w:eastAsia="Calibri" w:hAnsi="Calibri" w:cs="Calibri"/>
          <w:lang w:val="en-US"/>
        </w:rPr>
        <w:t xml:space="preserve">(Automated Nitrogen Carbon Analyser; ANCA-SL, SerCon, 158 UK), interfaced with an Isotope Ratios Mass Spectrometer (). </w:t>
      </w:r>
      <w:commentRangeEnd w:id="264"/>
      <w:r w:rsidR="689C7C4D" w:rsidRPr="3D06C4FE">
        <w:rPr>
          <w:rStyle w:val="CommentReference"/>
          <w:sz w:val="22"/>
          <w:szCs w:val="22"/>
          <w:lang w:val="en-US"/>
        </w:rPr>
        <w:commentReference w:id="264"/>
      </w:r>
      <w:del w:id="265" w:author="SB" w:date="2026-07-06T12:30:00Z" w16du:dateUtc="2026-07-06T17:30:00Z">
        <w:r w:rsidRPr="3D06C4FE" w:rsidDel="003776AB">
          <w:rPr>
            <w:lang w:val="en-US"/>
          </w:rPr>
          <w:delText xml:space="preserve">For this article, </w:delText>
        </w:r>
      </w:del>
      <w:ins w:id="266" w:author="SB" w:date="2026-07-06T12:30:00Z" w16du:dateUtc="2026-07-06T17:30:00Z">
        <w:r w:rsidR="003776AB">
          <w:rPr>
            <w:lang w:val="en-US"/>
          </w:rPr>
          <w:t>W</w:t>
        </w:r>
      </w:ins>
      <w:del w:id="267" w:author="SB" w:date="2026-07-06T12:30:00Z" w16du:dateUtc="2026-07-06T17:30:00Z">
        <w:r w:rsidRPr="3D06C4FE" w:rsidDel="003776AB">
          <w:rPr>
            <w:lang w:val="en-US"/>
          </w:rPr>
          <w:delText>w</w:delText>
        </w:r>
      </w:del>
      <w:r w:rsidRPr="3D06C4FE">
        <w:rPr>
          <w:lang w:val="en-US"/>
        </w:rPr>
        <w:t xml:space="preserve">e also analyzed </w:t>
      </w:r>
      <w:del w:id="268" w:author="SB" w:date="2026-07-06T12:31:00Z" w16du:dateUtc="2026-07-06T17:31:00Z">
        <w:r w:rsidRPr="3D06C4FE" w:rsidDel="003776AB">
          <w:rPr>
            <w:lang w:val="en-US"/>
          </w:rPr>
          <w:delText xml:space="preserve">Nitrogen </w:delText>
        </w:r>
      </w:del>
      <w:ins w:id="269" w:author="SB" w:date="2026-07-06T12:31:00Z" w16du:dateUtc="2026-07-06T17:31:00Z">
        <w:r w:rsidR="003776AB">
          <w:rPr>
            <w:lang w:val="en-US"/>
          </w:rPr>
          <w:t>n</w:t>
        </w:r>
        <w:r w:rsidR="003776AB" w:rsidRPr="3D06C4FE">
          <w:rPr>
            <w:lang w:val="en-US"/>
          </w:rPr>
          <w:t xml:space="preserve">itrogen </w:t>
        </w:r>
      </w:ins>
      <w:r w:rsidRPr="3D06C4FE">
        <w:rPr>
          <w:lang w:val="en-US"/>
        </w:rPr>
        <w:t xml:space="preserve">and </w:t>
      </w:r>
      <w:del w:id="270" w:author="SB" w:date="2026-07-06T12:31:00Z" w16du:dateUtc="2026-07-06T17:31:00Z">
        <w:r w:rsidRPr="3D06C4FE" w:rsidDel="003776AB">
          <w:rPr>
            <w:lang w:val="en-US"/>
          </w:rPr>
          <w:delText xml:space="preserve">Phosphorus </w:delText>
        </w:r>
      </w:del>
      <w:ins w:id="271" w:author="SB" w:date="2026-07-06T12:31:00Z" w16du:dateUtc="2026-07-06T17:31:00Z">
        <w:r w:rsidR="003776AB">
          <w:rPr>
            <w:lang w:val="en-US"/>
          </w:rPr>
          <w:t>p</w:t>
        </w:r>
        <w:r w:rsidR="003776AB" w:rsidRPr="3D06C4FE">
          <w:rPr>
            <w:lang w:val="en-US"/>
          </w:rPr>
          <w:t xml:space="preserve">hosphorus </w:t>
        </w:r>
      </w:ins>
      <w:r w:rsidRPr="3D06C4FE">
        <w:rPr>
          <w:lang w:val="en-US"/>
        </w:rPr>
        <w:t>per foliar area</w:t>
      </w:r>
      <w:del w:id="272" w:author="SB" w:date="2026-07-06T12:31:00Z" w16du:dateUtc="2026-07-06T17:31:00Z">
        <w:r w:rsidRPr="3D06C4FE" w:rsidDel="003776AB">
          <w:rPr>
            <w:lang w:val="en-US"/>
          </w:rPr>
          <w:delText>,</w:delText>
        </w:r>
      </w:del>
      <w:r w:rsidRPr="3D06C4FE">
        <w:rPr>
          <w:lang w:val="en-US"/>
        </w:rPr>
        <w:t xml:space="preserve"> </w:t>
      </w:r>
      <w:del w:id="273" w:author="SB" w:date="2026-07-06T12:31:00Z" w16du:dateUtc="2026-07-06T17:31:00Z">
        <w:r w:rsidRPr="3D06C4FE" w:rsidDel="003776AB">
          <w:rPr>
            <w:lang w:val="en-US"/>
          </w:rPr>
          <w:delText xml:space="preserve">as this parameter might be interesting </w:delText>
        </w:r>
      </w:del>
      <w:r w:rsidRPr="3D06C4FE">
        <w:rPr>
          <w:lang w:val="en-US"/>
        </w:rPr>
        <w:t xml:space="preserve">to assess photosynthesis-nutrient relationships </w:t>
      </w:r>
      <w:del w:id="274" w:author="SB" w:date="2026-07-06T12:31:00Z" w16du:dateUtc="2026-07-06T17:31:00Z">
        <w:r w:rsidRPr="3D06C4FE" w:rsidDel="003776AB">
          <w:rPr>
            <w:lang w:val="en-US"/>
          </w:rPr>
          <w:delText xml:space="preserve">and give complementary insights </w:delText>
        </w:r>
      </w:del>
      <w:sdt>
        <w:sdtPr>
          <w:tag w:val="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3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
          <w:id w:val="1498434689"/>
          <w:placeholder>
            <w:docPart w:val="DefaultPlaceholder_-1854013440"/>
          </w:placeholder>
        </w:sdtPr>
        <w:sdtContent>
          <w:r w:rsidRPr="3D06C4FE">
            <w:rPr>
              <w:rFonts w:ascii="Calibri" w:eastAsia="Calibri" w:hAnsi="Calibri" w:cs="Calibri"/>
              <w:color w:val="000000" w:themeColor="text1"/>
              <w:lang w:val="en-US"/>
            </w:rPr>
            <w:t>(Lloyd et al., 2013)</w:t>
          </w:r>
        </w:sdtContent>
      </w:sdt>
      <w:r w:rsidRPr="3D06C4FE">
        <w:rPr>
          <w:rFonts w:ascii="Calibri" w:eastAsia="Calibri" w:hAnsi="Calibri" w:cs="Calibri"/>
          <w:color w:val="000000" w:themeColor="text1"/>
          <w:lang w:val="en-US"/>
        </w:rPr>
        <w:t xml:space="preserve">. </w:t>
      </w:r>
      <w:r w:rsidRPr="3D06C4FE">
        <w:rPr>
          <w:lang w:val="en-US"/>
        </w:rPr>
        <w:t>In addition,</w:t>
      </w:r>
      <w:commentRangeStart w:id="275"/>
      <w:r w:rsidRPr="3D06C4FE">
        <w:rPr>
          <w:lang w:val="en-US"/>
        </w:rPr>
        <w:t xml:space="preserve"> the leaf phosphorus content (LPC)</w:t>
      </w:r>
      <w:commentRangeEnd w:id="275"/>
      <w:r w:rsidR="689C7C4D" w:rsidRPr="3D06C4FE">
        <w:rPr>
          <w:rStyle w:val="CommentReference"/>
          <w:sz w:val="22"/>
          <w:szCs w:val="22"/>
          <w:lang w:val="en-US"/>
        </w:rPr>
        <w:commentReference w:id="275"/>
      </w:r>
      <w:r w:rsidRPr="3D06C4FE">
        <w:rPr>
          <w:lang w:val="en-US"/>
        </w:rPr>
        <w:t xml:space="preserve"> was analyzed using an Inductively Coupled Plasma Analyzer (Optima 5300DV ICP-OES, Perkin Elmer) after digesting the samples with concentrated HNO3. Stoichiometric ratios C: N, N: P, and C: P were calculated at all mass ratios.</w:t>
      </w:r>
    </w:p>
    <w:p w14:paraId="1308872C" w14:textId="13779F3C" w:rsidR="689C7C4D" w:rsidRDefault="689C7C4D" w:rsidP="0E1CD4D5">
      <w:pPr>
        <w:spacing w:line="480" w:lineRule="auto"/>
        <w:jc w:val="both"/>
        <w:rPr>
          <w:rFonts w:ascii="Calibri" w:eastAsia="Calibri" w:hAnsi="Calibri" w:cs="Calibri"/>
          <w:color w:val="000000" w:themeColor="text1"/>
          <w:lang w:val="en-US"/>
        </w:rPr>
      </w:pPr>
    </w:p>
    <w:p w14:paraId="66BF663D" w14:textId="3DC69D91" w:rsidR="002C5114" w:rsidRPr="00FC0D63" w:rsidRDefault="003776AB" w:rsidP="689C7C4D">
      <w:pPr>
        <w:spacing w:line="480" w:lineRule="auto"/>
        <w:jc w:val="both"/>
        <w:rPr>
          <w:rFonts w:ascii="Calibri" w:eastAsia="Calibri" w:hAnsi="Calibri" w:cs="Calibri"/>
          <w:lang w:val="en-US"/>
        </w:rPr>
      </w:pPr>
      <w:ins w:id="276" w:author="SB" w:date="2026-07-06T12:32:00Z" w16du:dateUtc="2026-07-06T17:32:00Z">
        <w:r>
          <w:rPr>
            <w:lang w:val="en-US"/>
          </w:rPr>
          <w:t>We obtained estimates for f</w:t>
        </w:r>
      </w:ins>
      <w:del w:id="277" w:author="SB" w:date="2026-07-06T12:32:00Z" w16du:dateUtc="2026-07-06T17:32:00Z">
        <w:r w:rsidR="3D06C4FE" w:rsidRPr="3D06C4FE" w:rsidDel="003776AB">
          <w:rPr>
            <w:lang w:val="en-US"/>
          </w:rPr>
          <w:delText>F</w:delText>
        </w:r>
      </w:del>
      <w:r w:rsidR="3D06C4FE" w:rsidRPr="3D06C4FE">
        <w:rPr>
          <w:lang w:val="en-US"/>
        </w:rPr>
        <w:t xml:space="preserve">oliar α-cellulose </w:t>
      </w:r>
      <w:del w:id="278" w:author="SB" w:date="2026-07-06T12:32:00Z" w16du:dateUtc="2026-07-06T17:32:00Z">
        <w:r w:rsidR="3D06C4FE" w:rsidRPr="3D06C4FE" w:rsidDel="003776AB">
          <w:rPr>
            <w:lang w:val="en-US"/>
          </w:rPr>
          <w:delText xml:space="preserve">extraction was performed </w:delText>
        </w:r>
      </w:del>
      <w:r w:rsidR="3D06C4FE" w:rsidRPr="3D06C4FE">
        <w:rPr>
          <w:lang w:val="en-US"/>
        </w:rPr>
        <w:t xml:space="preserve">following the method described by </w:t>
      </w:r>
      <w:sdt>
        <w:sdtPr>
          <w:tag w:val="MENDELEY_CITATION_v3_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"/>
          <w:id w:val="1022994661"/>
          <w:placeholder>
            <w:docPart w:val="DefaultPlaceholder_-1854013440"/>
          </w:placeholder>
        </w:sdtPr>
        <w:sdtContent>
          <w:r w:rsidR="3D06C4FE" w:rsidRPr="3D06C4FE">
            <w:rPr>
              <w:rFonts w:ascii="Calibri" w:eastAsia="Calibri" w:hAnsi="Calibri" w:cs="Calibri"/>
              <w:color w:val="000000" w:themeColor="text1"/>
              <w:lang w:val="en-US"/>
            </w:rPr>
            <w:t>Andreu-Hayles et al. (2019)</w:t>
          </w:r>
        </w:sdtContent>
      </w:sdt>
      <w:r w:rsidR="3D06C4FE" w:rsidRPr="3D06C4FE">
        <w:rPr>
          <w:lang w:val="en-US"/>
        </w:rPr>
        <w:t xml:space="preserve">: 30 mg of pulverized sample was added to each glass filter, and then the chemical extractions for the analysis of carbon ( </w:t>
      </w:r>
      <w:r w:rsidR="3D06C4FE" w:rsidRPr="3D06C4FE">
        <w:rPr>
          <w:rFonts w:ascii="Georgia" w:eastAsia="Georgia" w:hAnsi="Georgia" w:cs="Georgia"/>
          <w:color w:val="1F1F1F"/>
          <w:sz w:val="24"/>
          <w:szCs w:val="24"/>
          <w:lang w:val="en-US"/>
        </w:rPr>
        <w:t>δ</w:t>
      </w:r>
      <w:r w:rsidR="3D06C4FE" w:rsidRPr="3D06C4FE">
        <w:rPr>
          <w:rFonts w:ascii="Georgia" w:eastAsia="Georgia" w:hAnsi="Georgia" w:cs="Georgia"/>
          <w:color w:val="1F1F1F"/>
          <w:sz w:val="18"/>
          <w:szCs w:val="18"/>
          <w:vertAlign w:val="superscript"/>
          <w:lang w:val="en-US"/>
        </w:rPr>
        <w:t>13</w:t>
      </w:r>
      <w:r w:rsidR="3D06C4FE" w:rsidRPr="3D06C4FE">
        <w:rPr>
          <w:rFonts w:ascii="Georgia" w:eastAsia="Georgia" w:hAnsi="Georgia" w:cs="Georgia"/>
          <w:color w:val="1F1F1F"/>
          <w:sz w:val="24"/>
          <w:szCs w:val="24"/>
          <w:lang w:val="en-US"/>
        </w:rPr>
        <w:t>C</w:t>
      </w:r>
      <w:r w:rsidR="3D06C4FE" w:rsidRPr="3D06C4FE">
        <w:rPr>
          <w:rFonts w:ascii="Calibri" w:eastAsia="Calibri" w:hAnsi="Calibri" w:cs="Calibri"/>
          <w:lang w:val="en-US"/>
        </w:rPr>
        <w:t xml:space="preserve"> ) was</w:t>
      </w:r>
      <w:r w:rsidR="3D06C4FE" w:rsidRPr="3D06C4FE">
        <w:rPr>
          <w:lang w:val="en-US"/>
        </w:rPr>
        <w:t xml:space="preserve"> performed. The samples were bleached with a sodium c</w:t>
      </w:r>
      <w:del w:id="279" w:author="SB" w:date="2026-07-06T12:33:00Z" w16du:dateUtc="2026-07-06T17:33:00Z">
        <w:r w:rsidR="3D06C4FE" w:rsidRPr="3D06C4FE" w:rsidDel="003776AB">
          <w:rPr>
            <w:lang w:val="en-US"/>
          </w:rPr>
          <w:delText>l</w:delText>
        </w:r>
      </w:del>
      <w:r w:rsidR="3D06C4FE" w:rsidRPr="3D06C4FE">
        <w:rPr>
          <w:lang w:val="en-US"/>
        </w:rPr>
        <w:t>h</w:t>
      </w:r>
      <w:ins w:id="280" w:author="SB" w:date="2026-07-06T12:33:00Z" w16du:dateUtc="2026-07-06T17:33:00Z">
        <w:r>
          <w:rPr>
            <w:lang w:val="en-US"/>
          </w:rPr>
          <w:t>l</w:t>
        </w:r>
      </w:ins>
      <w:r w:rsidR="3D06C4FE" w:rsidRPr="3D06C4FE">
        <w:rPr>
          <w:lang w:val="en-US"/>
        </w:rPr>
        <w:t>orite concentration of 1.5%, followed by a NaOH 10% wash at 70°, and a NaOH 17% wash to ensure a-cellulose is extracted</w:t>
      </w:r>
      <w:ins w:id="281" w:author="SB" w:date="2026-07-06T12:33:00Z" w16du:dateUtc="2026-07-06T17:33:00Z">
        <w:r>
          <w:rPr>
            <w:lang w:val="en-US"/>
          </w:rPr>
          <w:t>;</w:t>
        </w:r>
      </w:ins>
      <w:del w:id="282" w:author="SB" w:date="2026-07-06T12:33:00Z" w16du:dateUtc="2026-07-06T17:33:00Z">
        <w:r w:rsidR="3D06C4FE" w:rsidRPr="3D06C4FE" w:rsidDel="003776AB">
          <w:rPr>
            <w:lang w:val="en-US"/>
          </w:rPr>
          <w:delText xml:space="preserve">. </w:delText>
        </w:r>
      </w:del>
      <w:r w:rsidR="3D06C4FE" w:rsidRPr="3D06C4FE">
        <w:rPr>
          <w:lang w:val="en-US"/>
        </w:rPr>
        <w:t xml:space="preserve"> 0.4 mg of α-</w:t>
      </w:r>
      <w:r w:rsidR="3D06C4FE" w:rsidRPr="3D06C4FE">
        <w:rPr>
          <w:rFonts w:ascii="Calibri" w:eastAsia="Calibri" w:hAnsi="Calibri" w:cs="Calibri"/>
          <w:lang w:val="en-US"/>
        </w:rPr>
        <w:t xml:space="preserve">cellulose </w:t>
      </w:r>
      <w:del w:id="283" w:author="SB" w:date="2026-07-06T12:33:00Z" w16du:dateUtc="2026-07-06T17:33:00Z">
        <w:r w:rsidR="3D06C4FE" w:rsidRPr="3D06C4FE" w:rsidDel="003776AB">
          <w:rPr>
            <w:rFonts w:ascii="Calibri" w:eastAsia="Calibri" w:hAnsi="Calibri" w:cs="Calibri"/>
            <w:lang w:val="en-US"/>
          </w:rPr>
          <w:delText xml:space="preserve">was </w:delText>
        </w:r>
      </w:del>
      <w:ins w:id="284" w:author="SB" w:date="2026-07-06T12:33:00Z" w16du:dateUtc="2026-07-06T17:33:00Z">
        <w:r>
          <w:rPr>
            <w:rFonts w:ascii="Calibri" w:eastAsia="Calibri" w:hAnsi="Calibri" w:cs="Calibri"/>
            <w:lang w:val="en-US"/>
          </w:rPr>
          <w:t>were</w:t>
        </w:r>
        <w:r w:rsidRPr="3D06C4FE">
          <w:rPr>
            <w:rFonts w:ascii="Calibri" w:eastAsia="Calibri" w:hAnsi="Calibri" w:cs="Calibri"/>
            <w:lang w:val="en-US"/>
          </w:rPr>
          <w:t xml:space="preserve"> </w:t>
        </w:r>
      </w:ins>
      <w:r w:rsidR="3D06C4FE" w:rsidRPr="3D06C4FE">
        <w:rPr>
          <w:rFonts w:ascii="Calibri" w:eastAsia="Calibri" w:hAnsi="Calibri" w:cs="Calibri"/>
          <w:lang w:val="en-US"/>
        </w:rPr>
        <w:t xml:space="preserve">weighed into tin capsules to determine the isotopic composition of (C </w:t>
      </w:r>
      <w:r w:rsidR="3D06C4FE" w:rsidRPr="3D06C4FE">
        <w:rPr>
          <w:vertAlign w:val="superscript"/>
          <w:lang w:val="en-US"/>
        </w:rPr>
        <w:t>13</w:t>
      </w:r>
      <w:r w:rsidR="3D06C4FE" w:rsidRPr="3D06C4FE">
        <w:rPr>
          <w:lang w:val="en-US"/>
        </w:rPr>
        <w:t>/</w:t>
      </w:r>
      <w:r w:rsidR="3D06C4FE" w:rsidRPr="3D06C4FE">
        <w:rPr>
          <w:vertAlign w:val="superscript"/>
          <w:lang w:val="en-US"/>
        </w:rPr>
        <w:t>12</w:t>
      </w:r>
      <w:r w:rsidR="3D06C4FE" w:rsidRPr="3D06C4FE">
        <w:rPr>
          <w:lang w:val="en-US"/>
        </w:rPr>
        <w:t xml:space="preserve">C) on an elemental analyzer (EA) coupled with </w:t>
      </w:r>
      <w:del w:id="285" w:author="SB" w:date="2026-07-06T12:33:00Z" w16du:dateUtc="2026-07-06T17:33:00Z">
        <w:r w:rsidR="3D06C4FE" w:rsidRPr="3D06C4FE" w:rsidDel="003776AB">
          <w:rPr>
            <w:lang w:val="en-US"/>
          </w:rPr>
          <w:delText xml:space="preserve">an </w:delText>
        </w:r>
      </w:del>
      <w:ins w:id="286" w:author="SB" w:date="2026-07-06T12:33:00Z" w16du:dateUtc="2026-07-06T17:33:00Z">
        <w:r>
          <w:rPr>
            <w:lang w:val="en-US"/>
          </w:rPr>
          <w:t>the</w:t>
        </w:r>
        <w:r w:rsidRPr="3D06C4FE">
          <w:rPr>
            <w:lang w:val="en-US"/>
          </w:rPr>
          <w:t xml:space="preserve"> </w:t>
        </w:r>
      </w:ins>
      <w:r w:rsidR="3D06C4FE" w:rsidRPr="3D06C4FE">
        <w:rPr>
          <w:lang w:val="en-US"/>
        </w:rPr>
        <w:t>isotope ratio mass spectrometer described previously.</w:t>
      </w:r>
    </w:p>
    <w:p w14:paraId="3A0A2AEA" w14:textId="17F061F7" w:rsidR="006324E7" w:rsidRPr="005160BB" w:rsidRDefault="69459468" w:rsidP="0E1CD4D5">
      <w:pPr>
        <w:pStyle w:val="Heading2"/>
        <w:rPr>
          <w:rFonts w:cstheme="minorBidi"/>
          <w:lang w:val="en-US"/>
        </w:rPr>
      </w:pPr>
      <w:commentRangeStart w:id="287"/>
      <w:r w:rsidRPr="69459468">
        <w:rPr>
          <w:lang w:val="en-US"/>
        </w:rPr>
        <w:t>Calculations and statistical analyses</w:t>
      </w:r>
      <w:commentRangeEnd w:id="287"/>
      <w:r w:rsidR="00124E20" w:rsidRPr="005160BB">
        <w:rPr>
          <w:rStyle w:val="CommentReference"/>
          <w:rFonts w:cstheme="minorBidi"/>
          <w:sz w:val="32"/>
          <w:szCs w:val="32"/>
          <w:lang w:val="en-US"/>
        </w:rPr>
        <w:commentReference w:id="287"/>
      </w:r>
    </w:p>
    <w:p w14:paraId="6D2C70C2" w14:textId="7265E67E" w:rsidR="689C7C4D" w:rsidRDefault="1A139C3D" w:rsidP="1A139C3D">
      <w:pPr>
        <w:pStyle w:val="Heading3"/>
        <w:rPr>
          <w:rFonts w:cstheme="minorBidi"/>
          <w:i/>
          <w:iCs/>
          <w:lang w:val="en-US"/>
        </w:rPr>
      </w:pPr>
      <w:r w:rsidRPr="1A139C3D">
        <w:rPr>
          <w:lang w:val="en-US"/>
        </w:rPr>
        <w:t>Data analysis</w:t>
      </w:r>
    </w:p>
    <w:p w14:paraId="1814E6B4" w14:textId="7E65C1EA" w:rsidR="689C7C4D" w:rsidRDefault="689C7C4D" w:rsidP="0E1CD4D5">
      <w:pPr>
        <w:spacing w:line="480" w:lineRule="auto"/>
        <w:jc w:val="both"/>
        <w:rPr>
          <w:rFonts w:ascii="Arial" w:eastAsia="Arial" w:hAnsi="Arial" w:cs="Arial"/>
          <w:lang w:val="en-US"/>
        </w:rPr>
      </w:pPr>
      <w:r w:rsidRPr="0E1CD4D5">
        <w:rPr>
          <w:rFonts w:ascii="Arial" w:eastAsia="Arial" w:hAnsi="Arial" w:cs="Arial"/>
          <w:lang w:val="en-US"/>
        </w:rPr>
        <w:t xml:space="preserve">The classic model of </w:t>
      </w:r>
      <w:commentRangeStart w:id="288"/>
      <w:r w:rsidRPr="0E1CD4D5">
        <w:rPr>
          <w:rFonts w:ascii="Arial" w:eastAsia="Arial" w:hAnsi="Arial" w:cs="Arial"/>
          <w:lang w:val="en-US"/>
        </w:rPr>
        <w:t>C</w:t>
      </w:r>
      <w:commentRangeEnd w:id="288"/>
      <w:r w:rsidR="003776AB" w:rsidRPr="0E1CD4D5">
        <w:rPr>
          <w:rStyle w:val="CommentReference"/>
          <w:rFonts w:ascii="Arial" w:eastAsia="Arial" w:hAnsi="Arial" w:cs="Arial"/>
          <w:sz w:val="22"/>
          <w:szCs w:val="22"/>
          <w:lang w:val="en-US"/>
        </w:rPr>
        <w:commentReference w:id="288"/>
      </w:r>
      <w:r w:rsidRPr="0E1CD4D5">
        <w:rPr>
          <w:rFonts w:ascii="Arial" w:eastAsia="Arial" w:hAnsi="Arial" w:cs="Arial"/>
          <w:lang w:val="en-US"/>
        </w:rPr>
        <w:t xml:space="preserve"> isotope discrimination during photosynthesis </w:t>
      </w:r>
      <m:oMath>
        <m:sSup>
          <m:sSupPr>
            <m:ctrlPr>
              <w:rPr>
                <w:rFonts w:ascii="Cambria Math" w:hAnsi="Cambria Math"/>
              </w:rPr>
            </m:ctrlPr>
          </m:sSupPr>
          <m:e>
            <m:r>
              <w:rPr>
                <w:rFonts w:ascii="Cambria Math" w:hAnsi="Cambria Math"/>
              </w:rPr>
              <m:t>∆</m:t>
            </m:r>
          </m:e>
          <m:sup>
            <m:r>
              <w:rPr>
                <w:rFonts w:ascii="Cambria Math" w:hAnsi="Cambria Math"/>
              </w:rPr>
              <m:t>13</m:t>
            </m:r>
          </m:sup>
        </m:sSup>
        <m:r>
          <w:rPr>
            <w:rFonts w:ascii="Cambria Math" w:hAnsi="Cambria Math"/>
          </w:rPr>
          <m:t>C</m:t>
        </m:r>
      </m:oMath>
      <w:r w:rsidRPr="0E1CD4D5">
        <w:rPr>
          <w:rFonts w:ascii="Arial" w:eastAsia="Arial" w:hAnsi="Arial" w:cs="Arial"/>
          <w:lang w:val="en-US"/>
        </w:rPr>
        <w:t xml:space="preserve">         by Farquhar et al., 1982 was used using the cellulose derived delta13C.</w:t>
      </w:r>
    </w:p>
    <w:p w14:paraId="7DFEE84C" w14:textId="220E96E4" w:rsidR="6D278649" w:rsidRDefault="00000000" w:rsidP="6A31E28F">
      <w:pPr>
        <w:spacing w:line="480" w:lineRule="auto"/>
        <w:jc w:val="both"/>
        <w:rPr>
          <w:rFonts w:ascii="Arial" w:eastAsia="Arial" w:hAnsi="Arial" w:cs="Arial"/>
        </w:rPr>
      </w:pPr>
      <m:oMath>
        <m:sSup>
          <m:sSupPr>
            <m:ctrlPr>
              <w:rPr>
                <w:rFonts w:ascii="Cambria Math" w:hAnsi="Cambria Math"/>
              </w:rPr>
            </m:ctrlPr>
          </m:sSupPr>
          <m:e>
            <m:r>
              <w:rPr>
                <w:rFonts w:ascii="Cambria Math" w:hAnsi="Cambria Math"/>
              </w:rPr>
              <m:t>∆</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air</m:t>
                </m:r>
              </m:sub>
            </m:sSub>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1+</m:t>
            </m:r>
            <m:sSup>
              <m:sSupPr>
                <m:ctrlPr>
                  <w:rPr>
                    <w:rFonts w:ascii="Cambria Math" w:hAnsi="Cambria Math"/>
                  </w:rPr>
                </m:ctrlPr>
              </m:sSupPr>
              <m:e>
                <m: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i</m:t>
                </m:r>
              </m:sub>
            </m:sSub>
          </m:den>
        </m:f>
      </m:oMath>
      <w:r w:rsidR="484AE6CF" w:rsidRPr="6A31E28F">
        <w:rPr>
          <w:rFonts w:ascii="Arial" w:eastAsia="Arial" w:hAnsi="Arial" w:cs="Arial"/>
        </w:rPr>
        <w:t xml:space="preserve">                                                  (1)</w:t>
      </w:r>
    </w:p>
    <w:p w14:paraId="57C05EC4" w14:textId="5C0031A0" w:rsidR="4F716314" w:rsidRDefault="6A31E28F" w:rsidP="6A31E28F">
      <w:pPr>
        <w:spacing w:line="480" w:lineRule="auto"/>
        <w:jc w:val="both"/>
        <w:rPr>
          <w:rFonts w:ascii="Arial" w:eastAsia="Arial" w:hAnsi="Arial" w:cs="Arial"/>
          <w:lang w:val="en-US"/>
        </w:rPr>
      </w:pPr>
      <w:r w:rsidRPr="6A31E28F">
        <w:rPr>
          <w:rFonts w:ascii="Arial" w:eastAsia="Arial" w:hAnsi="Arial" w:cs="Arial"/>
          <w:lang w:val="en-US"/>
        </w:rPr>
        <w:t xml:space="preserve"> If respiration-related fractionation, carbon isotope </w:t>
      </w:r>
      <w:del w:id="289" w:author="SB" w:date="2026-07-06T12:36:00Z" w16du:dateUtc="2026-07-06T17:36:00Z">
        <w:r w:rsidRPr="6A31E28F" w:rsidDel="003776AB">
          <w:rPr>
            <w:rFonts w:ascii="Arial" w:eastAsia="Arial" w:hAnsi="Arial" w:cs="Arial"/>
            <w:lang w:val="en-US"/>
          </w:rPr>
          <w:delText>can be</w:delText>
        </w:r>
      </w:del>
      <w:ins w:id="290" w:author="SB" w:date="2026-07-06T12:36:00Z" w16du:dateUtc="2026-07-06T17:36:00Z">
        <w:r w:rsidR="003776AB">
          <w:rPr>
            <w:rFonts w:ascii="Arial" w:eastAsia="Arial" w:hAnsi="Arial" w:cs="Arial"/>
            <w:lang w:val="en-US"/>
          </w:rPr>
          <w:t>was estimated</w:t>
        </w:r>
      </w:ins>
      <w:del w:id="291" w:author="SB" w:date="2026-07-06T12:36:00Z" w16du:dateUtc="2026-07-06T17:36:00Z">
        <w:r w:rsidRPr="6A31E28F" w:rsidDel="003776AB">
          <w:rPr>
            <w:rFonts w:ascii="Arial" w:eastAsia="Arial" w:hAnsi="Arial" w:cs="Arial"/>
            <w:lang w:val="en-US"/>
          </w:rPr>
          <w:delText xml:space="preserve"> describe</w:delText>
        </w:r>
      </w:del>
      <w:r w:rsidRPr="6A31E28F">
        <w:rPr>
          <w:rFonts w:ascii="Arial" w:eastAsia="Arial" w:hAnsi="Arial" w:cs="Arial"/>
          <w:lang w:val="en-US"/>
        </w:rPr>
        <w:t xml:space="preserve"> as: </w:t>
      </w:r>
    </w:p>
    <w:p w14:paraId="38A8F8E5" w14:textId="4144BC32" w:rsidR="4F716314" w:rsidRDefault="00000000" w:rsidP="6A31E28F">
      <w:pPr>
        <w:spacing w:line="480" w:lineRule="auto"/>
        <w:jc w:val="both"/>
        <w:rPr>
          <w:rFonts w:ascii="Arial" w:eastAsia="Arial" w:hAnsi="Arial" w:cs="Arial"/>
        </w:rPr>
      </w:pPr>
      <m:oMath>
        <m:sSup>
          <m:sSupPr>
            <m:ctrlPr>
              <w:rPr>
                <w:rFonts w:ascii="Cambria Math" w:hAnsi="Cambria Math"/>
              </w:rPr>
            </m:ctrlPr>
          </m:sSupPr>
          <m:e>
            <m:r>
              <w:rPr>
                <w:rFonts w:ascii="Cambria Math" w:hAnsi="Cambria Math"/>
              </w:rPr>
              <m:t>∆</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=a+</m:t>
        </m:r>
        <m:d>
          <m:dPr>
            <m:ctrlPr>
              <w:rPr>
                <w:rFonts w:ascii="Cambria Math" w:hAnsi="Cambria Math"/>
              </w:rPr>
            </m:ctrlPr>
          </m:dPr>
          <m:e>
            <m:r>
              <w:rPr>
                <w:rFonts w:ascii="Cambria Math" w:hAnsi="Cambria Math"/>
              </w:rPr>
              <m:t>b-a</m:t>
            </m:r>
          </m:e>
        </m:d>
        <m:f>
          <m:fPr>
            <m:ctrlPr>
              <w:rPr>
                <w:rFonts w:ascii="Cambria Math" w:hAnsi="Cambria Math"/>
              </w:rPr>
            </m:ctrlPr>
          </m:fPr>
          <m:num>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i</m:t>
                    </m:r>
                  </m:e>
                  <m:sub/>
                </m:sSub>
              </m:sub>
            </m:sSub>
          </m:num>
          <m:den>
            <m:sSub>
              <m:sSubPr>
                <m:ctrlPr>
                  <w:rPr>
                    <w:rFonts w:ascii="Cambria Math" w:hAnsi="Cambria Math"/>
                  </w:rPr>
                </m:ctrlPr>
              </m:sSubPr>
              <m:e>
                <m:r>
                  <w:rPr>
                    <w:rFonts w:ascii="Cambria Math" w:hAnsi="Cambria Math"/>
                  </w:rPr>
                  <m:t>C</m:t>
                </m:r>
              </m:e>
              <m:sub>
                <m:r>
                  <w:rPr>
                    <w:rFonts w:ascii="Cambria Math" w:hAnsi="Cambria Math"/>
                  </w:rPr>
                  <m:t>a</m:t>
                </m:r>
              </m:sub>
            </m:sSub>
          </m:den>
        </m:f>
        <m: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Γ</m:t>
            </m:r>
            <m:r>
              <w:rPr>
                <w:rFonts w:ascii="Cambria Math" w:hAnsi="Cambria Math"/>
              </w:rPr>
              <m:t>⋅</m:t>
            </m:r>
          </m:num>
          <m:den>
            <m:sSub>
              <m:sSubPr>
                <m:ctrlPr>
                  <w:rPr>
                    <w:rFonts w:ascii="Cambria Math" w:hAnsi="Cambria Math"/>
                  </w:rPr>
                </m:ctrlPr>
              </m:sSubPr>
              <m:e>
                <m:r>
                  <w:rPr>
                    <w:rFonts w:ascii="Cambria Math" w:hAnsi="Cambria Math"/>
                  </w:rPr>
                  <m:t>C</m:t>
                </m:r>
              </m:e>
              <m:sub>
                <m:r>
                  <w:rPr>
                    <w:rFonts w:ascii="Cambria Math" w:hAnsi="Cambria Math"/>
                  </w:rPr>
                  <m:t>a</m:t>
                </m:r>
              </m:sub>
            </m:sSub>
          </m:den>
        </m:f>
      </m:oMath>
      <w:r w:rsidR="0E1CD4D5" w:rsidRPr="0E1CD4D5">
        <w:rPr>
          <w:rFonts w:ascii="Arial" w:eastAsia="Arial" w:hAnsi="Arial" w:cs="Arial"/>
        </w:rPr>
        <w:t xml:space="preserve">                                                   (2)</w:t>
      </w:r>
    </w:p>
    <w:p w14:paraId="4BD7B83E" w14:textId="21062355" w:rsidR="4F716314" w:rsidRDefault="39DAAFB9" w:rsidP="39DAAFB9">
      <w:pPr>
        <w:spacing w:line="480" w:lineRule="auto"/>
        <w:jc w:val="both"/>
        <w:rPr>
          <w:rFonts w:ascii="Arial" w:eastAsia="Arial" w:hAnsi="Arial" w:cs="Arial"/>
          <w:color w:val="000000" w:themeColor="text1"/>
        </w:rPr>
      </w:pPr>
      <w:del w:id="292" w:author="SB" w:date="2026-07-06T12:36:00Z" w16du:dateUtc="2026-07-06T17:36:00Z">
        <w:r w:rsidRPr="39DAAFB9" w:rsidDel="003776AB">
          <w:rPr>
            <w:rFonts w:ascii="Arial" w:eastAsia="Arial" w:hAnsi="Arial" w:cs="Arial"/>
            <w:color w:val="000000" w:themeColor="text1"/>
          </w:rPr>
          <w:delText>The parameter</w:delText>
        </w:r>
      </w:del>
      <w:ins w:id="293" w:author="SB" w:date="2026-07-06T12:36:00Z" w16du:dateUtc="2026-07-06T17:36:00Z">
        <w:r w:rsidR="003776AB">
          <w:rPr>
            <w:rFonts w:ascii="Arial" w:eastAsia="Arial" w:hAnsi="Arial" w:cs="Arial"/>
            <w:color w:val="000000" w:themeColor="text1"/>
          </w:rPr>
          <w:t>where :</w:t>
        </w:r>
      </w:ins>
      <w:r w:rsidRPr="39DAAFB9">
        <w:rPr>
          <w:rFonts w:ascii="Arial" w:eastAsia="Arial" w:hAnsi="Arial" w:cs="Arial"/>
          <w:color w:val="000000" w:themeColor="text1"/>
        </w:rPr>
        <w:t xml:space="preserve"> </w:t>
      </w:r>
      <w:r w:rsidRPr="39DAAFB9">
        <w:rPr>
          <w:rFonts w:ascii="Arial" w:eastAsia="Arial" w:hAnsi="Arial" w:cs="Arial"/>
          <w:i/>
          <w:iCs/>
          <w:color w:val="000000" w:themeColor="text1"/>
        </w:rPr>
        <w:t>a</w:t>
      </w:r>
      <w:r w:rsidRPr="39DAAFB9">
        <w:rPr>
          <w:rFonts w:ascii="Arial" w:eastAsia="Arial" w:hAnsi="Arial" w:cs="Arial"/>
          <w:color w:val="000000" w:themeColor="text1"/>
        </w:rPr>
        <w:t xml:space="preserve"> represents fractionation during CO₂ diffusion through the stomata (a = 4.4‰), </w:t>
      </w:r>
      <w:del w:id="294" w:author="SB" w:date="2026-07-06T12:36:00Z" w16du:dateUtc="2026-07-06T17:36:00Z">
        <w:r w:rsidRPr="39DAAFB9" w:rsidDel="003776AB">
          <w:rPr>
            <w:rFonts w:ascii="Arial" w:eastAsia="Arial" w:hAnsi="Arial" w:cs="Arial"/>
            <w:color w:val="000000" w:themeColor="text1"/>
          </w:rPr>
          <w:delText xml:space="preserve">while </w:delText>
        </w:r>
      </w:del>
      <w:r w:rsidRPr="39DAAFB9">
        <w:rPr>
          <w:rFonts w:ascii="Arial" w:eastAsia="Arial" w:hAnsi="Arial" w:cs="Arial"/>
          <w:i/>
          <w:iCs/>
          <w:color w:val="000000" w:themeColor="text1"/>
        </w:rPr>
        <w:t>b</w:t>
      </w:r>
      <w:r w:rsidRPr="39DAAFB9">
        <w:rPr>
          <w:rFonts w:ascii="Arial" w:eastAsia="Arial" w:hAnsi="Arial" w:cs="Arial"/>
          <w:color w:val="000000" w:themeColor="text1"/>
        </w:rPr>
        <w:t xml:space="preserve"> corresponds to fractionation associated with carboxylation by Rubisco and PEP carboxylase (b = 27‰). An additional term accounts for fractionation during photorespiration (</w:t>
      </w:r>
      <w:r w:rsidRPr="39DAAFB9">
        <w:rPr>
          <w:rFonts w:ascii="Arial" w:eastAsia="Arial" w:hAnsi="Arial" w:cs="Arial"/>
          <w:i/>
          <w:iCs/>
          <w:color w:val="000000" w:themeColor="text1"/>
        </w:rPr>
        <w:t>f</w:t>
      </w:r>
      <w:r w:rsidRPr="39DAAFB9">
        <w:rPr>
          <w:rFonts w:ascii="Arial" w:eastAsia="Arial" w:hAnsi="Arial" w:cs="Arial"/>
          <w:color w:val="000000" w:themeColor="text1"/>
        </w:rPr>
        <w:t xml:space="preserve"> = 12‰), where </w:t>
      </w:r>
      <w:r w:rsidRPr="39DAAFB9">
        <w:rPr>
          <w:rFonts w:ascii="Arial" w:eastAsia="Arial" w:hAnsi="Arial" w:cs="Arial"/>
          <w:color w:val="000000" w:themeColor="text1"/>
          <w:lang w:val="es-MX"/>
        </w:rPr>
        <w:t>Γ</w:t>
      </w:r>
      <w:r w:rsidRPr="39DAAFB9">
        <w:rPr>
          <w:rFonts w:ascii="Arial" w:eastAsia="Arial" w:hAnsi="Arial" w:cs="Arial"/>
          <w:color w:val="000000" w:themeColor="text1"/>
        </w:rPr>
        <w:t xml:space="preserve">* denotes the CO₂ compensation point in the absence of day respiration (≈ 40 ppmv). </w:t>
      </w:r>
    </w:p>
    <w:p w14:paraId="5AA5EF20" w14:textId="698D35AE" w:rsidR="4F716314" w:rsidRDefault="4F716314" w:rsidP="67539EFF">
      <w:pPr>
        <w:shd w:val="clear" w:color="auto" w:fill="FFFFFF" w:themeFill="background1"/>
        <w:spacing w:after="0" w:line="480" w:lineRule="auto"/>
        <w:jc w:val="both"/>
        <w:rPr>
          <w:rFonts w:ascii="Calibri" w:eastAsia="Calibri" w:hAnsi="Calibri" w:cs="Calibri"/>
          <w:color w:val="000000" w:themeColor="text1"/>
        </w:rPr>
      </w:pPr>
      <m:oMath>
        <m:r>
          <w:rPr>
            <w:rFonts w:ascii="Cambria Math" w:hAnsi="Cambria Math"/>
          </w:rPr>
          <m:t>Ci=</m:t>
        </m:r>
        <m:f>
          <m:fPr>
            <m:ctrlPr>
              <w:rPr>
                <w:rFonts w:ascii="Cambria Math" w:hAnsi="Cambria Math"/>
              </w:rPr>
            </m:ctrlPr>
          </m:fPr>
          <m:num>
            <m:r>
              <w:rPr>
                <w:rFonts w:ascii="Cambria Math" w:hAnsi="Cambria Math"/>
              </w:rPr>
              <m:t>Ca</m:t>
            </m:r>
            <m:d>
              <m:dPr>
                <m:ctrlPr>
                  <w:rPr>
                    <w:rFonts w:ascii="Cambria Math" w:hAnsi="Cambria Math"/>
                  </w:rPr>
                </m:ctrlPr>
              </m:dPr>
              <m:e>
                <m:r>
                  <m:rPr>
                    <m:sty m:val="p"/>
                  </m:rPr>
                  <w:rPr>
                    <w:rFonts w:ascii="Cambria Math" w:hAnsi="Cambria Math"/>
                  </w:rPr>
                  <m:t>Δ</m:t>
                </m:r>
                <m:r>
                  <w:rPr>
                    <w:rFonts w:ascii="Cambria Math" w:hAnsi="Cambria Math"/>
                  </w:rPr>
                  <m:t>13Ccell-a</m:t>
                </m:r>
              </m:e>
            </m:d>
            <m:r>
              <w:rPr>
                <w:rFonts w:ascii="Cambria Math" w:hAnsi="Cambria Math"/>
              </w:rPr>
              <m:t>+f</m:t>
            </m:r>
            <m:sSup>
              <m:sSupPr>
                <m:ctrlPr>
                  <w:rPr>
                    <w:rFonts w:ascii="Cambria Math" w:hAnsi="Cambria Math"/>
                  </w:rPr>
                </m:ctrlPr>
              </m:sSupPr>
              <m:e>
                <m:r>
                  <w:rPr>
                    <w:rFonts w:ascii="Cambria Math" w:hAnsi="Cambria Math"/>
                  </w:rPr>
                  <m:t>τ</m:t>
                </m:r>
              </m:e>
              <m:sup>
                <m:r>
                  <w:rPr>
                    <w:rFonts w:ascii="Cambria Math" w:hAnsi="Cambria Math"/>
                  </w:rPr>
                  <m:t>⋅</m:t>
                </m:r>
              </m:sup>
            </m:sSup>
          </m:num>
          <m:den>
            <m:r>
              <w:rPr>
                <w:rFonts w:ascii="Cambria Math" w:hAnsi="Cambria Math"/>
              </w:rPr>
              <m:t>b-a</m:t>
            </m:r>
          </m:den>
        </m:f>
      </m:oMath>
      <w:r w:rsidR="67539EFF" w:rsidRPr="67539EFF">
        <w:rPr>
          <w:rFonts w:ascii="MathJax_Math-italic" w:eastAsia="MathJax_Math-italic" w:hAnsi="MathJax_Math-italic" w:cs="MathJax_Math-italic"/>
          <w:color w:val="000000" w:themeColor="text1"/>
        </w:rPr>
        <w:t xml:space="preserve">                                                              (3)</w:t>
      </w:r>
    </w:p>
    <w:p w14:paraId="6F2E9FD6" w14:textId="4D0DC84F" w:rsidR="4F716314" w:rsidRDefault="6A31E28F" w:rsidP="6A31E28F">
      <w:pPr>
        <w:spacing w:line="480" w:lineRule="auto"/>
        <w:jc w:val="both"/>
      </w:pPr>
      <w:r w:rsidRPr="6A31E28F">
        <w:rPr>
          <w:rFonts w:ascii="Calibri" w:eastAsia="Calibri" w:hAnsi="Calibri" w:cs="Calibri"/>
        </w:rPr>
        <w:t>Photosynthetic rate (</w:t>
      </w:r>
      <w:r w:rsidRPr="6A31E28F">
        <w:rPr>
          <w:rFonts w:ascii="Calibri" w:eastAsia="Calibri" w:hAnsi="Calibri" w:cs="Calibri"/>
          <w:i/>
          <w:iCs/>
        </w:rPr>
        <w:t>A</w:t>
      </w:r>
      <w:r w:rsidRPr="6A31E28F">
        <w:rPr>
          <w:rFonts w:ascii="Calibri" w:eastAsia="Calibri" w:hAnsi="Calibri" w:cs="Calibri"/>
        </w:rPr>
        <w:t>) and stomatal conductance (</w:t>
      </w:r>
      <w:r w:rsidRPr="6A31E28F">
        <w:rPr>
          <w:rFonts w:ascii="Calibri" w:eastAsia="Calibri" w:hAnsi="Calibri" w:cs="Calibri"/>
          <w:i/>
          <w:iCs/>
        </w:rPr>
        <w:t>g</w:t>
      </w:r>
      <w:r w:rsidRPr="6A31E28F">
        <w:rPr>
          <w:rFonts w:ascii="Cambria Math" w:eastAsia="Cambria Math" w:hAnsi="Cambria Math" w:cs="Cambria Math"/>
          <w:i/>
          <w:iCs/>
        </w:rPr>
        <w:t>ₛ</w:t>
      </w:r>
      <w:r w:rsidRPr="6A31E28F">
        <w:rPr>
          <w:rFonts w:ascii="Calibri" w:eastAsia="Calibri" w:hAnsi="Calibri" w:cs="Calibri"/>
        </w:rPr>
        <w:t>) regulate  CO₂ concentration in the stomatal cavity (</w:t>
      </w:r>
      <w:r w:rsidRPr="6A31E28F">
        <w:rPr>
          <w:rFonts w:ascii="Calibri" w:eastAsia="Calibri" w:hAnsi="Calibri" w:cs="Calibri"/>
          <w:i/>
          <w:iCs/>
        </w:rPr>
        <w:t>C</w:t>
      </w:r>
      <w:r w:rsidRPr="6A31E28F">
        <w:rPr>
          <w:rFonts w:ascii="Calibri" w:eastAsia="Calibri" w:hAnsi="Calibri" w:cs="Calibri"/>
          <w:i/>
          <w:iCs/>
          <w:lang w:val="es-MX"/>
        </w:rPr>
        <w:t>ᵢ</w:t>
      </w:r>
      <w:r w:rsidRPr="6A31E28F">
        <w:rPr>
          <w:rFonts w:ascii="Calibri" w:eastAsia="Calibri" w:hAnsi="Calibri" w:cs="Calibri"/>
        </w:rPr>
        <w:t xml:space="preserve">), while atmospheric CO₂ concentration is represented by </w:t>
      </w:r>
      <w:r w:rsidRPr="6A31E28F">
        <w:rPr>
          <w:rFonts w:ascii="Calibri" w:eastAsia="Calibri" w:hAnsi="Calibri" w:cs="Calibri"/>
          <w:i/>
          <w:iCs/>
        </w:rPr>
        <w:t>Cₐ</w:t>
      </w:r>
      <w:r w:rsidRPr="6A31E28F">
        <w:rPr>
          <w:rFonts w:ascii="Calibri" w:eastAsia="Calibri" w:hAnsi="Calibri" w:cs="Calibri"/>
        </w:rPr>
        <w:t>.</w:t>
      </w:r>
    </w:p>
    <w:p w14:paraId="0941D8E2" w14:textId="12F65360" w:rsidR="3945D156" w:rsidRDefault="3945D156" w:rsidP="3945D156">
      <w:pPr>
        <w:spacing w:line="480" w:lineRule="auto"/>
        <w:jc w:val="both"/>
      </w:pPr>
      <m:oMath>
        <m:r>
          <w:rPr>
            <w:rFonts w:ascii="Cambria Math" w:hAnsi="Cambria Math"/>
          </w:rPr>
          <m:t>WUE=</m:t>
        </m:r>
        <m:f>
          <m:fPr>
            <m:ctrlPr>
              <w:rPr>
                <w:rFonts w:ascii="Cambria Math" w:hAnsi="Cambria Math"/>
              </w:rPr>
            </m:ctrlPr>
          </m:fPr>
          <m:num>
            <m:r>
              <w:rPr>
                <w:rFonts w:ascii="Cambria Math" w:hAnsi="Cambria Math"/>
              </w:rPr>
              <m:t>A</m:t>
            </m:r>
          </m:num>
          <m:den>
            <m:r>
              <w:rPr>
                <w:rFonts w:ascii="Cambria Math" w:hAnsi="Cambria Math"/>
              </w:rPr>
              <m:t>gs</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m:t>
                </m:r>
              </m:sub>
            </m:sSub>
          </m:num>
          <m:den>
            <m:r>
              <w:rPr>
                <w:rFonts w:ascii="Cambria Math" w:hAnsi="Cambria Math"/>
              </w:rPr>
              <m:t>1.6</m:t>
            </m:r>
          </m:den>
        </m:f>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a</m:t>
                    </m:r>
                  </m:sub>
                </m:sSub>
              </m:den>
            </m:f>
          </m:e>
        </m:d>
      </m:oMath>
      <w:r w:rsidR="0E1CD4D5">
        <w:t xml:space="preserve">                                                             </w:t>
      </w:r>
      <w:r w:rsidR="0E1CD4D5" w:rsidRPr="0E1CD4D5">
        <w:rPr>
          <w:sz w:val="24"/>
          <w:szCs w:val="24"/>
        </w:rPr>
        <w:t xml:space="preserve">     (4)</w:t>
      </w:r>
    </w:p>
    <w:p w14:paraId="095274AB" w14:textId="6DF3B2BF" w:rsidR="1A9B8BB1" w:rsidRDefault="7E5CEADE" w:rsidP="1A9B8BB1">
      <w:pPr>
        <w:spacing w:line="480" w:lineRule="auto"/>
        <w:jc w:val="both"/>
      </w:pPr>
      <w:r w:rsidRPr="7E5CEADE">
        <w:rPr>
          <w:rFonts w:ascii="Calibri" w:eastAsia="Calibri" w:hAnsi="Calibri" w:cs="Calibri"/>
          <w:lang w:val="en-US"/>
        </w:rPr>
        <w:t>We used annual atmospheric CO₂ concentrations of 421.08 ppm for 2023 and 424.61 ppm for 2024, together with mean annual atmospheric δ¹³C values of −8.6475‰ and −8.71916‰, respectively, derived from global observatory records from Scripps CO2 Program (http://scrippsco2.ucsd.edu). Atmospheric</w:t>
      </w:r>
      <w:ins w:id="295" w:author="SB" w:date="2026-07-06T12:37:00Z" w16du:dateUtc="2026-07-06T17:37:00Z">
        <w:r w:rsidR="003776AB">
          <w:rPr>
            <w:rFonts w:ascii="Calibri" w:eastAsia="Calibri" w:hAnsi="Calibri" w:cs="Calibri"/>
            <w:lang w:val="en-US"/>
          </w:rPr>
          <w:t xml:space="preserve"> sample</w:t>
        </w:r>
      </w:ins>
      <w:r w:rsidRPr="7E5CEADE">
        <w:rPr>
          <w:rFonts w:ascii="Calibri" w:eastAsia="Calibri" w:hAnsi="Calibri" w:cs="Calibri"/>
          <w:lang w:val="en-US"/>
        </w:rPr>
        <w:t xml:space="preserve"> flask </w:t>
      </w:r>
      <w:del w:id="296" w:author="SB" w:date="2026-07-06T12:37:00Z" w16du:dateUtc="2026-07-06T17:37:00Z">
        <w:r w:rsidRPr="7E5CEADE" w:rsidDel="003776AB">
          <w:rPr>
            <w:rFonts w:ascii="Calibri" w:eastAsia="Calibri" w:hAnsi="Calibri" w:cs="Calibri"/>
            <w:lang w:val="en-US"/>
          </w:rPr>
          <w:delText xml:space="preserve">samples </w:delText>
        </w:r>
      </w:del>
      <w:r w:rsidRPr="7E5CEADE">
        <w:rPr>
          <w:rFonts w:ascii="Calibri" w:eastAsia="Calibri" w:hAnsi="Calibri" w:cs="Calibri"/>
          <w:lang w:val="en-US"/>
        </w:rPr>
        <w:t>were collected along the elevational gradient to assess potential local variation in delta13C, showing no differences (Figure S1). We</w:t>
      </w:r>
      <w:ins w:id="297" w:author="SB" w:date="2026-07-06T12:37:00Z" w16du:dateUtc="2026-07-06T17:37:00Z">
        <w:r w:rsidR="003776AB">
          <w:rPr>
            <w:rFonts w:ascii="Calibri" w:eastAsia="Calibri" w:hAnsi="Calibri" w:cs="Calibri"/>
            <w:lang w:val="en-US"/>
          </w:rPr>
          <w:t xml:space="preserve"> </w:t>
        </w:r>
      </w:ins>
      <w:del w:id="298" w:author="SB" w:date="2026-07-06T12:37:00Z" w16du:dateUtc="2026-07-06T17:37:00Z">
        <w:r w:rsidRPr="7E5CEADE" w:rsidDel="003776AB">
          <w:rPr>
            <w:rFonts w:ascii="Calibri" w:eastAsia="Calibri" w:hAnsi="Calibri" w:cs="Calibri"/>
            <w:lang w:val="en-US"/>
          </w:rPr>
          <w:delText xml:space="preserve"> </w:delText>
        </w:r>
      </w:del>
      <w:r w:rsidRPr="7E5CEADE">
        <w:rPr>
          <w:rFonts w:ascii="Calibri" w:eastAsia="Calibri" w:hAnsi="Calibri" w:cs="Calibri"/>
          <w:lang w:val="en-US"/>
        </w:rPr>
        <w:t>therefore, considered globally standardized atmospheric records to provide a more robust and consistent baseline for intrinsic water-use efficiency (iWUE) calculations.</w:t>
      </w:r>
    </w:p>
    <w:p w14:paraId="1F56AFA0" w14:textId="56C1DE09" w:rsidR="003E5E50" w:rsidRPr="005160BB" w:rsidRDefault="75786DAA" w:rsidP="75786DAA">
      <w:pPr>
        <w:spacing w:line="480" w:lineRule="auto"/>
        <w:jc w:val="both"/>
        <w:rPr>
          <w:i/>
          <w:iCs/>
          <w:lang w:val="en-US"/>
        </w:rPr>
      </w:pPr>
      <w:r w:rsidRPr="75786DAA">
        <w:rPr>
          <w:i/>
          <w:iCs/>
          <w:lang w:val="en-US"/>
        </w:rPr>
        <w:t>Statistical analyses</w:t>
      </w:r>
    </w:p>
    <w:p w14:paraId="7CDC7593" w14:textId="139D2B63" w:rsidR="75786DAA" w:rsidRDefault="5FB48D9D" w:rsidP="75786DAA">
      <w:pPr>
        <w:spacing w:before="240" w:after="240" w:line="360" w:lineRule="auto"/>
        <w:jc w:val="both"/>
        <w:rPr>
          <w:rFonts w:eastAsiaTheme="minorEastAsia"/>
          <w:sz w:val="24"/>
          <w:szCs w:val="24"/>
          <w:lang w:val="en-US"/>
        </w:rPr>
      </w:pPr>
      <w:commentRangeStart w:id="299"/>
      <w:r w:rsidRPr="5FB48D9D">
        <w:rPr>
          <w:rFonts w:eastAsiaTheme="minorEastAsia"/>
          <w:sz w:val="24"/>
          <w:szCs w:val="24"/>
          <w:lang w:val="en-US"/>
        </w:rPr>
        <w:t>To analyze trends between the different species were evaluated using one-way ANOVAs on control individuals. Since species composition differed among elevations and no species occurred across all elevation bands, species identity and elevation can</w:t>
      </w:r>
      <w:del w:id="300" w:author="SB" w:date="2026-07-06T12:39:00Z" w16du:dateUtc="2026-07-06T17:39:00Z">
        <w:r w:rsidRPr="5FB48D9D" w:rsidDel="003776AB">
          <w:rPr>
            <w:rFonts w:eastAsiaTheme="minorEastAsia"/>
            <w:sz w:val="24"/>
            <w:szCs w:val="24"/>
            <w:lang w:val="en-US"/>
          </w:rPr>
          <w:delText xml:space="preserve"> </w:delText>
        </w:r>
      </w:del>
      <w:r w:rsidRPr="5FB48D9D">
        <w:rPr>
          <w:rFonts w:eastAsiaTheme="minorEastAsia"/>
          <w:sz w:val="24"/>
          <w:szCs w:val="24"/>
          <w:lang w:val="en-US"/>
        </w:rPr>
        <w:t>not be disentangled.</w:t>
      </w:r>
      <w:commentRangeEnd w:id="299"/>
      <w:r w:rsidR="75786DAA">
        <w:rPr>
          <w:rStyle w:val="CommentReference"/>
          <w:rFonts w:eastAsiaTheme="minorEastAsia"/>
          <w:sz w:val="24"/>
          <w:szCs w:val="24"/>
          <w:lang w:val="en-US"/>
        </w:rPr>
        <w:commentReference w:id="299"/>
      </w:r>
    </w:p>
    <w:p w14:paraId="553B125A" w14:textId="454EAEC1" w:rsidR="186FD771" w:rsidDel="00A72729" w:rsidRDefault="003776AB" w:rsidP="186FD771">
      <w:pPr>
        <w:spacing w:line="480" w:lineRule="auto"/>
        <w:jc w:val="both"/>
        <w:rPr>
          <w:del w:id="301" w:author="SB" w:date="2026-07-06T12:41:00Z" w16du:dateUtc="2026-07-06T17:41:00Z"/>
        </w:rPr>
      </w:pPr>
      <w:ins w:id="302" w:author="SB" w:date="2026-07-06T12:40:00Z" w16du:dateUtc="2026-07-06T17:40:00Z">
        <w:r>
          <w:rPr>
            <w:rFonts w:ascii="Calibri" w:eastAsia="Calibri" w:hAnsi="Calibri" w:cs="Calibri"/>
            <w:lang w:val="en-US"/>
          </w:rPr>
          <w:lastRenderedPageBreak/>
          <w:t xml:space="preserve">For each species, we evaluated nutrient addition effects </w:t>
        </w:r>
      </w:ins>
      <w:del w:id="303" w:author="SB" w:date="2026-07-06T12:40:00Z" w16du:dateUtc="2026-07-06T17:40:00Z">
        <w:r w:rsidR="7E5CEADE" w:rsidRPr="7E5CEADE" w:rsidDel="003776AB">
          <w:rPr>
            <w:rFonts w:ascii="Calibri" w:eastAsia="Calibri" w:hAnsi="Calibri" w:cs="Calibri"/>
            <w:lang w:val="en-US"/>
          </w:rPr>
          <w:delText xml:space="preserve">Treatment effects </w:delText>
        </w:r>
      </w:del>
      <w:r w:rsidR="7E5CEADE" w:rsidRPr="7E5CEADE">
        <w:rPr>
          <w:rFonts w:ascii="Calibri" w:eastAsia="Calibri" w:hAnsi="Calibri" w:cs="Calibri"/>
          <w:lang w:val="en-US"/>
        </w:rPr>
        <w:t>on iWUE, leaf nutrient</w:t>
      </w:r>
      <w:ins w:id="304" w:author="SB" w:date="2026-07-06T12:39:00Z" w16du:dateUtc="2026-07-06T17:39:00Z">
        <w:r>
          <w:rPr>
            <w:rFonts w:ascii="Calibri" w:eastAsia="Calibri" w:hAnsi="Calibri" w:cs="Calibri"/>
            <w:lang w:val="en-US"/>
          </w:rPr>
          <w:t xml:space="preserve"> concentrations</w:t>
        </w:r>
      </w:ins>
      <w:del w:id="305" w:author="SB" w:date="2026-07-06T12:39:00Z" w16du:dateUtc="2026-07-06T17:39:00Z">
        <w:r w:rsidR="7E5CEADE" w:rsidRPr="7E5CEADE" w:rsidDel="003776AB">
          <w:rPr>
            <w:rFonts w:ascii="Calibri" w:eastAsia="Calibri" w:hAnsi="Calibri" w:cs="Calibri"/>
            <w:lang w:val="en-US"/>
          </w:rPr>
          <w:delText>s</w:delText>
        </w:r>
      </w:del>
      <w:r w:rsidR="7E5CEADE" w:rsidRPr="7E5CEADE">
        <w:rPr>
          <w:rFonts w:ascii="Calibri" w:eastAsia="Calibri" w:hAnsi="Calibri" w:cs="Calibri"/>
          <w:lang w:val="en-US"/>
        </w:rPr>
        <w:t xml:space="preserve">, and leaf traits were </w:t>
      </w:r>
      <w:del w:id="306" w:author="SB" w:date="2026-07-06T12:40:00Z" w16du:dateUtc="2026-07-06T17:40:00Z">
        <w:r w:rsidR="7E5CEADE" w:rsidRPr="7E5CEADE" w:rsidDel="00A72729">
          <w:rPr>
            <w:rFonts w:ascii="Calibri" w:eastAsia="Calibri" w:hAnsi="Calibri" w:cs="Calibri"/>
            <w:lang w:val="en-US"/>
          </w:rPr>
          <w:delText xml:space="preserve">evaluated </w:delText>
        </w:r>
      </w:del>
      <w:r w:rsidR="7E5CEADE" w:rsidRPr="7E5CEADE">
        <w:rPr>
          <w:rFonts w:ascii="Calibri" w:eastAsia="Calibri" w:hAnsi="Calibri" w:cs="Calibri"/>
          <w:lang w:val="en-US"/>
        </w:rPr>
        <w:t xml:space="preserve">using </w:t>
      </w:r>
      <w:del w:id="307" w:author="SB" w:date="2026-07-06T12:40:00Z" w16du:dateUtc="2026-07-06T17:40:00Z">
        <w:r w:rsidR="7E5CEADE" w:rsidRPr="7E5CEADE" w:rsidDel="003776AB">
          <w:rPr>
            <w:rFonts w:ascii="Calibri" w:eastAsia="Calibri" w:hAnsi="Calibri" w:cs="Calibri"/>
            <w:lang w:val="en-US"/>
          </w:rPr>
          <w:delText xml:space="preserve">paralell </w:delText>
        </w:r>
      </w:del>
      <w:r w:rsidR="7E5CEADE" w:rsidRPr="7E5CEADE">
        <w:rPr>
          <w:rFonts w:ascii="Calibri" w:eastAsia="Calibri" w:hAnsi="Calibri" w:cs="Calibri"/>
          <w:lang w:val="en-US"/>
        </w:rPr>
        <w:t>linear mixed-effects models (LMM)</w:t>
      </w:r>
      <w:del w:id="308" w:author="SB" w:date="2026-07-06T12:40:00Z" w16du:dateUtc="2026-07-06T17:40:00Z">
        <w:r w:rsidR="7E5CEADE" w:rsidRPr="7E5CEADE" w:rsidDel="003776AB">
          <w:rPr>
            <w:rFonts w:ascii="Calibri" w:eastAsia="Calibri" w:hAnsi="Calibri" w:cs="Calibri"/>
            <w:lang w:val="en-US"/>
          </w:rPr>
          <w:delText xml:space="preserve"> on each specie</w:delText>
        </w:r>
      </w:del>
      <w:ins w:id="309" w:author="SB" w:date="2026-07-06T12:41:00Z" w16du:dateUtc="2026-07-06T17:41:00Z">
        <w:r w:rsidR="00A72729">
          <w:rPr>
            <w:rFonts w:ascii="Calibri" w:eastAsia="Calibri" w:hAnsi="Calibri" w:cs="Calibri"/>
            <w:lang w:val="en-US"/>
          </w:rPr>
          <w:t xml:space="preserve"> where </w:t>
        </w:r>
      </w:ins>
      <w:del w:id="310" w:author="SB" w:date="2026-07-06T12:41:00Z" w16du:dateUtc="2026-07-06T17:41:00Z">
        <w:r w:rsidR="7E5CEADE" w:rsidRPr="7E5CEADE" w:rsidDel="00A72729">
          <w:rPr>
            <w:rFonts w:ascii="Calibri" w:eastAsia="Calibri" w:hAnsi="Calibri" w:cs="Calibri"/>
            <w:lang w:val="en-US"/>
          </w:rPr>
          <w:delText xml:space="preserve">. Nutrients, N and P were included as binary fixed-effect predictors indicating nutrient addition (1) or no addition (0), and </w:delText>
        </w:r>
      </w:del>
      <w:ins w:id="311" w:author="SB" w:date="2026-07-06T12:41:00Z" w16du:dateUtc="2026-07-06T17:41:00Z">
        <w:r w:rsidR="00A72729">
          <w:rPr>
            <w:rFonts w:ascii="Calibri" w:eastAsia="Calibri" w:hAnsi="Calibri" w:cs="Calibri"/>
            <w:lang w:val="en-US"/>
          </w:rPr>
          <w:t>b</w:t>
        </w:r>
      </w:ins>
      <w:del w:id="312" w:author="SB" w:date="2026-07-06T12:41:00Z" w16du:dateUtc="2026-07-06T17:41:00Z">
        <w:r w:rsidR="7E5CEADE" w:rsidRPr="7E5CEADE" w:rsidDel="00A72729">
          <w:rPr>
            <w:rFonts w:ascii="Calibri" w:eastAsia="Calibri" w:hAnsi="Calibri" w:cs="Calibri"/>
            <w:lang w:val="en-US"/>
          </w:rPr>
          <w:delText>B</w:delText>
        </w:r>
      </w:del>
      <w:r w:rsidR="7E5CEADE" w:rsidRPr="7E5CEADE">
        <w:rPr>
          <w:rFonts w:ascii="Calibri" w:eastAsia="Calibri" w:hAnsi="Calibri" w:cs="Calibri"/>
          <w:lang w:val="en-US"/>
        </w:rPr>
        <w:t>lock</w:t>
      </w:r>
      <w:ins w:id="313" w:author="SB" w:date="2026-07-06T12:41:00Z" w16du:dateUtc="2026-07-06T17:41:00Z">
        <w:r w:rsidR="00A72729">
          <w:rPr>
            <w:rFonts w:ascii="Calibri" w:eastAsia="Calibri" w:hAnsi="Calibri" w:cs="Calibri"/>
            <w:lang w:val="en-US"/>
          </w:rPr>
          <w:t xml:space="preserve"> was</w:t>
        </w:r>
      </w:ins>
      <w:r w:rsidR="7E5CEADE" w:rsidRPr="7E5CEADE">
        <w:rPr>
          <w:rFonts w:ascii="Calibri" w:eastAsia="Calibri" w:hAnsi="Calibri" w:cs="Calibri"/>
          <w:lang w:val="en-US"/>
        </w:rPr>
        <w:t xml:space="preserve"> included as a random effect. Estimated marginal means (EMMs) were subsequently calculated from the fitted models to compare treatment responses.</w:t>
      </w:r>
      <w:ins w:id="314" w:author="SB" w:date="2026-07-06T12:41:00Z" w16du:dateUtc="2026-07-06T17:41:00Z">
        <w:r w:rsidR="00A72729">
          <w:rPr>
            <w:lang w:val="en-US"/>
          </w:rPr>
          <w:t xml:space="preserve"> </w:t>
        </w:r>
      </w:ins>
    </w:p>
    <w:p w14:paraId="2105409E" w14:textId="579C635B" w:rsidR="00046029" w:rsidRPr="005160BB" w:rsidRDefault="0E73A95F" w:rsidP="3945D156">
      <w:pPr>
        <w:spacing w:line="480" w:lineRule="auto"/>
        <w:jc w:val="both"/>
        <w:rPr>
          <w:lang w:val="en-US"/>
        </w:rPr>
      </w:pPr>
      <w:del w:id="315" w:author="SB" w:date="2026-07-06T12:41:00Z" w16du:dateUtc="2026-07-06T17:41:00Z">
        <w:r w:rsidRPr="0E73A95F" w:rsidDel="00A72729">
          <w:rPr>
            <w:lang w:val="en-US"/>
          </w:rPr>
          <w:delText>Response variables of leaf nutrients (</w:delText>
        </w:r>
      </w:del>
      <w:r w:rsidRPr="0E73A95F">
        <w:rPr>
          <w:lang w:val="en-US"/>
        </w:rPr>
        <w:t>LNC and LPC</w:t>
      </w:r>
      <w:del w:id="316" w:author="SB" w:date="2026-07-06T12:42:00Z" w16du:dateUtc="2026-07-06T17:42:00Z">
        <w:r w:rsidRPr="0E73A95F" w:rsidDel="00A72729">
          <w:rPr>
            <w:lang w:val="en-US"/>
          </w:rPr>
          <w:delText>)</w:delText>
        </w:r>
      </w:del>
      <w:r w:rsidRPr="0E73A95F">
        <w:rPr>
          <w:lang w:val="en-US"/>
        </w:rPr>
        <w:t xml:space="preserve"> were log-transformed </w:t>
      </w:r>
      <w:del w:id="317" w:author="SB" w:date="2026-07-06T12:42:00Z" w16du:dateUtc="2026-07-06T17:42:00Z">
        <w:r w:rsidRPr="0E73A95F" w:rsidDel="00A72729">
          <w:rPr>
            <w:lang w:val="en-US"/>
          </w:rPr>
          <w:delText>to fit the statistical assumptions</w:delText>
        </w:r>
      </w:del>
      <w:ins w:id="318" w:author="SB" w:date="2026-07-06T12:42:00Z" w16du:dateUtc="2026-07-06T17:42:00Z">
        <w:r w:rsidR="00A72729">
          <w:rPr>
            <w:lang w:val="en-US"/>
          </w:rPr>
          <w:t>to improve model fit</w:t>
        </w:r>
      </w:ins>
      <w:r w:rsidRPr="0E73A95F">
        <w:rPr>
          <w:lang w:val="en-US"/>
        </w:rPr>
        <w:t xml:space="preserve">. For all models, normality and homoskedasticity of the residuals were checked visually </w:t>
      </w:r>
      <w:ins w:id="319" w:author="SB" w:date="2026-07-06T12:42:00Z" w16du:dateUtc="2026-07-06T17:42:00Z">
        <w:r w:rsidR="00A72729">
          <w:rPr>
            <w:lang w:val="en-US"/>
          </w:rPr>
          <w:t>to assess model validity</w:t>
        </w:r>
      </w:ins>
      <w:del w:id="320" w:author="SB" w:date="2026-07-06T12:42:00Z" w16du:dateUtc="2026-07-06T17:42:00Z">
        <w:r w:rsidRPr="0E73A95F" w:rsidDel="00A72729">
          <w:rPr>
            <w:lang w:val="en-US"/>
          </w:rPr>
          <w:delText>using, respectively, normal QQ plots and plots of the residuals as a function of the fitted values</w:delText>
        </w:r>
      </w:del>
      <w:r w:rsidRPr="0E73A95F">
        <w:rPr>
          <w:lang w:val="en-US"/>
        </w:rPr>
        <w:t xml:space="preserve">.  </w:t>
      </w:r>
      <w:del w:id="321" w:author="SB" w:date="2026-07-06T12:43:00Z" w16du:dateUtc="2026-07-06T17:43:00Z">
        <w:r w:rsidRPr="0E73A95F" w:rsidDel="00A72729">
          <w:rPr>
            <w:lang w:val="en-US"/>
          </w:rPr>
          <w:delText xml:space="preserve">Statistical significance was set at α = 0.05. </w:delText>
        </w:r>
      </w:del>
      <w:r w:rsidRPr="0E73A95F">
        <w:rPr>
          <w:lang w:val="en-US"/>
        </w:rPr>
        <w:t xml:space="preserve">All data and statistical analyses were carried out using RStudio </w:t>
      </w:r>
      <w:r w:rsidR="36985DF5" w:rsidRPr="0E73A95F">
        <w:rPr>
          <w:lang w:val="en-US"/>
        </w:rPr>
        <w:fldChar w:fldCharType="begin"/>
      </w:r>
      <w:r w:rsidR="36985DF5" w:rsidRPr="0E73A95F">
        <w:rPr>
          <w:lang w:val="en-US"/>
        </w:rPr>
        <w:instrText xml:space="preserve"> ADDIN ZOTERO_ITEM CSL_CITATION {"citationID":"nErCnZT1","properties":{"formattedCitation":"(RStudio Team, 2020)","plainCitation":"(RStudio Team, 2020)","noteIndex":0},"citationItems":[{"id":791,"uris":["http://zotero.org/users/13671732/items/ZSL88V3V"],"itemData":{"id":791,"type":"standard","authority":"RStudio","event-place":"Boston, MA","publisher":"PBC","publisher-place":"Boston, MA","title":"RStudio: Integrated Development for R","URL":"http://www.rstudio.com/","author":[{"family":"RStudio Team","given":""}],"issued":{"date-parts":[["2020"]]}}}],"schema":"https://github.com/citation-style-language/schema/raw/master/csl-citation.json"} </w:instrText>
      </w:r>
      <w:r w:rsidR="36985DF5" w:rsidRPr="0E73A95F">
        <w:rPr>
          <w:lang w:val="en-US"/>
        </w:rPr>
        <w:fldChar w:fldCharType="separate"/>
      </w:r>
      <w:r w:rsidRPr="0E73A95F">
        <w:rPr>
          <w:lang w:val="en-US"/>
        </w:rPr>
        <w:t>(version 4</w:t>
      </w:r>
      <w:r w:rsidRPr="0E73A95F">
        <w:rPr>
          <w:highlight w:val="yellow"/>
          <w:lang w:val="en-US"/>
        </w:rPr>
        <w:t>.5.2</w:t>
      </w:r>
      <w:r w:rsidRPr="0E73A95F">
        <w:rPr>
          <w:lang w:val="en-US"/>
        </w:rPr>
        <w:t xml:space="preserve"> RStudio Team, 2020)</w:t>
      </w:r>
      <w:r w:rsidR="36985DF5" w:rsidRPr="0E73A95F">
        <w:rPr>
          <w:lang w:val="en-US"/>
        </w:rPr>
        <w:fldChar w:fldCharType="end"/>
      </w:r>
      <w:r w:rsidRPr="0E73A95F">
        <w:rPr>
          <w:lang w:val="en-US"/>
        </w:rPr>
        <w:t xml:space="preserve">. </w:t>
      </w:r>
    </w:p>
    <w:p w14:paraId="78BE430A" w14:textId="6FA8F2E6" w:rsidR="00046029" w:rsidRPr="005160BB" w:rsidRDefault="75786DAA" w:rsidP="3945D156">
      <w:pPr>
        <w:spacing w:line="480" w:lineRule="auto"/>
        <w:jc w:val="both"/>
        <w:rPr>
          <w:lang w:val="en-US"/>
        </w:rPr>
      </w:pPr>
      <w:r w:rsidRPr="75786DAA">
        <w:rPr>
          <w:lang w:val="en-US"/>
        </w:rPr>
        <w:t>Lastly, scaling</w:t>
      </w:r>
      <w:r w:rsidRPr="75786DAA">
        <w:rPr>
          <w:rFonts w:ascii="Calibri" w:eastAsia="Calibri" w:hAnsi="Calibri" w:cs="Calibri"/>
          <w:color w:val="000000" w:themeColor="text1"/>
          <w:sz w:val="24"/>
          <w:szCs w:val="24"/>
          <w:lang w:val="en-US"/>
        </w:rPr>
        <w:t xml:space="preserve"> relationships between iWUE, N</w:t>
      </w:r>
      <w:ins w:id="322" w:author="SB" w:date="2026-07-06T12:43:00Z" w16du:dateUtc="2026-07-06T17:43:00Z">
        <w:r w:rsidR="00A72729">
          <w:rPr>
            <w:rFonts w:ascii="Calibri" w:eastAsia="Calibri" w:hAnsi="Calibri" w:cs="Calibri"/>
            <w:color w:val="000000" w:themeColor="text1"/>
            <w:sz w:val="24"/>
            <w:szCs w:val="24"/>
            <w:lang w:val="en-US"/>
          </w:rPr>
          <w:t xml:space="preserve"> content per </w:t>
        </w:r>
      </w:ins>
      <w:r w:rsidRPr="75786DAA">
        <w:rPr>
          <w:rFonts w:ascii="Calibri" w:eastAsia="Calibri" w:hAnsi="Calibri" w:cs="Calibri"/>
          <w:color w:val="000000" w:themeColor="text1"/>
          <w:sz w:val="24"/>
          <w:szCs w:val="24"/>
          <w:lang w:val="en-US"/>
        </w:rPr>
        <w:t>area and SLA were assessed using standardized major axis (SMA) regression (Wright et al. 2004; Warton et al. 2006; Mantlana et al. 2008). SMA regression is a regression method preferred used when the true slope of a relationship needs to be analyzed, rather than predicting values for a dependent variable from a predictor variable. It is thus commonly used to establish allometric scaling relationships, especially when the two variables are not measured on comparable scales (Warton et al. 2006).</w:t>
      </w:r>
      <w:ins w:id="323" w:author="SB" w:date="2026-07-06T12:44:00Z" w16du:dateUtc="2026-07-06T17:44:00Z">
        <w:r w:rsidR="00B07CB9">
          <w:rPr>
            <w:rFonts w:ascii="Calibri" w:eastAsia="Calibri" w:hAnsi="Calibri" w:cs="Calibri"/>
            <w:color w:val="000000" w:themeColor="text1"/>
            <w:sz w:val="24"/>
            <w:szCs w:val="24"/>
            <w:lang w:val="en-US"/>
          </w:rPr>
          <w:t xml:space="preserve"> What was the aim of this analysis?</w:t>
        </w:r>
      </w:ins>
    </w:p>
    <w:p w14:paraId="0370E045" w14:textId="1CE36BCF" w:rsidR="00046029" w:rsidRPr="005160BB" w:rsidRDefault="36985DF5" w:rsidP="3945D156">
      <w:pPr>
        <w:spacing w:line="480" w:lineRule="auto"/>
        <w:jc w:val="both"/>
        <w:rPr>
          <w:lang w:val="en-US"/>
        </w:rPr>
      </w:pPr>
      <w:r w:rsidRPr="3945D156">
        <w:rPr>
          <w:b/>
          <w:bCs/>
          <w:lang w:val="en-US"/>
        </w:rPr>
        <w:br w:type="page"/>
      </w:r>
    </w:p>
    <w:p w14:paraId="492425E5" w14:textId="3D92B8D1" w:rsidR="005952B1" w:rsidRPr="005160BB" w:rsidRDefault="7954D173" w:rsidP="5114B5A8">
      <w:pPr>
        <w:pStyle w:val="Heading1"/>
        <w:rPr>
          <w:rFonts w:cstheme="minorBidi"/>
          <w:b/>
          <w:bCs/>
          <w:lang w:val="en-US"/>
        </w:rPr>
      </w:pPr>
      <w:r w:rsidRPr="7954D173">
        <w:rPr>
          <w:lang w:val="en-US"/>
        </w:rPr>
        <w:lastRenderedPageBreak/>
        <w:t>RESULTS</w:t>
      </w:r>
    </w:p>
    <w:p w14:paraId="0B021B78" w14:textId="30CF446A" w:rsidR="5114B5A8" w:rsidRDefault="57C33A41" w:rsidP="5114B5A8">
      <w:pPr>
        <w:spacing w:line="480" w:lineRule="auto"/>
        <w:jc w:val="both"/>
        <w:rPr>
          <w:rFonts w:ascii="Calibri" w:eastAsia="Calibri" w:hAnsi="Calibri" w:cs="Calibri"/>
          <w:lang w:val="en-US"/>
        </w:rPr>
      </w:pPr>
      <w:r w:rsidRPr="57C33A41">
        <w:rPr>
          <w:i/>
          <w:iCs/>
          <w:lang w:val="en-US"/>
        </w:rPr>
        <w:t>Overview</w:t>
      </w:r>
      <w:r w:rsidRPr="57C33A41">
        <w:rPr>
          <w:lang w:val="en-US"/>
        </w:rPr>
        <w:t xml:space="preserve"> – The foliar nutrients showed a stronger response to nutrient addition, while the physiological parameters examined here, namely intrinsic water use efficiency (iWUE), foliar  </w:t>
      </w:r>
      <w:r w:rsidRPr="57C33A41">
        <w:rPr>
          <w:rFonts w:ascii="Calibri" w:eastAsia="Calibri" w:hAnsi="Calibri" w:cs="Calibri"/>
          <w:b/>
          <w:bCs/>
          <w:sz w:val="18"/>
          <w:szCs w:val="18"/>
          <w:lang w:val="fr"/>
        </w:rPr>
        <w:t xml:space="preserve">δ13C, Ci/Ca </w:t>
      </w:r>
      <w:r w:rsidRPr="57C33A41">
        <w:rPr>
          <w:lang w:val="en-US"/>
        </w:rPr>
        <w:t xml:space="preserve">did not show a consistent response across the species. In general, responses from 2000 m and 3000 m were more similar in magnitude than in those from the lower montane site. </w:t>
      </w:r>
    </w:p>
    <w:tbl>
      <w:tblPr>
        <w:tblStyle w:val="PlainTable2"/>
        <w:tblW w:w="8925" w:type="dxa"/>
        <w:tblLook w:val="04A0" w:firstRow="1" w:lastRow="0" w:firstColumn="1" w:lastColumn="0" w:noHBand="0" w:noVBand="1"/>
      </w:tblPr>
      <w:tblGrid>
        <w:gridCol w:w="1087"/>
        <w:gridCol w:w="996"/>
        <w:gridCol w:w="584"/>
        <w:gridCol w:w="495"/>
        <w:gridCol w:w="653"/>
        <w:gridCol w:w="574"/>
        <w:gridCol w:w="584"/>
        <w:gridCol w:w="495"/>
        <w:gridCol w:w="584"/>
        <w:gridCol w:w="495"/>
        <w:gridCol w:w="584"/>
        <w:gridCol w:w="1941"/>
      </w:tblGrid>
      <w:tr w:rsidR="003DF99A" w14:paraId="322E4D29" w14:textId="77777777" w:rsidTr="799B69B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EE7C6EB" w14:textId="55E5FA9A" w:rsidR="003DF99A" w:rsidRDefault="003DF99A" w:rsidP="37FD5DB6">
            <w:pPr>
              <w:rPr>
                <w:rFonts w:ascii="Calibri" w:eastAsia="Calibri" w:hAnsi="Calibri" w:cs="Calibri"/>
                <w:sz w:val="18"/>
                <w:szCs w:val="18"/>
                <w:lang w:val="es"/>
              </w:rPr>
            </w:pPr>
            <w:commentRangeStart w:id="324"/>
            <w:commentRangeStart w:id="325"/>
            <w:commentRangeStart w:id="326"/>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86952F6" w14:textId="2DE84FCB"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 xml:space="preserve"> </w:t>
            </w:r>
            <w:r w:rsidRPr="37FD5DB6">
              <w:rPr>
                <w:rFonts w:ascii="Calibri" w:eastAsia="Calibri" w:hAnsi="Calibri" w:cs="Calibri"/>
                <w:sz w:val="18"/>
                <w:szCs w:val="18"/>
                <w:lang w:val="es"/>
              </w:rPr>
              <w:t xml:space="preserve"> </w:t>
            </w:r>
          </w:p>
        </w:tc>
        <w:tc>
          <w:tcPr>
            <w:tcW w:w="126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568303AC" w14:textId="764C7BE7"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δ13C (‰ v.s.V-PDB)</w:t>
            </w:r>
            <w:r w:rsidRPr="37FD5DB6">
              <w:rPr>
                <w:rFonts w:ascii="Calibri" w:eastAsia="Calibri" w:hAnsi="Calibri" w:cs="Calibri"/>
                <w:sz w:val="18"/>
                <w:szCs w:val="18"/>
                <w:lang w:val="es"/>
              </w:rPr>
              <w:t xml:space="preserve"> </w:t>
            </w:r>
          </w:p>
        </w:tc>
        <w:tc>
          <w:tcPr>
            <w:tcW w:w="144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03898F51" w14:textId="6391B5BB"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rPr>
            </w:pPr>
            <w:r w:rsidRPr="37FD5DB6">
              <w:rPr>
                <w:rFonts w:ascii="Calibri" w:eastAsia="Calibri" w:hAnsi="Calibri" w:cs="Calibri"/>
                <w:sz w:val="18"/>
                <w:szCs w:val="18"/>
              </w:rPr>
              <w:t xml:space="preserve">iWUE </w:t>
            </w:r>
          </w:p>
          <w:p w14:paraId="3E50A60D" w14:textId="037A38E6"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(μmol/mol)</w:t>
            </w:r>
            <w:r w:rsidRPr="37FD5DB6">
              <w:rPr>
                <w:rFonts w:ascii="Calibri" w:eastAsia="Calibri" w:hAnsi="Calibri" w:cs="Calibri"/>
                <w:sz w:val="18"/>
                <w:szCs w:val="18"/>
                <w:lang w:val="es"/>
              </w:rPr>
              <w:t xml:space="preserve"> </w:t>
            </w:r>
          </w:p>
        </w:tc>
        <w:tc>
          <w:tcPr>
            <w:tcW w:w="144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6F88EADA" w14:textId="3D318806"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LNC</w:t>
            </w:r>
            <w:r w:rsidRPr="37FD5DB6">
              <w:rPr>
                <w:rFonts w:ascii="Calibri" w:eastAsia="Calibri" w:hAnsi="Calibri" w:cs="Calibri"/>
                <w:sz w:val="18"/>
                <w:szCs w:val="18"/>
                <w:lang w:val="es"/>
              </w:rPr>
              <w:t xml:space="preserve"> (mg/g)</w:t>
            </w:r>
          </w:p>
        </w:tc>
        <w:tc>
          <w:tcPr>
            <w:tcW w:w="126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295BED58" w14:textId="3F212B02"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LPC</w:t>
            </w:r>
            <w:r w:rsidRPr="37FD5DB6">
              <w:rPr>
                <w:rFonts w:ascii="Calibri" w:eastAsia="Calibri" w:hAnsi="Calibri" w:cs="Calibri"/>
                <w:sz w:val="18"/>
                <w:szCs w:val="18"/>
                <w:lang w:val="es"/>
              </w:rPr>
              <w:t xml:space="preserve"> (mg/g)</w:t>
            </w:r>
          </w:p>
        </w:tc>
        <w:tc>
          <w:tcPr>
            <w:tcW w:w="126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6A8B6619" w14:textId="5DCD192D"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N:P</w:t>
            </w:r>
            <w:r w:rsidRPr="37FD5DB6">
              <w:rPr>
                <w:rFonts w:ascii="Calibri" w:eastAsia="Calibri" w:hAnsi="Calibri" w:cs="Calibri"/>
                <w:sz w:val="18"/>
                <w:szCs w:val="18"/>
                <w:lang w:val="es"/>
              </w:rPr>
              <w:t xml:space="preserve"> </w:t>
            </w:r>
          </w:p>
        </w:tc>
      </w:tr>
      <w:tr w:rsidR="003DF99A" w14:paraId="560EEE6B" w14:textId="77777777" w:rsidTr="799B69BB">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63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9E296C5" w14:textId="152B2B4B" w:rsidR="003DF99A" w:rsidRDefault="37FD5DB6" w:rsidP="37FD5DB6">
            <w:pPr>
              <w:jc w:val="center"/>
              <w:rPr>
                <w:rFonts w:ascii="Calibri" w:eastAsia="Calibri" w:hAnsi="Calibri" w:cs="Calibri"/>
                <w:sz w:val="16"/>
                <w:szCs w:val="16"/>
                <w:lang w:val="fr"/>
              </w:rPr>
            </w:pPr>
            <w:r w:rsidRPr="37FD5DB6">
              <w:rPr>
                <w:rFonts w:ascii="Calibri" w:eastAsia="Calibri" w:hAnsi="Calibri" w:cs="Calibri"/>
                <w:sz w:val="18"/>
                <w:szCs w:val="18"/>
                <w:lang w:val="fr"/>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389CF27" w14:textId="5F3B33DE"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sz w:val="16"/>
                <w:szCs w:val="16"/>
                <w:lang w:val="fr"/>
              </w:rPr>
            </w:pPr>
            <w:r w:rsidRPr="37FD5DB6">
              <w:rPr>
                <w:rFonts w:ascii="Calibri" w:eastAsia="Calibri" w:hAnsi="Calibri" w:cs="Calibri"/>
                <w:b/>
                <w:bCs/>
                <w:sz w:val="18"/>
                <w:szCs w:val="18"/>
                <w:lang w:val="fr"/>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4911E6C" w14:textId="62186A5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540" w:type="dxa"/>
            <w:tcBorders>
              <w:top w:val="nil"/>
              <w:left w:val="nil"/>
              <w:bottom w:val="single" w:sz="8" w:space="0" w:color="7F7F7F" w:themeColor="text1" w:themeTint="80"/>
              <w:right w:val="nil"/>
            </w:tcBorders>
            <w:tcMar>
              <w:left w:w="108" w:type="dxa"/>
              <w:right w:w="108" w:type="dxa"/>
            </w:tcMar>
          </w:tcPr>
          <w:p w14:paraId="3F148681" w14:textId="3EEBF26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DEBE818" w14:textId="25FF51B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630" w:type="dxa"/>
            <w:tcBorders>
              <w:top w:val="nil"/>
              <w:left w:val="nil"/>
              <w:bottom w:val="single" w:sz="8" w:space="0" w:color="7F7F7F" w:themeColor="text1" w:themeTint="80"/>
              <w:right w:val="nil"/>
            </w:tcBorders>
            <w:tcMar>
              <w:left w:w="108" w:type="dxa"/>
              <w:right w:w="108" w:type="dxa"/>
            </w:tcMar>
          </w:tcPr>
          <w:p w14:paraId="1AE47E89" w14:textId="4AA3DB4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49B22CD" w14:textId="1DBE33F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720" w:type="dxa"/>
            <w:tcBorders>
              <w:top w:val="nil"/>
              <w:left w:val="nil"/>
              <w:bottom w:val="single" w:sz="8" w:space="0" w:color="7F7F7F" w:themeColor="text1" w:themeTint="80"/>
              <w:right w:val="nil"/>
            </w:tcBorders>
            <w:tcMar>
              <w:left w:w="108" w:type="dxa"/>
              <w:right w:w="108" w:type="dxa"/>
            </w:tcMar>
          </w:tcPr>
          <w:p w14:paraId="5478D5DE" w14:textId="52A1565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BDA458E" w14:textId="0F382A0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540" w:type="dxa"/>
            <w:tcBorders>
              <w:top w:val="nil"/>
              <w:left w:val="nil"/>
              <w:bottom w:val="single" w:sz="8" w:space="0" w:color="7F7F7F" w:themeColor="text1" w:themeTint="80"/>
              <w:right w:val="nil"/>
            </w:tcBorders>
            <w:tcMar>
              <w:left w:w="108" w:type="dxa"/>
              <w:right w:w="108" w:type="dxa"/>
            </w:tcMar>
          </w:tcPr>
          <w:p w14:paraId="1D55FBB3" w14:textId="770BCC0E"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9840EAD" w14:textId="7C5D4BD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540" w:type="dxa"/>
            <w:tcBorders>
              <w:top w:val="nil"/>
              <w:left w:val="nil"/>
              <w:bottom w:val="single" w:sz="8" w:space="0" w:color="7F7F7F" w:themeColor="text1" w:themeTint="80"/>
              <w:right w:val="nil"/>
            </w:tcBorders>
            <w:tcMar>
              <w:left w:w="108" w:type="dxa"/>
              <w:right w:w="108" w:type="dxa"/>
            </w:tcMar>
          </w:tcPr>
          <w:p w14:paraId="28799E1D" w14:textId="5EC55B0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r>
      <w:tr w:rsidR="003DF99A" w14:paraId="68C3CFAF"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single" w:sz="8" w:space="0" w:color="7F7F7F" w:themeColor="text1" w:themeTint="80"/>
              <w:left w:val="nil"/>
              <w:bottom w:val="single" w:sz="8" w:space="0" w:color="7F7F7F" w:themeColor="text1" w:themeTint="80"/>
              <w:right w:val="nil"/>
            </w:tcBorders>
            <w:tcMar>
              <w:left w:w="108" w:type="dxa"/>
              <w:right w:w="108" w:type="dxa"/>
            </w:tcMar>
          </w:tcPr>
          <w:p w14:paraId="18EBC613" w14:textId="58AD1F7C"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Clarisia  racemosa</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319A6426" w14:textId="2B5C7EF3"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BCBEFE6" w14:textId="283C8E7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-30.63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A437576" w14:textId="794F3B7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0.42</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017413E2" w14:textId="2F14186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36.98</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44CE5833" w14:textId="4EB2921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5.19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5D28415" w14:textId="08B86433" w:rsidR="003DF99A" w:rsidRDefault="37FD5DB6" w:rsidP="37FD5DB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sz w:val="18"/>
                <w:szCs w:val="18"/>
              </w:rPr>
              <w:t>17</w:t>
            </w:r>
            <w:r w:rsidRPr="37FD5DB6">
              <w:rPr>
                <w:rFonts w:ascii="Calibri" w:eastAsia="Calibri" w:hAnsi="Calibri" w:cs="Calibri"/>
                <w:color w:val="000000" w:themeColor="text1"/>
                <w:sz w:val="18"/>
                <w:szCs w:val="18"/>
                <w:lang w:val="fr"/>
              </w:rPr>
              <w:t>.39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FC41967" w14:textId="63DC248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2.56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224BB26" w14:textId="2B0FECF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E4B4CE7" w14:textId="50C468E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A2E9435" w14:textId="0B649D1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21.87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8CC9980" w14:textId="491D909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2.18</w:t>
            </w:r>
            <w:r w:rsidRPr="37FD5DB6">
              <w:rPr>
                <w:rFonts w:ascii="Calibri" w:eastAsia="Calibri" w:hAnsi="Calibri" w:cs="Calibri"/>
                <w:color w:val="000000" w:themeColor="text1"/>
                <w:sz w:val="18"/>
                <w:szCs w:val="18"/>
                <w:lang w:val="es"/>
              </w:rPr>
              <w:t xml:space="preserve"> </w:t>
            </w:r>
          </w:p>
        </w:tc>
      </w:tr>
      <w:tr w:rsidR="003DF99A" w14:paraId="5AF87190"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09F11394" w14:textId="77777777" w:rsidR="00562D1E" w:rsidRDefault="00562D1E"/>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6683DE7" w14:textId="510F543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976ADB2" w14:textId="2352749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12E3837" w14:textId="7737E5C6"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54B456A" w14:textId="039017D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22.59</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BA58940" w14:textId="2BFE5451"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91AD6B0" w14:textId="165DB13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20.06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381550" w14:textId="25C163FC"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1DE6369" w14:textId="4EF111D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919EACF" w14:textId="18B58BC0"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CB19CDD" w14:textId="5C6F676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20.86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3758C6C" w14:textId="46B9B896"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r>
      <w:tr w:rsidR="003DF99A" w14:paraId="569011C1"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3A0BFA14" w14:textId="77777777" w:rsidR="00562D1E" w:rsidRDefault="00562D1E"/>
        </w:tc>
        <w:tc>
          <w:tcPr>
            <w:tcW w:w="630" w:type="dxa"/>
            <w:tcBorders>
              <w:top w:val="single" w:sz="8" w:space="0" w:color="7F7F7F" w:themeColor="text1" w:themeTint="80"/>
              <w:left w:val="nil"/>
              <w:bottom w:val="nil"/>
              <w:right w:val="nil"/>
            </w:tcBorders>
            <w:tcMar>
              <w:left w:w="108" w:type="dxa"/>
              <w:right w:w="108" w:type="dxa"/>
            </w:tcMar>
          </w:tcPr>
          <w:p w14:paraId="54E9CDE2" w14:textId="6B1AFBAB"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commentRangeStart w:id="327"/>
            <w:r w:rsidRPr="37FD5DB6">
              <w:rPr>
                <w:rFonts w:ascii="Calibri" w:eastAsia="Calibri" w:hAnsi="Calibri" w:cs="Calibri"/>
                <w:b/>
                <w:bCs/>
                <w:sz w:val="18"/>
                <w:szCs w:val="18"/>
                <w:lang w:val="fr"/>
              </w:rPr>
              <w:t>NP</w:t>
            </w:r>
            <w:commentRangeEnd w:id="327"/>
            <w:r w:rsidR="00B07CB9" w:rsidRPr="37FD5DB6">
              <w:rPr>
                <w:rStyle w:val="CommentReference"/>
                <w:rFonts w:ascii="Calibri" w:eastAsia="Calibri" w:hAnsi="Calibri" w:cs="Calibri"/>
                <w:sz w:val="18"/>
                <w:szCs w:val="18"/>
                <w:lang w:val="es"/>
              </w:rPr>
              <w:commentReference w:id="327"/>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80B9C32" w14:textId="11FF573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-30.88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6BEC225" w14:textId="11D5B46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0.36</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6630EED5" w14:textId="2DE0CDB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33.97</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6529DA4E" w14:textId="0E8F963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4.43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52D7620" w14:textId="599C6C5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23.65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2FDF7A7" w14:textId="0FA491A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0AFD7FD" w14:textId="7F3D993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3A758574" w14:textId="3267A59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E877A80" w14:textId="6779E78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20.83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A38C5EF" w14:textId="22658F0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3.48</w:t>
            </w:r>
            <w:r w:rsidRPr="37FD5DB6">
              <w:rPr>
                <w:rFonts w:ascii="Calibri" w:eastAsia="Calibri" w:hAnsi="Calibri" w:cs="Calibri"/>
                <w:color w:val="000000" w:themeColor="text1"/>
                <w:sz w:val="18"/>
                <w:szCs w:val="18"/>
                <w:lang w:val="es"/>
              </w:rPr>
              <w:t xml:space="preserve"> </w:t>
            </w:r>
          </w:p>
        </w:tc>
      </w:tr>
      <w:tr w:rsidR="003DF99A" w14:paraId="1C845439"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738B2582" w14:textId="77777777" w:rsidR="00562D1E" w:rsidRDefault="00562D1E"/>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9A72B3E" w14:textId="7CBEE39E"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8E789BA" w14:textId="161B494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-29.84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2BDE44C" w14:textId="2A406F5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1.24</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CA196CD" w14:textId="37C5ECB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46.63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3BA138C" w14:textId="0C705D3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519C9FD" w14:textId="3630626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19.62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14EC9E8" w14:textId="5960C14E"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0A4F28A" w14:textId="7BBC761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5F8418F" w14:textId="7D4BD3E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2C9579D" w14:textId="0609FC4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16.87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6FAC1CF" w14:textId="4FB35B2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2.64</w:t>
            </w:r>
            <w:r w:rsidRPr="37FD5DB6">
              <w:rPr>
                <w:rFonts w:ascii="Calibri" w:eastAsia="Calibri" w:hAnsi="Calibri" w:cs="Calibri"/>
                <w:color w:val="000000" w:themeColor="text1"/>
                <w:sz w:val="18"/>
                <w:szCs w:val="18"/>
                <w:lang w:val="es"/>
              </w:rPr>
              <w:t xml:space="preserve"> </w:t>
            </w:r>
          </w:p>
        </w:tc>
      </w:tr>
      <w:tr w:rsidR="003DF99A" w14:paraId="5B9C422B" w14:textId="77777777" w:rsidTr="799B69BB">
        <w:trPr>
          <w:trHeight w:val="375"/>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6BAA94B9" w14:textId="0C84D997"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Pouteria torta</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011C7E9A" w14:textId="5A71B08A"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99A254A" w14:textId="1C3BA52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-31.55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CEE843F" w14:textId="5BF858F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0.76</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331DB577" w14:textId="4749B84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25.62</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4FFB439C" w14:textId="2445CF2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9.34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B037437" w14:textId="1728C50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15.29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D2DDCAA" w14:textId="3A1C100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DE0C2B3" w14:textId="3162E6E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1A999827" w14:textId="3355DAB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40A50C7" w14:textId="7C59C0A2"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24.45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3BFAF22" w14:textId="109102A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5.16</w:t>
            </w:r>
            <w:r w:rsidRPr="37FD5DB6">
              <w:rPr>
                <w:rFonts w:ascii="Calibri" w:eastAsia="Calibri" w:hAnsi="Calibri" w:cs="Calibri"/>
                <w:color w:val="000000" w:themeColor="text1"/>
                <w:sz w:val="18"/>
                <w:szCs w:val="18"/>
                <w:lang w:val="es"/>
              </w:rPr>
              <w:t xml:space="preserve"> </w:t>
            </w:r>
          </w:p>
        </w:tc>
      </w:tr>
      <w:tr w:rsidR="003DF99A" w14:paraId="4CAC9914"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51E31667" w14:textId="77777777" w:rsidR="00562D1E" w:rsidRDefault="00562D1E"/>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C5E03FD" w14:textId="2807BC8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8D67929" w14:textId="6E63E01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-31.27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76A78BD" w14:textId="2A570D3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0.87</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6BAB16C" w14:textId="306288D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40.17</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DE662EF" w14:textId="5F62F87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22.44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D1C9665" w14:textId="24ABA2A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15.69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404C88B" w14:textId="2D477C99"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B2A7F9E" w14:textId="30803429"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310F280" w14:textId="0CCF590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1CA2377" w14:textId="62798C8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25.95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A03EEB5" w14:textId="7BDA644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5.44</w:t>
            </w:r>
            <w:r w:rsidRPr="37FD5DB6">
              <w:rPr>
                <w:rFonts w:ascii="Calibri" w:eastAsia="Calibri" w:hAnsi="Calibri" w:cs="Calibri"/>
                <w:color w:val="000000" w:themeColor="text1"/>
                <w:sz w:val="18"/>
                <w:szCs w:val="18"/>
                <w:lang w:val="es"/>
              </w:rPr>
              <w:t xml:space="preserve"> </w:t>
            </w:r>
          </w:p>
        </w:tc>
      </w:tr>
      <w:tr w:rsidR="003DF99A" w14:paraId="2D87F3B3"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0F7FACFE" w14:textId="77777777" w:rsidR="00562D1E" w:rsidRDefault="00562D1E"/>
        </w:tc>
        <w:tc>
          <w:tcPr>
            <w:tcW w:w="630" w:type="dxa"/>
            <w:tcBorders>
              <w:top w:val="single" w:sz="8" w:space="0" w:color="7F7F7F" w:themeColor="text1" w:themeTint="80"/>
              <w:left w:val="nil"/>
              <w:bottom w:val="nil"/>
              <w:right w:val="nil"/>
            </w:tcBorders>
            <w:tcMar>
              <w:left w:w="108" w:type="dxa"/>
              <w:right w:w="108" w:type="dxa"/>
            </w:tcMar>
          </w:tcPr>
          <w:p w14:paraId="4AD9A2C6" w14:textId="4D601300"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5D80F08" w14:textId="1DE9FA1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-31.74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9D97AE8" w14:textId="47C39E4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1.35</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3FA725BF" w14:textId="1F06630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23.36</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22BD9897" w14:textId="63C313E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16.58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B6F6878" w14:textId="16C1282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16.38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0AD26CA" w14:textId="1111980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38A83A4" w14:textId="63D3622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6CCFC00" w14:textId="104B347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99A7442" w14:textId="2B3DF54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22.58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60845C4" w14:textId="7971E0A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1.81</w:t>
            </w:r>
            <w:r w:rsidRPr="37FD5DB6">
              <w:rPr>
                <w:rFonts w:ascii="Calibri" w:eastAsia="Calibri" w:hAnsi="Calibri" w:cs="Calibri"/>
                <w:color w:val="000000" w:themeColor="text1"/>
                <w:sz w:val="18"/>
                <w:szCs w:val="18"/>
                <w:lang w:val="es"/>
              </w:rPr>
              <w:t xml:space="preserve"> </w:t>
            </w:r>
          </w:p>
        </w:tc>
      </w:tr>
      <w:tr w:rsidR="003DF99A" w14:paraId="27F8CB8A"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14C958F9" w14:textId="77777777" w:rsidR="00562D1E" w:rsidRDefault="00562D1E"/>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9B2BB0B" w14:textId="29EF853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85B7702" w14:textId="50E48F5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-31.27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CF00A6" w14:textId="4912BDE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0.93</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3194E65" w14:textId="33A3D02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29.13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4B43C2" w14:textId="2DF2F879"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11.48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CCC481D" w14:textId="330BE99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16.68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5054292" w14:textId="62A7EB6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978CACB" w14:textId="3D7A0CA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E469310" w14:textId="403E0AF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01899E0" w14:textId="3638ECA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22.47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4F95395" w14:textId="5ACDDB3C"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5.11</w:t>
            </w:r>
            <w:r w:rsidRPr="37FD5DB6">
              <w:rPr>
                <w:rFonts w:ascii="Calibri" w:eastAsia="Calibri" w:hAnsi="Calibri" w:cs="Calibri"/>
                <w:color w:val="000000" w:themeColor="text1"/>
                <w:sz w:val="18"/>
                <w:szCs w:val="18"/>
                <w:lang w:val="es"/>
              </w:rPr>
              <w:t xml:space="preserve"> </w:t>
            </w:r>
          </w:p>
        </w:tc>
      </w:tr>
      <w:tr w:rsidR="003DF99A" w14:paraId="55A45969"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0CBC93F2" w14:textId="3C53C800"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Alchornea lojaensis</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075AEB66" w14:textId="43E91BB8"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93204E4" w14:textId="73A06C5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-26.51</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0F729E3" w14:textId="5F31445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0.89</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6BEAB66A" w14:textId="5CF0BD1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87.61</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24880B27" w14:textId="17C61A8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10.75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285F171" w14:textId="388CBC6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11.61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01CF7F7" w14:textId="01A8EC2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64316D5" w14:textId="74621CB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04B7BA09" w14:textId="6A11A0F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67F872F" w14:textId="1BF35C7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15.07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D6A0130" w14:textId="1B6DAA8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2.24</w:t>
            </w:r>
            <w:r w:rsidRPr="37FD5DB6">
              <w:rPr>
                <w:rFonts w:ascii="Calibri" w:eastAsia="Calibri" w:hAnsi="Calibri" w:cs="Calibri"/>
                <w:color w:val="000000" w:themeColor="text1"/>
                <w:sz w:val="18"/>
                <w:szCs w:val="18"/>
                <w:lang w:val="es"/>
              </w:rPr>
              <w:t xml:space="preserve"> </w:t>
            </w:r>
          </w:p>
        </w:tc>
      </w:tr>
      <w:tr w:rsidR="003DF99A" w14:paraId="3EC2B69B"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58C78D1B" w14:textId="77777777" w:rsidR="00562D1E" w:rsidRDefault="00562D1E"/>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2E26E7A" w14:textId="1AE484C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28F578D" w14:textId="28D70E4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-26.57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D8C709" w14:textId="7EED692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1.13</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A35BDC5" w14:textId="3DE5FED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86.9</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4A12083" w14:textId="4BCA2C5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13.72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A87FAC3" w14:textId="23B798F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13.14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62117CA" w14:textId="4AFEBA9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B3B1D0C" w14:textId="3EB735D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06F6C8" w14:textId="2AA274D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E13C7FA" w14:textId="04E34DA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16.83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3233626" w14:textId="7734E34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1.83</w:t>
            </w:r>
            <w:r w:rsidRPr="37FD5DB6">
              <w:rPr>
                <w:rFonts w:ascii="Calibri" w:eastAsia="Calibri" w:hAnsi="Calibri" w:cs="Calibri"/>
                <w:color w:val="000000" w:themeColor="text1"/>
                <w:sz w:val="18"/>
                <w:szCs w:val="18"/>
                <w:lang w:val="es"/>
              </w:rPr>
              <w:t xml:space="preserve"> </w:t>
            </w:r>
          </w:p>
        </w:tc>
      </w:tr>
      <w:tr w:rsidR="003DF99A" w14:paraId="78977EDD"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36D0EBAA" w14:textId="77777777" w:rsidR="00562D1E" w:rsidRDefault="00562D1E"/>
        </w:tc>
        <w:tc>
          <w:tcPr>
            <w:tcW w:w="630" w:type="dxa"/>
            <w:tcBorders>
              <w:top w:val="single" w:sz="8" w:space="0" w:color="7F7F7F" w:themeColor="text1" w:themeTint="80"/>
              <w:left w:val="nil"/>
              <w:bottom w:val="nil"/>
              <w:right w:val="nil"/>
            </w:tcBorders>
            <w:tcMar>
              <w:left w:w="108" w:type="dxa"/>
              <w:right w:w="108" w:type="dxa"/>
            </w:tcMar>
          </w:tcPr>
          <w:p w14:paraId="0A2BDD0F" w14:textId="3177C9D6"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E1E29B5" w14:textId="085A576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-26.77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9370E43" w14:textId="429B015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1.45</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586F5EB2" w14:textId="38464A8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84.43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7BBFB8E2" w14:textId="1EE5339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17.61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1018F82" w14:textId="25AB11D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12.04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286FD37" w14:textId="0A9DCF8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C52BF09" w14:textId="1D860DF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1.32</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39BA179F" w14:textId="351DEF7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0.33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C4D25D4" w14:textId="23DA46F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9.59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0382AAA" w14:textId="3932C7A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2.28</w:t>
            </w:r>
            <w:r w:rsidRPr="37FD5DB6">
              <w:rPr>
                <w:rFonts w:ascii="Calibri" w:eastAsia="Calibri" w:hAnsi="Calibri" w:cs="Calibri"/>
                <w:color w:val="000000" w:themeColor="text1"/>
                <w:sz w:val="18"/>
                <w:szCs w:val="18"/>
                <w:lang w:val="es"/>
              </w:rPr>
              <w:t xml:space="preserve"> </w:t>
            </w:r>
          </w:p>
        </w:tc>
      </w:tr>
      <w:tr w:rsidR="003DF99A" w14:paraId="75BABE87"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53978BD7" w14:textId="77777777" w:rsidR="00562D1E" w:rsidRDefault="00562D1E"/>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25A1B64" w14:textId="7D33DCD7"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A85FE49" w14:textId="0E5E8F4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-27.06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DF31E75" w14:textId="6B5CB8F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1.51</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8A25865" w14:textId="3E0871B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81.01</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09318F" w14:textId="6F9CCF0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18.29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9BB7A56" w14:textId="4345962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CF03459" w14:textId="6231216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1D7B65C" w14:textId="5F7C083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1FDDFA3" w14:textId="3A3F399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0.28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65D44DC" w14:textId="7A209E3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9.36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9B2CA8F" w14:textId="32B1EB8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2.34</w:t>
            </w:r>
            <w:r w:rsidRPr="37FD5DB6">
              <w:rPr>
                <w:rFonts w:ascii="Calibri" w:eastAsia="Calibri" w:hAnsi="Calibri" w:cs="Calibri"/>
                <w:color w:val="000000" w:themeColor="text1"/>
                <w:sz w:val="18"/>
                <w:szCs w:val="18"/>
                <w:lang w:val="es"/>
              </w:rPr>
              <w:t xml:space="preserve"> </w:t>
            </w:r>
          </w:p>
        </w:tc>
      </w:tr>
      <w:tr w:rsidR="003DF99A" w14:paraId="033041DC" w14:textId="77777777" w:rsidTr="799B69BB">
        <w:trPr>
          <w:trHeight w:val="345"/>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7556A87D" w14:textId="0F973EAE"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Myrcia sp nov</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4366E5A9" w14:textId="6F3D1063"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FE1825A" w14:textId="4BE0FE6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-27.79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0FDB6E2E" w14:textId="0A7DE9C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1.15</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712480FF" w14:textId="22FF22A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72.02</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3591B270" w14:textId="3BE8FBC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13.97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25CFC76" w14:textId="18014EE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8.82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D95C74F" w14:textId="13196AA2"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D3B934C" w14:textId="302F3F4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1205E505" w14:textId="22AAE0F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6ADE6A1" w14:textId="07BCE9E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34AF2F93" w14:textId="2233CD4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4.05</w:t>
            </w:r>
            <w:r w:rsidRPr="37FD5DB6">
              <w:rPr>
                <w:rFonts w:ascii="Calibri" w:eastAsia="Calibri" w:hAnsi="Calibri" w:cs="Calibri"/>
                <w:color w:val="000000" w:themeColor="text1"/>
                <w:sz w:val="18"/>
                <w:szCs w:val="18"/>
                <w:lang w:val="es"/>
              </w:rPr>
              <w:t xml:space="preserve"> </w:t>
            </w:r>
          </w:p>
        </w:tc>
      </w:tr>
      <w:tr w:rsidR="003DF99A" w14:paraId="2E193942"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677E2410" w14:textId="77777777" w:rsidR="00562D1E" w:rsidRDefault="00562D1E"/>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2B70564" w14:textId="4E9EDE72"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BED0485" w14:textId="56AB72E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-27.24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75D4678" w14:textId="4F12FFA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0.92</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1B22AD4" w14:textId="09B5299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78.7</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DFC260" w14:textId="1850DD6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11.13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D757527" w14:textId="5903EA0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9.99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60962FC" w14:textId="680239F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5FC1E47" w14:textId="27249F2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19C6E3A" w14:textId="34782E5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0FBB594" w14:textId="26E7D3E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23.54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9C8E5BC" w14:textId="2687413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2.22</w:t>
            </w:r>
            <w:r w:rsidRPr="37FD5DB6">
              <w:rPr>
                <w:rFonts w:ascii="Calibri" w:eastAsia="Calibri" w:hAnsi="Calibri" w:cs="Calibri"/>
                <w:color w:val="000000" w:themeColor="text1"/>
                <w:sz w:val="18"/>
                <w:szCs w:val="18"/>
                <w:lang w:val="es"/>
              </w:rPr>
              <w:t xml:space="preserve"> </w:t>
            </w:r>
          </w:p>
        </w:tc>
      </w:tr>
      <w:tr w:rsidR="003DF99A" w14:paraId="2C8E10A5"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0D96103D" w14:textId="77777777" w:rsidR="00562D1E" w:rsidRDefault="00562D1E"/>
        </w:tc>
        <w:tc>
          <w:tcPr>
            <w:tcW w:w="630" w:type="dxa"/>
            <w:tcBorders>
              <w:top w:val="single" w:sz="8" w:space="0" w:color="7F7F7F" w:themeColor="text1" w:themeTint="80"/>
              <w:left w:val="nil"/>
              <w:bottom w:val="nil"/>
              <w:right w:val="nil"/>
            </w:tcBorders>
            <w:tcMar>
              <w:left w:w="108" w:type="dxa"/>
              <w:right w:w="108" w:type="dxa"/>
            </w:tcMar>
          </w:tcPr>
          <w:p w14:paraId="0F855211" w14:textId="0D9967E5"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ED34627" w14:textId="5214ECC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-27.27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B28549D" w14:textId="615AA71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497A807E" w14:textId="35392C2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78.33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5F1DD507" w14:textId="47E2167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12.19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710C545" w14:textId="06A0159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9.79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F5EEFD9" w14:textId="126257C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B6F0E04" w14:textId="452DB07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19AD6052" w14:textId="633FEB8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0.36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E603C8F" w14:textId="30956BA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12.42</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49CA1BC" w14:textId="64B2B75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3.68</w:t>
            </w:r>
            <w:r w:rsidRPr="37FD5DB6">
              <w:rPr>
                <w:rFonts w:ascii="Calibri" w:eastAsia="Calibri" w:hAnsi="Calibri" w:cs="Calibri"/>
                <w:color w:val="000000" w:themeColor="text1"/>
                <w:sz w:val="18"/>
                <w:szCs w:val="18"/>
                <w:lang w:val="es"/>
              </w:rPr>
              <w:t xml:space="preserve"> </w:t>
            </w:r>
          </w:p>
        </w:tc>
      </w:tr>
      <w:tr w:rsidR="003DF99A" w14:paraId="627D1AE8"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413D51D5" w14:textId="77777777" w:rsidR="00562D1E" w:rsidRDefault="00562D1E"/>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CD406FF" w14:textId="403DB5EF"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BE12129" w14:textId="18BE696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-27.34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4923CA1" w14:textId="13D4511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0.66</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7794E9" w14:textId="23DB199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77.63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51335DE" w14:textId="543D1A5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561D3DF" w14:textId="25949E1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8.19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EB25F49" w14:textId="4400E2F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F760A67" w14:textId="64C9495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B8AE87F" w14:textId="497453F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2B751E" w14:textId="6488E49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6.34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05337A0" w14:textId="4C72AFA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5.05</w:t>
            </w:r>
            <w:r w:rsidRPr="37FD5DB6">
              <w:rPr>
                <w:rFonts w:ascii="Calibri" w:eastAsia="Calibri" w:hAnsi="Calibri" w:cs="Calibri"/>
                <w:color w:val="000000" w:themeColor="text1"/>
                <w:sz w:val="18"/>
                <w:szCs w:val="18"/>
                <w:lang w:val="es"/>
              </w:rPr>
              <w:t xml:space="preserve"> </w:t>
            </w:r>
          </w:p>
        </w:tc>
      </w:tr>
      <w:tr w:rsidR="003DF99A" w14:paraId="66723661" w14:textId="77777777" w:rsidTr="799B69BB">
        <w:trPr>
          <w:trHeight w:val="480"/>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278CD9CB" w14:textId="20E1D32B"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Hedyosmun  purpurascens</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55C7FF16" w14:textId="691434A5"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D5CB35C" w14:textId="0070687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-26.81</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9EC86CE" w14:textId="33A9B4F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1.44</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07DF79AF" w14:textId="4691922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83.75</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584A1841" w14:textId="43159F8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6369580" w14:textId="098B4552"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14.31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D820E2F" w14:textId="01533CA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D926AC7" w14:textId="128C125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FE1D10F" w14:textId="332DE0C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D41BCC7" w14:textId="1D97346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17.17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9C08803" w14:textId="24F846D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1.02</w:t>
            </w:r>
            <w:r w:rsidRPr="37FD5DB6">
              <w:rPr>
                <w:rFonts w:ascii="Calibri" w:eastAsia="Calibri" w:hAnsi="Calibri" w:cs="Calibri"/>
                <w:color w:val="000000" w:themeColor="text1"/>
                <w:sz w:val="18"/>
                <w:szCs w:val="18"/>
                <w:lang w:val="es"/>
              </w:rPr>
              <w:t xml:space="preserve"> </w:t>
            </w:r>
          </w:p>
        </w:tc>
      </w:tr>
      <w:tr w:rsidR="003DF99A" w14:paraId="1308F19E"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10D36EFE" w14:textId="77777777" w:rsidR="00562D1E" w:rsidRDefault="00562D1E"/>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F6B029A" w14:textId="6D1F50F7"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521789D" w14:textId="562F248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-26.35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9F24425" w14:textId="6E7968FC"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2.06</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AE764C8" w14:textId="03657E9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89.25</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F6AF2BB" w14:textId="4451490E"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25.08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2D60E17" w14:textId="449FAC5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17.47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7D55107" w14:textId="207FE0FE"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3.63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1F3B49B" w14:textId="67BBA75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C30A317" w14:textId="20BF4B8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4CD775C" w14:textId="4313DFD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21.78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3480D9" w14:textId="62D9537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4.15</w:t>
            </w:r>
            <w:r w:rsidRPr="37FD5DB6">
              <w:rPr>
                <w:rFonts w:ascii="Calibri" w:eastAsia="Calibri" w:hAnsi="Calibri" w:cs="Calibri"/>
                <w:color w:val="000000" w:themeColor="text1"/>
                <w:sz w:val="18"/>
                <w:szCs w:val="18"/>
                <w:lang w:val="es"/>
              </w:rPr>
              <w:t xml:space="preserve"> </w:t>
            </w:r>
          </w:p>
        </w:tc>
      </w:tr>
      <w:tr w:rsidR="003DF99A" w14:paraId="40707D48"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49E5F540" w14:textId="77777777" w:rsidR="00562D1E" w:rsidRDefault="00562D1E"/>
        </w:tc>
        <w:tc>
          <w:tcPr>
            <w:tcW w:w="630" w:type="dxa"/>
            <w:tcBorders>
              <w:top w:val="single" w:sz="8" w:space="0" w:color="7F7F7F" w:themeColor="text1" w:themeTint="80"/>
              <w:left w:val="nil"/>
              <w:bottom w:val="nil"/>
              <w:right w:val="nil"/>
            </w:tcBorders>
            <w:tcMar>
              <w:left w:w="108" w:type="dxa"/>
              <w:right w:w="108" w:type="dxa"/>
            </w:tcMar>
          </w:tcPr>
          <w:p w14:paraId="61B71C51" w14:textId="36687260"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28474E7" w14:textId="0E95A8A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-24.85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08484CE" w14:textId="5A4ED46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1.27</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5FB9C11A" w14:textId="56E303F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107.56</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7D9804FC" w14:textId="04892B8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15.36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2D84010" w14:textId="0827791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17.08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B9A599F" w14:textId="18741F6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D75950B" w14:textId="04442C7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BA41A8D" w14:textId="30C71C2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AFA6A85" w14:textId="798A526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15.94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59F9642" w14:textId="253D5B8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0.42</w:t>
            </w:r>
            <w:r w:rsidRPr="37FD5DB6">
              <w:rPr>
                <w:rFonts w:ascii="Calibri" w:eastAsia="Calibri" w:hAnsi="Calibri" w:cs="Calibri"/>
                <w:color w:val="000000" w:themeColor="text1"/>
                <w:sz w:val="18"/>
                <w:szCs w:val="18"/>
                <w:lang w:val="es"/>
              </w:rPr>
              <w:t xml:space="preserve"> </w:t>
            </w:r>
          </w:p>
        </w:tc>
      </w:tr>
      <w:tr w:rsidR="003DF99A" w14:paraId="40C450D9"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786DFC12" w14:textId="77777777" w:rsidR="00562D1E" w:rsidRDefault="00562D1E"/>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CBCA27B" w14:textId="3D3190F4"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F906815" w14:textId="51201D4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-27.29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DB8AA40" w14:textId="16F3D0C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1.59</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EF53490" w14:textId="3FA50BA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77.86</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ED759E" w14:textId="4FA893D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19.36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2835E21" w14:textId="3FA2E47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15.65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DD8DAFC" w14:textId="3735B83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F11A47B" w14:textId="2429F02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1.42</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3BB2395" w14:textId="2849654C"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55EFB6C" w14:textId="5060F62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12.15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6E63E94" w14:textId="41837E9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3.82</w:t>
            </w:r>
            <w:r w:rsidRPr="37FD5DB6">
              <w:rPr>
                <w:rFonts w:ascii="Calibri" w:eastAsia="Calibri" w:hAnsi="Calibri" w:cs="Calibri"/>
                <w:color w:val="000000" w:themeColor="text1"/>
                <w:sz w:val="18"/>
                <w:szCs w:val="18"/>
                <w:lang w:val="es"/>
              </w:rPr>
              <w:t xml:space="preserve"> </w:t>
            </w:r>
          </w:p>
        </w:tc>
      </w:tr>
      <w:tr w:rsidR="003DF99A" w14:paraId="78815310" w14:textId="77777777" w:rsidTr="799B69BB">
        <w:trPr>
          <w:trHeight w:val="330"/>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33366168" w14:textId="2158CBB7" w:rsidR="003DF99A" w:rsidRDefault="37FD5DB6" w:rsidP="37FD5DB6">
            <w:pPr>
              <w:jc w:val="center"/>
              <w:rPr>
                <w:rFonts w:ascii="Calibri" w:eastAsia="Calibri" w:hAnsi="Calibri" w:cs="Calibri"/>
                <w:sz w:val="16"/>
                <w:szCs w:val="16"/>
                <w:lang w:val="es"/>
              </w:rPr>
            </w:pPr>
            <w:r w:rsidRPr="37FD5DB6">
              <w:rPr>
                <w:rFonts w:ascii="Calibri" w:eastAsia="Calibri" w:hAnsi="Calibri" w:cs="Calibri"/>
                <w:i/>
                <w:iCs/>
                <w:sz w:val="18"/>
                <w:szCs w:val="18"/>
                <w:lang w:val="fr"/>
              </w:rPr>
              <w:t>Weinmania  loxensis</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508B62D3" w14:textId="4D5294CB"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1026A05" w14:textId="32D6E8E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AC33510" w14:textId="43B2442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0.27</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5F91A50E" w14:textId="1043A87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72.87</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1BAC4BB3" w14:textId="4847C97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3.29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1F6B99D" w14:textId="7647037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10.43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B7A7390" w14:textId="6C30C94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38FB514" w14:textId="3ACA1B7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0.56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52BFE52" w14:textId="69E4F49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496FA50" w14:textId="72AED6C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18.65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8424477" w14:textId="7DD0A22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1.67</w:t>
            </w:r>
            <w:r w:rsidRPr="37FD5DB6">
              <w:rPr>
                <w:rFonts w:ascii="Calibri" w:eastAsia="Calibri" w:hAnsi="Calibri" w:cs="Calibri"/>
                <w:color w:val="000000" w:themeColor="text1"/>
                <w:sz w:val="18"/>
                <w:szCs w:val="18"/>
                <w:lang w:val="es"/>
              </w:rPr>
              <w:t xml:space="preserve"> </w:t>
            </w:r>
          </w:p>
        </w:tc>
      </w:tr>
      <w:tr w:rsidR="003DF99A" w14:paraId="6A0CABDD"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5E110D10" w14:textId="77777777" w:rsidR="00562D1E" w:rsidRDefault="00562D1E"/>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94E06E0" w14:textId="1396BF4A"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6A8A4F" w14:textId="313FE48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-28.06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FD925D0" w14:textId="293FD26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B58044" w14:textId="375238A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68.51</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D054D48" w14:textId="634B764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10.95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1214C8D" w14:textId="0E187E4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11.47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3E27E78" w14:textId="0DDABA3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9A49F48" w14:textId="507CBDB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0.61</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38CD69F" w14:textId="6257A06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E3FD23" w14:textId="594AB61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18.89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74902B2" w14:textId="4BDB7B9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1.99</w:t>
            </w:r>
            <w:r w:rsidRPr="37FD5DB6">
              <w:rPr>
                <w:rFonts w:ascii="Calibri" w:eastAsia="Calibri" w:hAnsi="Calibri" w:cs="Calibri"/>
                <w:color w:val="000000" w:themeColor="text1"/>
                <w:sz w:val="18"/>
                <w:szCs w:val="18"/>
                <w:lang w:val="es"/>
              </w:rPr>
              <w:t xml:space="preserve"> </w:t>
            </w:r>
          </w:p>
        </w:tc>
      </w:tr>
      <w:tr w:rsidR="003DF99A" w14:paraId="65E1E618"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1FCB8549" w14:textId="77777777" w:rsidR="00562D1E" w:rsidRDefault="00562D1E"/>
        </w:tc>
        <w:tc>
          <w:tcPr>
            <w:tcW w:w="630" w:type="dxa"/>
            <w:tcBorders>
              <w:top w:val="single" w:sz="8" w:space="0" w:color="7F7F7F" w:themeColor="text1" w:themeTint="80"/>
              <w:left w:val="nil"/>
              <w:bottom w:val="nil"/>
              <w:right w:val="nil"/>
            </w:tcBorders>
            <w:tcMar>
              <w:left w:w="108" w:type="dxa"/>
              <w:right w:w="108" w:type="dxa"/>
            </w:tcMar>
          </w:tcPr>
          <w:p w14:paraId="6058FD79" w14:textId="5B2D0AE4" w:rsidR="003DF99A" w:rsidRDefault="799B69BB"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799B69BB">
              <w:rPr>
                <w:rFonts w:ascii="Calibri" w:eastAsia="Calibri" w:hAnsi="Calibri" w:cs="Calibri"/>
                <w:b/>
                <w:bCs/>
                <w:sz w:val="18"/>
                <w:szCs w:val="18"/>
                <w:lang w:val="fr"/>
              </w:rPr>
              <w:t>N+P</w:t>
            </w:r>
            <w:r w:rsidRPr="799B69BB">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8E57C38" w14:textId="68F819F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-29.03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2FA6205" w14:textId="3F0CC5E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0.79</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42A4F916" w14:textId="3A206ED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56.6</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65516E03" w14:textId="4BB8CCC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5E87853" w14:textId="5E49F52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F95D587" w14:textId="59A6F2D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73FC181" w14:textId="3C86816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0.72</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79FCBB5" w14:textId="049EEA8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F815BFB" w14:textId="6EA10D2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15.57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6F8325A" w14:textId="0E5C998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1.25</w:t>
            </w:r>
            <w:r w:rsidRPr="37FD5DB6">
              <w:rPr>
                <w:rFonts w:ascii="Calibri" w:eastAsia="Calibri" w:hAnsi="Calibri" w:cs="Calibri"/>
                <w:color w:val="000000" w:themeColor="text1"/>
                <w:sz w:val="18"/>
                <w:szCs w:val="18"/>
                <w:lang w:val="es"/>
              </w:rPr>
              <w:t xml:space="preserve"> </w:t>
            </w:r>
          </w:p>
        </w:tc>
      </w:tr>
      <w:tr w:rsidR="003DF99A" w14:paraId="487C06DE"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18914CB2" w14:textId="77777777" w:rsidR="00562D1E" w:rsidRDefault="00562D1E"/>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D25767C" w14:textId="0E1AC10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213AC98" w14:textId="760589B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-28.38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F647AEB" w14:textId="23AD21B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1.13</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43836EB" w14:textId="6F244B2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64.54</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CA8543" w14:textId="079912B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C751F51" w14:textId="16E70A0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10.73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0941919" w14:textId="1C7D7DA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2F59C67" w14:textId="0612E53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D95AEDD" w14:textId="4791237C"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C14DB39" w14:textId="73DD1FF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7.31</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658BA41" w14:textId="0CAD076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8"/>
                <w:szCs w:val="18"/>
                <w:lang w:val="es"/>
              </w:rPr>
            </w:pPr>
            <w:r w:rsidRPr="37FD5DB6">
              <w:rPr>
                <w:rFonts w:ascii="Calibri" w:eastAsia="Calibri" w:hAnsi="Calibri" w:cs="Calibri"/>
                <w:color w:val="000000" w:themeColor="text1"/>
                <w:sz w:val="18"/>
                <w:szCs w:val="18"/>
                <w:lang w:val="fr"/>
              </w:rPr>
              <w:t>3.43</w:t>
            </w:r>
            <w:commentRangeEnd w:id="324"/>
            <w:r w:rsidR="003DF99A">
              <w:rPr>
                <w:rStyle w:val="CommentReference"/>
                <w:rFonts w:ascii="Calibri" w:eastAsia="Calibri" w:hAnsi="Calibri" w:cs="Calibri"/>
                <w:color w:val="000000" w:themeColor="text1"/>
                <w:sz w:val="18"/>
                <w:szCs w:val="18"/>
                <w:lang w:val="es"/>
              </w:rPr>
              <w:commentReference w:id="324"/>
            </w:r>
            <w:commentRangeEnd w:id="325"/>
            <w:r w:rsidR="003DF99A">
              <w:rPr>
                <w:rStyle w:val="CommentReference"/>
                <w:rFonts w:ascii="Calibri" w:eastAsia="Calibri" w:hAnsi="Calibri" w:cs="Calibri"/>
                <w:color w:val="000000" w:themeColor="text1"/>
                <w:sz w:val="18"/>
                <w:szCs w:val="18"/>
                <w:lang w:val="es"/>
              </w:rPr>
              <w:commentReference w:id="325"/>
            </w:r>
            <w:commentRangeEnd w:id="326"/>
            <w:r w:rsidR="00B07CB9">
              <w:rPr>
                <w:rStyle w:val="CommentReference"/>
                <w:rFonts w:ascii="Calibri" w:eastAsia="Calibri" w:hAnsi="Calibri" w:cs="Calibri"/>
                <w:color w:val="000000" w:themeColor="text1"/>
                <w:sz w:val="18"/>
                <w:szCs w:val="18"/>
                <w:lang w:val="es"/>
              </w:rPr>
              <w:commentReference w:id="326"/>
            </w:r>
          </w:p>
        </w:tc>
      </w:tr>
    </w:tbl>
    <w:p w14:paraId="2274212E" w14:textId="582DE4E2" w:rsidR="799B69BB" w:rsidRDefault="799B69BB" w:rsidP="799B69BB">
      <w:pPr>
        <w:spacing w:line="480" w:lineRule="auto"/>
        <w:jc w:val="both"/>
        <w:rPr>
          <w:i/>
          <w:iCs/>
          <w:lang w:val="en-US"/>
        </w:rPr>
      </w:pPr>
    </w:p>
    <w:p w14:paraId="379647A7" w14:textId="14E819D9" w:rsidR="7DB71AEC" w:rsidRDefault="799B69BB" w:rsidP="799B69BB">
      <w:pPr>
        <w:spacing w:line="480" w:lineRule="auto"/>
        <w:jc w:val="both"/>
        <w:rPr>
          <w:highlight w:val="yellow"/>
          <w:lang w:val="en-US"/>
        </w:rPr>
      </w:pPr>
      <w:r w:rsidRPr="799B69BB">
        <w:rPr>
          <w:b/>
          <w:bCs/>
          <w:lang w:val="en-US"/>
        </w:rPr>
        <w:t>Table 3.</w:t>
      </w:r>
      <w:r w:rsidRPr="799B69BB">
        <w:rPr>
          <w:lang w:val="en-US"/>
        </w:rPr>
        <w:t xml:space="preserve"> </w:t>
      </w:r>
      <w:r w:rsidRPr="799B69BB">
        <w:rPr>
          <w:rFonts w:ascii="Calibri" w:eastAsia="Calibri" w:hAnsi="Calibri" w:cs="Calibri"/>
          <w:lang w:val="en-US"/>
        </w:rPr>
        <w:t>Summary of leaf nutrient concentrations and physiological traits under nutrient addition treatments, presented as means ± standard deviations (SD).</w:t>
      </w:r>
    </w:p>
    <w:p w14:paraId="32CBAAFA" w14:textId="59F45EBE" w:rsidR="7DB71AEC" w:rsidRDefault="1DB06B16" w:rsidP="1DB06B16">
      <w:pPr>
        <w:spacing w:line="480" w:lineRule="auto"/>
        <w:jc w:val="both"/>
        <w:rPr>
          <w:lang w:val="en-US"/>
        </w:rPr>
      </w:pPr>
      <w:commentRangeStart w:id="328"/>
      <w:r w:rsidRPr="1DB06B16">
        <w:rPr>
          <w:lang w:val="en-US"/>
        </w:rPr>
        <w:lastRenderedPageBreak/>
        <w:t xml:space="preserve">In the control groups, LNC was higher at 1000 m sites in the species: </w:t>
      </w:r>
      <w:r w:rsidRPr="1DB06B16">
        <w:rPr>
          <w:i/>
          <w:iCs/>
          <w:lang w:val="en-US"/>
        </w:rPr>
        <w:t xml:space="preserve">C. racemosa </w:t>
      </w:r>
      <w:r w:rsidRPr="1DB06B16">
        <w:rPr>
          <w:lang w:val="en-US"/>
        </w:rPr>
        <w:t xml:space="preserve">(mean = 17.29 </w:t>
      </w:r>
      <w:r w:rsidRPr="1DB06B16">
        <w:rPr>
          <w:rFonts w:ascii="Calibri" w:eastAsia="Calibri" w:hAnsi="Calibri" w:cs="Calibri"/>
          <w:lang w:val="en-US"/>
        </w:rPr>
        <w:t xml:space="preserve">mg g⁻¹ </w:t>
      </w:r>
      <w:r w:rsidRPr="1DB06B16">
        <w:rPr>
          <w:lang w:val="en-US"/>
        </w:rPr>
        <w:t>)</w:t>
      </w:r>
      <w:r w:rsidRPr="1DB06B16">
        <w:rPr>
          <w:i/>
          <w:iCs/>
          <w:lang w:val="en-US"/>
        </w:rPr>
        <w:t xml:space="preserve"> </w:t>
      </w:r>
      <w:r w:rsidRPr="1DB06B16">
        <w:rPr>
          <w:lang w:val="en-US"/>
        </w:rPr>
        <w:t xml:space="preserve">and </w:t>
      </w:r>
      <w:r w:rsidRPr="1DB06B16">
        <w:rPr>
          <w:i/>
          <w:iCs/>
          <w:lang w:val="en-US"/>
        </w:rPr>
        <w:t>P. torta</w:t>
      </w:r>
      <w:r w:rsidRPr="1DB06B16">
        <w:rPr>
          <w:lang w:val="en-US"/>
        </w:rPr>
        <w:t xml:space="preserve"> (mean= 15.20 </w:t>
      </w:r>
      <w:r w:rsidRPr="1DB06B16">
        <w:rPr>
          <w:rFonts w:ascii="Calibri" w:eastAsia="Calibri" w:hAnsi="Calibri" w:cs="Calibri"/>
          <w:lang w:val="en-US"/>
        </w:rPr>
        <w:t>mg g⁻¹</w:t>
      </w:r>
      <w:r w:rsidRPr="1DB06B16">
        <w:rPr>
          <w:lang w:val="en-US"/>
        </w:rPr>
        <w:t xml:space="preserve">). </w:t>
      </w:r>
      <w:commentRangeEnd w:id="328"/>
      <w:r w:rsidR="7DB71AEC" w:rsidRPr="1DB06B16">
        <w:rPr>
          <w:rStyle w:val="CommentReference"/>
          <w:sz w:val="22"/>
          <w:szCs w:val="22"/>
          <w:lang w:val="en-US"/>
        </w:rPr>
        <w:commentReference w:id="328"/>
      </w:r>
      <w:r w:rsidRPr="1DB06B16">
        <w:rPr>
          <w:lang w:val="en-US"/>
        </w:rPr>
        <w:t xml:space="preserve"> The values for LNC for 2000m sites: </w:t>
      </w:r>
      <w:r w:rsidRPr="1DB06B16">
        <w:rPr>
          <w:i/>
          <w:iCs/>
          <w:lang w:val="en-US"/>
        </w:rPr>
        <w:t xml:space="preserve">Myrcia </w:t>
      </w:r>
      <w:r w:rsidRPr="1DB06B16">
        <w:rPr>
          <w:lang w:val="en-US"/>
        </w:rPr>
        <w:t xml:space="preserve">sp. </w:t>
      </w:r>
      <w:del w:id="329" w:author="SB" w:date="2026-07-06T13:15:00Z" w16du:dateUtc="2026-07-06T18:15:00Z">
        <w:r w:rsidRPr="1DB06B16" w:rsidDel="00A239A9">
          <w:rPr>
            <w:lang w:val="en-US"/>
          </w:rPr>
          <w:delText xml:space="preserve">Nov </w:delText>
        </w:r>
      </w:del>
      <w:ins w:id="330" w:author="SB" w:date="2026-07-06T13:15:00Z" w16du:dateUtc="2026-07-06T18:15:00Z">
        <w:r w:rsidR="00A239A9">
          <w:rPr>
            <w:lang w:val="en-US"/>
          </w:rPr>
          <w:t>n</w:t>
        </w:r>
        <w:r w:rsidR="00A239A9" w:rsidRPr="1DB06B16">
          <w:rPr>
            <w:lang w:val="en-US"/>
          </w:rPr>
          <w:t>ov</w:t>
        </w:r>
        <w:r w:rsidR="00A239A9">
          <w:rPr>
            <w:lang w:val="en-US"/>
          </w:rPr>
          <w:t>.</w:t>
        </w:r>
        <w:r w:rsidR="00A239A9" w:rsidRPr="1DB06B16">
          <w:rPr>
            <w:lang w:val="en-US"/>
          </w:rPr>
          <w:t xml:space="preserve"> </w:t>
        </w:r>
      </w:ins>
      <w:r w:rsidRPr="1DB06B16">
        <w:rPr>
          <w:lang w:val="en-US"/>
        </w:rPr>
        <w:t xml:space="preserve">(mean = 8.82 </w:t>
      </w:r>
      <w:r w:rsidRPr="1DB06B16">
        <w:rPr>
          <w:rFonts w:ascii="Calibri" w:eastAsia="Calibri" w:hAnsi="Calibri" w:cs="Calibri"/>
          <w:lang w:val="en-US"/>
        </w:rPr>
        <w:t>mg g⁻¹</w:t>
      </w:r>
      <w:r w:rsidRPr="1DB06B16">
        <w:rPr>
          <w:lang w:val="en-US"/>
        </w:rPr>
        <w:t xml:space="preserve">) and </w:t>
      </w:r>
      <w:r w:rsidRPr="1DB06B16">
        <w:rPr>
          <w:i/>
          <w:iCs/>
          <w:lang w:val="en-US"/>
        </w:rPr>
        <w:t>A. lojaensis</w:t>
      </w:r>
      <w:r w:rsidRPr="1DB06B16">
        <w:rPr>
          <w:lang w:val="en-US"/>
        </w:rPr>
        <w:t xml:space="preserve"> (mean = 11.61 </w:t>
      </w:r>
      <w:r w:rsidRPr="1DB06B16">
        <w:rPr>
          <w:rFonts w:ascii="Calibri" w:eastAsia="Calibri" w:hAnsi="Calibri" w:cs="Calibri"/>
          <w:lang w:val="en-US"/>
        </w:rPr>
        <w:t>mg g⁻¹</w:t>
      </w:r>
      <w:r w:rsidRPr="1DB06B16">
        <w:rPr>
          <w:lang w:val="en-US"/>
        </w:rPr>
        <w:t xml:space="preserve">); and 3000 m sites: </w:t>
      </w:r>
      <w:r w:rsidRPr="1DB06B16">
        <w:rPr>
          <w:i/>
          <w:iCs/>
          <w:lang w:val="en-US"/>
        </w:rPr>
        <w:t>H. purpurascens</w:t>
      </w:r>
      <w:r w:rsidRPr="1DB06B16">
        <w:rPr>
          <w:lang w:val="en-US"/>
        </w:rPr>
        <w:t xml:space="preserve"> (mean = 14.31 </w:t>
      </w:r>
      <w:r w:rsidRPr="1DB06B16">
        <w:rPr>
          <w:rFonts w:ascii="Calibri" w:eastAsia="Calibri" w:hAnsi="Calibri" w:cs="Calibri"/>
          <w:lang w:val="en-US"/>
        </w:rPr>
        <w:t>mg g⁻¹</w:t>
      </w:r>
      <w:r w:rsidRPr="1DB06B16">
        <w:rPr>
          <w:lang w:val="en-US"/>
        </w:rPr>
        <w:t xml:space="preserve">), </w:t>
      </w:r>
      <w:r w:rsidRPr="1DB06B16">
        <w:rPr>
          <w:i/>
          <w:iCs/>
          <w:lang w:val="en-US"/>
        </w:rPr>
        <w:t>W. loxensis</w:t>
      </w:r>
      <w:r w:rsidRPr="1DB06B16">
        <w:rPr>
          <w:lang w:val="en-US"/>
        </w:rPr>
        <w:t xml:space="preserve"> (mean = 10.43 </w:t>
      </w:r>
      <w:r w:rsidRPr="1DB06B16">
        <w:rPr>
          <w:rFonts w:ascii="Calibri" w:eastAsia="Calibri" w:hAnsi="Calibri" w:cs="Calibri"/>
          <w:lang w:val="en-US"/>
        </w:rPr>
        <w:t>mg g⁻¹</w:t>
      </w:r>
      <w:r w:rsidRPr="1DB06B16">
        <w:rPr>
          <w:lang w:val="en-US"/>
        </w:rPr>
        <w:t xml:space="preserve">) are in </w:t>
      </w:r>
      <w:commentRangeStart w:id="331"/>
      <w:r w:rsidRPr="1DB06B16">
        <w:rPr>
          <w:lang w:val="en-US"/>
        </w:rPr>
        <w:t>similar ranges</w:t>
      </w:r>
      <w:commentRangeEnd w:id="331"/>
      <w:r w:rsidR="00A239A9" w:rsidRPr="1DB06B16">
        <w:rPr>
          <w:rStyle w:val="CommentReference"/>
          <w:sz w:val="22"/>
          <w:szCs w:val="22"/>
          <w:lang w:val="en-US"/>
        </w:rPr>
        <w:commentReference w:id="331"/>
      </w:r>
      <w:r w:rsidRPr="1DB06B16">
        <w:rPr>
          <w:lang w:val="en-US"/>
        </w:rPr>
        <w:t xml:space="preserve">. </w:t>
      </w:r>
      <w:del w:id="332" w:author="SB" w:date="2026-07-06T13:17:00Z" w16du:dateUtc="2026-07-06T18:17:00Z">
        <w:r w:rsidRPr="1DB06B16" w:rsidDel="00A239A9">
          <w:rPr>
            <w:lang w:val="en-US"/>
          </w:rPr>
          <w:delText>A</w:delText>
        </w:r>
      </w:del>
      <w:del w:id="333" w:author="SB" w:date="2026-07-06T13:18:00Z" w16du:dateUtc="2026-07-06T18:18:00Z">
        <w:r w:rsidRPr="1DB06B16" w:rsidDel="00A239A9">
          <w:rPr>
            <w:lang w:val="en-US"/>
          </w:rPr>
          <w:delText>ll species</w:delText>
        </w:r>
      </w:del>
      <w:ins w:id="334" w:author="SB" w:date="2026-07-06T13:17:00Z" w16du:dateUtc="2026-07-06T18:17:00Z">
        <w:r w:rsidR="00A239A9">
          <w:rPr>
            <w:lang w:val="en-US"/>
          </w:rPr>
          <w:t xml:space="preserve">LNC was </w:t>
        </w:r>
      </w:ins>
      <w:del w:id="335" w:author="SB" w:date="2026-07-06T13:17:00Z" w16du:dateUtc="2026-07-06T18:17:00Z">
        <w:r w:rsidRPr="1DB06B16" w:rsidDel="00A239A9">
          <w:rPr>
            <w:lang w:val="en-US"/>
          </w:rPr>
          <w:delText xml:space="preserve"> had a</w:delText>
        </w:r>
      </w:del>
      <w:ins w:id="336" w:author="SB" w:date="2026-07-06T13:17:00Z" w16du:dateUtc="2026-07-06T18:17:00Z">
        <w:r w:rsidR="00A239A9">
          <w:rPr>
            <w:lang w:val="en-US"/>
          </w:rPr>
          <w:t>statistically significantly higher</w:t>
        </w:r>
      </w:ins>
      <w:del w:id="337" w:author="SB" w:date="2026-07-06T13:17:00Z" w16du:dateUtc="2026-07-06T18:17:00Z">
        <w:r w:rsidRPr="1DB06B16" w:rsidDel="00A239A9">
          <w:rPr>
            <w:lang w:val="en-US"/>
          </w:rPr>
          <w:delText>n</w:delText>
        </w:r>
      </w:del>
      <w:r w:rsidRPr="1DB06B16">
        <w:rPr>
          <w:lang w:val="en-US"/>
        </w:rPr>
        <w:t xml:space="preserve"> </w:t>
      </w:r>
      <w:del w:id="338" w:author="SB" w:date="2026-07-06T13:18:00Z" w16du:dateUtc="2026-07-06T18:18:00Z">
        <w:r w:rsidRPr="1DB06B16" w:rsidDel="00A239A9">
          <w:rPr>
            <w:lang w:val="en-US"/>
          </w:rPr>
          <w:delText>increase in foliar LNC in the</w:delText>
        </w:r>
      </w:del>
      <w:ins w:id="339" w:author="SB" w:date="2026-07-06T13:18:00Z" w16du:dateUtc="2026-07-06T18:18:00Z">
        <w:r w:rsidR="00A239A9">
          <w:rPr>
            <w:lang w:val="en-US"/>
          </w:rPr>
          <w:t>in</w:t>
        </w:r>
      </w:ins>
      <w:r w:rsidRPr="1DB06B16">
        <w:rPr>
          <w:lang w:val="en-US"/>
        </w:rPr>
        <w:t xml:space="preserve"> N </w:t>
      </w:r>
      <w:ins w:id="340" w:author="SB" w:date="2026-07-06T13:18:00Z" w16du:dateUtc="2026-07-06T18:18:00Z">
        <w:r w:rsidR="00A239A9">
          <w:rPr>
            <w:lang w:val="en-US"/>
          </w:rPr>
          <w:t xml:space="preserve">addition </w:t>
        </w:r>
      </w:ins>
      <w:del w:id="341" w:author="SB" w:date="2026-07-06T13:19:00Z" w16du:dateUtc="2026-07-06T18:19:00Z">
        <w:r w:rsidRPr="1DB06B16" w:rsidDel="00A239A9">
          <w:rPr>
            <w:lang w:val="en-US"/>
          </w:rPr>
          <w:delText>treatment</w:delText>
        </w:r>
      </w:del>
      <w:del w:id="342" w:author="SB" w:date="2026-07-06T13:18:00Z" w16du:dateUtc="2026-07-06T18:18:00Z">
        <w:r w:rsidRPr="1DB06B16" w:rsidDel="00A239A9">
          <w:rPr>
            <w:lang w:val="en-US"/>
          </w:rPr>
          <w:delText>s with a significant response when</w:delText>
        </w:r>
      </w:del>
      <w:del w:id="343" w:author="SB" w:date="2026-07-06T13:19:00Z" w16du:dateUtc="2026-07-06T18:19:00Z">
        <w:r w:rsidRPr="1DB06B16" w:rsidDel="00A239A9">
          <w:rPr>
            <w:lang w:val="en-US"/>
          </w:rPr>
          <w:delText xml:space="preserve"> </w:delText>
        </w:r>
      </w:del>
      <w:r w:rsidRPr="1DB06B16">
        <w:rPr>
          <w:lang w:val="en-US"/>
        </w:rPr>
        <w:t xml:space="preserve">comparted to </w:t>
      </w:r>
      <w:del w:id="344" w:author="SB" w:date="2026-07-06T13:19:00Z" w16du:dateUtc="2026-07-06T18:19:00Z">
        <w:r w:rsidRPr="1DB06B16" w:rsidDel="00A239A9">
          <w:rPr>
            <w:lang w:val="en-US"/>
          </w:rPr>
          <w:delText xml:space="preserve">the </w:delText>
        </w:r>
      </w:del>
      <w:r w:rsidRPr="1DB06B16">
        <w:rPr>
          <w:lang w:val="en-US"/>
        </w:rPr>
        <w:t xml:space="preserve">control </w:t>
      </w:r>
      <w:del w:id="345" w:author="SB" w:date="2026-07-06T13:19:00Z" w16du:dateUtc="2026-07-06T18:19:00Z">
        <w:r w:rsidRPr="1DB06B16" w:rsidDel="00A239A9">
          <w:rPr>
            <w:lang w:val="en-US"/>
          </w:rPr>
          <w:delText xml:space="preserve">for </w:delText>
        </w:r>
      </w:del>
      <w:ins w:id="346" w:author="SB" w:date="2026-07-06T13:19:00Z" w16du:dateUtc="2026-07-06T18:19:00Z">
        <w:r w:rsidR="00A239A9">
          <w:rPr>
            <w:lang w:val="en-US"/>
          </w:rPr>
          <w:t>in</w:t>
        </w:r>
        <w:r w:rsidR="00A239A9" w:rsidRPr="1DB06B16">
          <w:rPr>
            <w:lang w:val="en-US"/>
          </w:rPr>
          <w:t xml:space="preserve"> </w:t>
        </w:r>
      </w:ins>
      <w:r w:rsidRPr="1DB06B16">
        <w:rPr>
          <w:i/>
          <w:iCs/>
          <w:lang w:val="en-US"/>
        </w:rPr>
        <w:t>A. lojaensis, M. sp</w:t>
      </w:r>
      <w:ins w:id="347" w:author="SB" w:date="2026-07-06T13:19:00Z" w16du:dateUtc="2026-07-06T18:19:00Z">
        <w:r w:rsidR="00A239A9">
          <w:rPr>
            <w:i/>
            <w:iCs/>
            <w:lang w:val="en-US"/>
          </w:rPr>
          <w:t xml:space="preserve">. </w:t>
        </w:r>
      </w:ins>
      <w:r w:rsidRPr="1DB06B16">
        <w:rPr>
          <w:i/>
          <w:iCs/>
          <w:lang w:val="en-US"/>
        </w:rPr>
        <w:t>nov</w:t>
      </w:r>
      <w:ins w:id="348" w:author="SB" w:date="2026-07-06T13:19:00Z" w16du:dateUtc="2026-07-06T18:19:00Z">
        <w:r w:rsidR="00A239A9">
          <w:rPr>
            <w:i/>
            <w:iCs/>
            <w:lang w:val="en-US"/>
          </w:rPr>
          <w:t>.</w:t>
        </w:r>
      </w:ins>
      <w:r w:rsidRPr="1DB06B16">
        <w:rPr>
          <w:lang w:val="en-US"/>
        </w:rPr>
        <w:t xml:space="preserve"> and</w:t>
      </w:r>
      <w:r w:rsidRPr="1DB06B16">
        <w:rPr>
          <w:i/>
          <w:iCs/>
          <w:lang w:val="en-US"/>
        </w:rPr>
        <w:t xml:space="preserve"> H. purpurascens</w:t>
      </w:r>
      <w:r w:rsidRPr="1DB06B16">
        <w:rPr>
          <w:lang w:val="en-US"/>
        </w:rPr>
        <w:t xml:space="preserve">. Interestingly, under P addition, </w:t>
      </w:r>
      <w:r w:rsidRPr="1DB06B16">
        <w:rPr>
          <w:i/>
          <w:iCs/>
          <w:lang w:val="en-US"/>
        </w:rPr>
        <w:t>P. torta</w:t>
      </w:r>
      <w:r w:rsidRPr="1DB06B16">
        <w:rPr>
          <w:lang w:val="en-US"/>
        </w:rPr>
        <w:t xml:space="preserve"> showed an increase in </w:t>
      </w:r>
      <w:del w:id="349" w:author="SB" w:date="2026-07-06T13:19:00Z" w16du:dateUtc="2026-07-06T18:19:00Z">
        <w:r w:rsidRPr="1DB06B16" w:rsidDel="00A239A9">
          <w:rPr>
            <w:lang w:val="en-US"/>
          </w:rPr>
          <w:delText>N acquisition</w:delText>
        </w:r>
      </w:del>
      <w:ins w:id="350" w:author="SB" w:date="2026-07-06T13:19:00Z" w16du:dateUtc="2026-07-06T18:19:00Z">
        <w:r w:rsidR="00A239A9">
          <w:rPr>
            <w:lang w:val="en-US"/>
          </w:rPr>
          <w:t>LNC</w:t>
        </w:r>
      </w:ins>
      <w:r w:rsidRPr="1DB06B16">
        <w:rPr>
          <w:lang w:val="en-US"/>
        </w:rPr>
        <w:t xml:space="preserve">. Lastly, under </w:t>
      </w:r>
      <w:del w:id="351" w:author="SB" w:date="2026-07-06T13:20:00Z" w16du:dateUtc="2026-07-06T18:20:00Z">
        <w:r w:rsidRPr="1DB06B16" w:rsidDel="00A239A9">
          <w:rPr>
            <w:lang w:val="en-US"/>
          </w:rPr>
          <w:delText>the combination of nutrients (</w:delText>
        </w:r>
      </w:del>
      <w:r w:rsidRPr="1DB06B16">
        <w:rPr>
          <w:lang w:val="en-US"/>
        </w:rPr>
        <w:t>N+P</w:t>
      </w:r>
      <w:ins w:id="352" w:author="SB" w:date="2026-07-06T13:20:00Z" w16du:dateUtc="2026-07-06T18:20:00Z">
        <w:r w:rsidR="00A239A9">
          <w:rPr>
            <w:lang w:val="en-US"/>
          </w:rPr>
          <w:t xml:space="preserve"> addition,</w:t>
        </w:r>
      </w:ins>
      <w:del w:id="353" w:author="SB" w:date="2026-07-06T13:20:00Z" w16du:dateUtc="2026-07-06T18:20:00Z">
        <w:r w:rsidRPr="1DB06B16" w:rsidDel="00A239A9">
          <w:rPr>
            <w:lang w:val="en-US"/>
          </w:rPr>
          <w:delText>)</w:delText>
        </w:r>
      </w:del>
      <w:r w:rsidRPr="1DB06B16">
        <w:rPr>
          <w:lang w:val="en-US"/>
        </w:rPr>
        <w:t xml:space="preserve"> </w:t>
      </w:r>
      <w:r w:rsidRPr="00A239A9">
        <w:rPr>
          <w:highlight w:val="yellow"/>
          <w:lang w:val="en-US"/>
          <w:rPrChange w:id="354" w:author="SB" w:date="2026-07-06T13:20:00Z" w16du:dateUtc="2026-07-06T18:20:00Z">
            <w:rPr>
              <w:lang w:val="en-US"/>
            </w:rPr>
          </w:rPrChange>
        </w:rPr>
        <w:t>all species</w:t>
      </w:r>
      <w:r w:rsidRPr="1DB06B16">
        <w:rPr>
          <w:lang w:val="en-US"/>
        </w:rPr>
        <w:t xml:space="preserve"> had </w:t>
      </w:r>
      <w:del w:id="355" w:author="SB" w:date="2026-07-06T13:20:00Z" w16du:dateUtc="2026-07-06T18:20:00Z">
        <w:r w:rsidRPr="1DB06B16" w:rsidDel="00A239A9">
          <w:rPr>
            <w:lang w:val="en-US"/>
          </w:rPr>
          <w:delText>increase the</w:delText>
        </w:r>
      </w:del>
      <w:ins w:id="356" w:author="SB" w:date="2026-07-06T13:20:00Z" w16du:dateUtc="2026-07-06T18:20:00Z">
        <w:r w:rsidR="00A239A9">
          <w:rPr>
            <w:lang w:val="en-US"/>
          </w:rPr>
          <w:t>significantly higher</w:t>
        </w:r>
      </w:ins>
      <w:r w:rsidRPr="1DB06B16">
        <w:rPr>
          <w:lang w:val="en-US"/>
        </w:rPr>
        <w:t xml:space="preserve"> LNC</w:t>
      </w:r>
      <w:ins w:id="357" w:author="SB" w:date="2026-07-06T13:20:00Z" w16du:dateUtc="2026-07-06T18:20:00Z">
        <w:r w:rsidR="00A239A9">
          <w:rPr>
            <w:lang w:val="en-US"/>
          </w:rPr>
          <w:t xml:space="preserve"> relative to control plots?</w:t>
        </w:r>
      </w:ins>
      <w:r w:rsidRPr="1DB06B16">
        <w:rPr>
          <w:lang w:val="en-US"/>
        </w:rPr>
        <w:t xml:space="preserve">, in this case significant responses were obtained for </w:t>
      </w:r>
      <w:r w:rsidRPr="00A239A9">
        <w:rPr>
          <w:i/>
          <w:iCs/>
          <w:highlight w:val="yellow"/>
          <w:lang w:val="en-US"/>
          <w:rPrChange w:id="358" w:author="SB" w:date="2026-07-06T13:20:00Z" w16du:dateUtc="2026-07-06T18:20:00Z">
            <w:rPr>
              <w:i/>
              <w:iCs/>
              <w:lang w:val="en-US"/>
            </w:rPr>
          </w:rPrChange>
        </w:rPr>
        <w:t>C. racemosa</w:t>
      </w:r>
      <w:r w:rsidRPr="00A239A9">
        <w:rPr>
          <w:highlight w:val="yellow"/>
          <w:lang w:val="en-US"/>
          <w:rPrChange w:id="359" w:author="SB" w:date="2026-07-06T13:20:00Z" w16du:dateUtc="2026-07-06T18:20:00Z">
            <w:rPr>
              <w:lang w:val="en-US"/>
            </w:rPr>
          </w:rPrChange>
        </w:rPr>
        <w:t xml:space="preserve">, </w:t>
      </w:r>
      <w:r w:rsidRPr="00A239A9">
        <w:rPr>
          <w:i/>
          <w:iCs/>
          <w:highlight w:val="yellow"/>
          <w:lang w:val="en-US"/>
          <w:rPrChange w:id="360" w:author="SB" w:date="2026-07-06T13:20:00Z" w16du:dateUtc="2026-07-06T18:20:00Z">
            <w:rPr>
              <w:i/>
              <w:iCs/>
              <w:lang w:val="en-US"/>
            </w:rPr>
          </w:rPrChange>
        </w:rPr>
        <w:t>A. lojaensis</w:t>
      </w:r>
      <w:r w:rsidRPr="00A239A9">
        <w:rPr>
          <w:highlight w:val="yellow"/>
          <w:lang w:val="en-US"/>
          <w:rPrChange w:id="361" w:author="SB" w:date="2026-07-06T13:20:00Z" w16du:dateUtc="2026-07-06T18:20:00Z">
            <w:rPr>
              <w:lang w:val="en-US"/>
            </w:rPr>
          </w:rPrChange>
        </w:rPr>
        <w:t xml:space="preserve">, </w:t>
      </w:r>
      <w:r w:rsidRPr="00A239A9">
        <w:rPr>
          <w:i/>
          <w:iCs/>
          <w:highlight w:val="yellow"/>
          <w:lang w:val="en-US"/>
          <w:rPrChange w:id="362" w:author="SB" w:date="2026-07-06T13:20:00Z" w16du:dateUtc="2026-07-06T18:20:00Z">
            <w:rPr>
              <w:i/>
              <w:iCs/>
              <w:lang w:val="en-US"/>
            </w:rPr>
          </w:rPrChange>
        </w:rPr>
        <w:t>Myrcia sp nov</w:t>
      </w:r>
      <w:r w:rsidRPr="00A239A9">
        <w:rPr>
          <w:highlight w:val="yellow"/>
          <w:lang w:val="en-US"/>
          <w:rPrChange w:id="363" w:author="SB" w:date="2026-07-06T13:20:00Z" w16du:dateUtc="2026-07-06T18:20:00Z">
            <w:rPr>
              <w:lang w:val="en-US"/>
            </w:rPr>
          </w:rPrChange>
        </w:rPr>
        <w:t xml:space="preserve"> and </w:t>
      </w:r>
      <w:r w:rsidRPr="00A239A9">
        <w:rPr>
          <w:i/>
          <w:iCs/>
          <w:highlight w:val="yellow"/>
          <w:lang w:val="en-US"/>
          <w:rPrChange w:id="364" w:author="SB" w:date="2026-07-06T13:20:00Z" w16du:dateUtc="2026-07-06T18:20:00Z">
            <w:rPr>
              <w:i/>
              <w:iCs/>
              <w:lang w:val="en-US"/>
            </w:rPr>
          </w:rPrChange>
        </w:rPr>
        <w:t>H. purpurascens</w:t>
      </w:r>
      <w:r w:rsidRPr="1DB06B16">
        <w:rPr>
          <w:i/>
          <w:iCs/>
          <w:lang w:val="en-US"/>
        </w:rPr>
        <w:t xml:space="preserve">. </w:t>
      </w:r>
    </w:p>
    <w:p w14:paraId="49C8422E" w14:textId="73755E1A" w:rsidR="506858AF" w:rsidRDefault="506858AF" w:rsidP="506858AF">
      <w:pPr>
        <w:spacing w:before="240" w:after="240" w:line="480" w:lineRule="auto"/>
        <w:jc w:val="both"/>
      </w:pPr>
      <w:r w:rsidRPr="506858AF">
        <w:rPr>
          <w:rFonts w:ascii="Calibri" w:eastAsia="Calibri" w:hAnsi="Calibri" w:cs="Calibri"/>
          <w:lang w:val="en-US"/>
        </w:rPr>
        <w:t>Higher nitrogen per unit leaf area (N</w:t>
      </w:r>
      <w:r w:rsidRPr="506858AF">
        <w:rPr>
          <w:rFonts w:ascii="Calibri" w:eastAsia="Calibri" w:hAnsi="Calibri" w:cs="Calibri"/>
          <w:vertAlign w:val="subscript"/>
          <w:lang w:val="en-US"/>
        </w:rPr>
        <w:t>area</w:t>
      </w:r>
      <w:r w:rsidRPr="506858AF">
        <w:rPr>
          <w:rFonts w:ascii="Calibri" w:eastAsia="Calibri" w:hAnsi="Calibri" w:cs="Calibri"/>
          <w:lang w:val="en-US"/>
        </w:rPr>
        <w:t xml:space="preserve">) was found in the species occurring at 2000 m, </w:t>
      </w:r>
      <w:r w:rsidRPr="506858AF">
        <w:rPr>
          <w:rFonts w:ascii="Calibri" w:eastAsia="Calibri" w:hAnsi="Calibri" w:cs="Calibri"/>
          <w:i/>
          <w:iCs/>
          <w:lang w:val="en-US"/>
        </w:rPr>
        <w:t>Myrcia</w:t>
      </w:r>
      <w:r w:rsidRPr="506858AF">
        <w:rPr>
          <w:rFonts w:ascii="Calibri" w:eastAsia="Calibri" w:hAnsi="Calibri" w:cs="Calibri"/>
          <w:lang w:val="en-US"/>
        </w:rPr>
        <w:t xml:space="preserve"> sp. nov. (mean = 2.43 g m⁻²) and </w:t>
      </w:r>
      <w:r w:rsidRPr="506858AF">
        <w:rPr>
          <w:rFonts w:ascii="Calibri" w:eastAsia="Calibri" w:hAnsi="Calibri" w:cs="Calibri"/>
          <w:i/>
          <w:iCs/>
          <w:lang w:val="en-US"/>
        </w:rPr>
        <w:t>A. lojaensis</w:t>
      </w:r>
      <w:r w:rsidRPr="506858AF">
        <w:rPr>
          <w:rFonts w:ascii="Calibri" w:eastAsia="Calibri" w:hAnsi="Calibri" w:cs="Calibri"/>
          <w:lang w:val="en-US"/>
        </w:rPr>
        <w:t xml:space="preserve"> (mean = 3.27 g m⁻²). Across species, N</w:t>
      </w:r>
      <w:r w:rsidRPr="506858AF">
        <w:rPr>
          <w:rFonts w:ascii="Calibri" w:eastAsia="Calibri" w:hAnsi="Calibri" w:cs="Calibri"/>
          <w:vertAlign w:val="subscript"/>
          <w:lang w:val="en-US"/>
        </w:rPr>
        <w:t>area</w:t>
      </w:r>
      <w:r w:rsidRPr="506858AF">
        <w:rPr>
          <w:rFonts w:ascii="Calibri" w:eastAsia="Calibri" w:hAnsi="Calibri" w:cs="Calibri"/>
          <w:lang w:val="en-US"/>
        </w:rPr>
        <w:t xml:space="preserve"> generally increased in response to N addition, with the strongest response observed in </w:t>
      </w:r>
      <w:r w:rsidRPr="506858AF">
        <w:rPr>
          <w:rFonts w:ascii="Calibri" w:eastAsia="Calibri" w:hAnsi="Calibri" w:cs="Calibri"/>
          <w:i/>
          <w:iCs/>
          <w:lang w:val="en-US"/>
        </w:rPr>
        <w:t>H. purpurascens</w:t>
      </w:r>
      <w:r w:rsidRPr="506858AF">
        <w:rPr>
          <w:rFonts w:ascii="Calibri" w:eastAsia="Calibri" w:hAnsi="Calibri" w:cs="Calibri"/>
          <w:lang w:val="en-US"/>
        </w:rPr>
        <w:t xml:space="preserve">. Similar to the pattern found for LNC, </w:t>
      </w:r>
      <w:r w:rsidRPr="506858AF">
        <w:rPr>
          <w:rFonts w:ascii="Calibri" w:eastAsia="Calibri" w:hAnsi="Calibri" w:cs="Calibri"/>
          <w:i/>
          <w:iCs/>
          <w:lang w:val="en-US"/>
        </w:rPr>
        <w:t>P. torta</w:t>
      </w:r>
      <w:r w:rsidRPr="506858AF">
        <w:rPr>
          <w:rFonts w:ascii="Calibri" w:eastAsia="Calibri" w:hAnsi="Calibri" w:cs="Calibri"/>
          <w:lang w:val="en-US"/>
        </w:rPr>
        <w:t xml:space="preserve"> </w:t>
      </w:r>
      <w:del w:id="365" w:author="SB" w:date="2026-07-06T13:21:00Z" w16du:dateUtc="2026-07-06T18:21:00Z">
        <w:r w:rsidRPr="506858AF" w:rsidDel="00A239A9">
          <w:rPr>
            <w:rFonts w:ascii="Calibri" w:eastAsia="Calibri" w:hAnsi="Calibri" w:cs="Calibri"/>
            <w:lang w:val="en-US"/>
          </w:rPr>
          <w:delText>showed an increase in</w:delText>
        </w:r>
      </w:del>
      <w:ins w:id="366" w:author="SB" w:date="2026-07-06T13:21:00Z" w16du:dateUtc="2026-07-06T18:21:00Z">
        <w:r w:rsidR="00A239A9">
          <w:rPr>
            <w:rFonts w:ascii="Calibri" w:eastAsia="Calibri" w:hAnsi="Calibri" w:cs="Calibri"/>
            <w:lang w:val="en-US"/>
          </w:rPr>
          <w:t>had significantly higher</w:t>
        </w:r>
      </w:ins>
      <w:r w:rsidRPr="506858AF">
        <w:rPr>
          <w:rFonts w:ascii="Calibri" w:eastAsia="Calibri" w:hAnsi="Calibri" w:cs="Calibri"/>
          <w:lang w:val="en-US"/>
        </w:rPr>
        <w:t xml:space="preserve"> N</w:t>
      </w:r>
      <w:r w:rsidRPr="506858AF">
        <w:rPr>
          <w:rFonts w:ascii="Calibri" w:eastAsia="Calibri" w:hAnsi="Calibri" w:cs="Calibri"/>
          <w:vertAlign w:val="subscript"/>
          <w:lang w:val="en-US"/>
        </w:rPr>
        <w:t>area</w:t>
      </w:r>
      <w:r w:rsidRPr="506858AF">
        <w:rPr>
          <w:rFonts w:ascii="Calibri" w:eastAsia="Calibri" w:hAnsi="Calibri" w:cs="Calibri"/>
          <w:lang w:val="en-US"/>
        </w:rPr>
        <w:t xml:space="preserve"> relative to the control plots. In contrast, for the other species at 2000 and 3000 m, P addition did not result in higher Narea values compared to </w:t>
      </w:r>
      <w:del w:id="367" w:author="SB" w:date="2026-07-06T13:22:00Z" w16du:dateUtc="2026-07-06T18:22:00Z">
        <w:r w:rsidRPr="506858AF" w:rsidDel="00A239A9">
          <w:rPr>
            <w:rFonts w:ascii="Calibri" w:eastAsia="Calibri" w:hAnsi="Calibri" w:cs="Calibri"/>
            <w:lang w:val="en-US"/>
          </w:rPr>
          <w:delText xml:space="preserve">the </w:delText>
        </w:r>
      </w:del>
      <w:r w:rsidRPr="506858AF">
        <w:rPr>
          <w:rFonts w:ascii="Calibri" w:eastAsia="Calibri" w:hAnsi="Calibri" w:cs="Calibri"/>
          <w:lang w:val="en-US"/>
        </w:rPr>
        <w:t>controls.</w:t>
      </w:r>
    </w:p>
    <w:p w14:paraId="4005839B" w14:textId="1216E27F" w:rsidR="7DB71AEC" w:rsidRDefault="444D5E5A" w:rsidP="328BD555">
      <w:pPr>
        <w:spacing w:before="240" w:after="240" w:line="480" w:lineRule="auto"/>
        <w:jc w:val="both"/>
        <w:rPr>
          <w:rFonts w:ascii="Calibri" w:eastAsia="Calibri" w:hAnsi="Calibri" w:cs="Calibri"/>
          <w:lang w:val="en-US"/>
        </w:rPr>
      </w:pPr>
      <w:r w:rsidRPr="444D5E5A">
        <w:rPr>
          <w:rFonts w:ascii="Calibri" w:eastAsia="Calibri" w:hAnsi="Calibri" w:cs="Calibri"/>
          <w:lang w:val="en-US"/>
        </w:rPr>
        <w:t xml:space="preserve">No clear patterns were found with the leaf phosphorus content (LPC). Similar leaf phosphorus concentrations (LPC) were found among control plants at different elevatios, with </w:t>
      </w:r>
      <w:r w:rsidRPr="444D5E5A">
        <w:rPr>
          <w:rFonts w:ascii="Calibri" w:eastAsia="Calibri" w:hAnsi="Calibri" w:cs="Calibri"/>
          <w:i/>
          <w:iCs/>
          <w:lang w:val="en-US"/>
        </w:rPr>
        <w:t>C. racemosa</w:t>
      </w:r>
      <w:r w:rsidRPr="444D5E5A">
        <w:rPr>
          <w:rFonts w:ascii="Calibri" w:eastAsia="Calibri" w:hAnsi="Calibri" w:cs="Calibri"/>
          <w:lang w:val="en-US"/>
        </w:rPr>
        <w:t xml:space="preserve"> (mean = 0.79 mg g⁻¹),</w:t>
      </w:r>
      <w:r w:rsidRPr="444D5E5A">
        <w:rPr>
          <w:rFonts w:ascii="Calibri" w:eastAsia="Calibri" w:hAnsi="Calibri" w:cs="Calibri"/>
          <w:i/>
          <w:iCs/>
          <w:lang w:val="en-US"/>
        </w:rPr>
        <w:t xml:space="preserve"> A. lojaensis </w:t>
      </w:r>
      <w:r w:rsidRPr="444D5E5A">
        <w:rPr>
          <w:rFonts w:ascii="Calibri" w:eastAsia="Calibri" w:hAnsi="Calibri" w:cs="Calibri"/>
          <w:lang w:val="en-US"/>
        </w:rPr>
        <w:t>(mean = 0.78 mg g⁻¹), and H</w:t>
      </w:r>
      <w:r w:rsidRPr="444D5E5A">
        <w:rPr>
          <w:rFonts w:ascii="Calibri" w:eastAsia="Calibri" w:hAnsi="Calibri" w:cs="Calibri"/>
          <w:i/>
          <w:iCs/>
          <w:lang w:val="en-US"/>
        </w:rPr>
        <w:t>. purpurascens</w:t>
      </w:r>
      <w:r w:rsidRPr="444D5E5A">
        <w:rPr>
          <w:rFonts w:ascii="Calibri" w:eastAsia="Calibri" w:hAnsi="Calibri" w:cs="Calibri"/>
          <w:lang w:val="en-US"/>
        </w:rPr>
        <w:t xml:space="preserve"> (mean = 0.84 mg g⁻¹) showing comparable values. In the N addition plots, LPC tended to increase in some species, with a significant response for </w:t>
      </w:r>
      <w:r w:rsidRPr="444D5E5A">
        <w:rPr>
          <w:rFonts w:ascii="Calibri" w:eastAsia="Calibri" w:hAnsi="Calibri" w:cs="Calibri"/>
          <w:i/>
          <w:iCs/>
          <w:lang w:val="en-US"/>
        </w:rPr>
        <w:t>C. racemosa</w:t>
      </w:r>
      <w:r w:rsidRPr="444D5E5A">
        <w:rPr>
          <w:rFonts w:ascii="Calibri" w:eastAsia="Calibri" w:hAnsi="Calibri" w:cs="Calibri"/>
          <w:lang w:val="en-US"/>
        </w:rPr>
        <w:t>. In contrast, P addition consistently increased LPC across all species. A similar pattern was observed for phosphorus per unit leaf area (P</w:t>
      </w:r>
      <w:r w:rsidRPr="444D5E5A">
        <w:rPr>
          <w:rFonts w:ascii="Calibri" w:eastAsia="Calibri" w:hAnsi="Calibri" w:cs="Calibri"/>
          <w:vertAlign w:val="subscript"/>
          <w:lang w:val="en-US"/>
        </w:rPr>
        <w:t>area</w:t>
      </w:r>
      <w:r w:rsidRPr="444D5E5A">
        <w:rPr>
          <w:rFonts w:ascii="Calibri" w:eastAsia="Calibri" w:hAnsi="Calibri" w:cs="Calibri"/>
          <w:lang w:val="en-US"/>
        </w:rPr>
        <w:t xml:space="preserve">), which increased under P addition in every species. Under N+P addition, </w:t>
      </w:r>
      <w:r w:rsidRPr="444D5E5A">
        <w:rPr>
          <w:rFonts w:ascii="Calibri" w:eastAsia="Calibri" w:hAnsi="Calibri" w:cs="Calibri"/>
          <w:i/>
          <w:iCs/>
          <w:lang w:val="en-US"/>
        </w:rPr>
        <w:t>C. racemosa</w:t>
      </w:r>
      <w:r w:rsidRPr="444D5E5A">
        <w:rPr>
          <w:rFonts w:ascii="Calibri" w:eastAsia="Calibri" w:hAnsi="Calibri" w:cs="Calibri"/>
          <w:lang w:val="en-US"/>
        </w:rPr>
        <w:t xml:space="preserve">, </w:t>
      </w:r>
      <w:r w:rsidRPr="444D5E5A">
        <w:rPr>
          <w:rFonts w:ascii="Calibri" w:eastAsia="Calibri" w:hAnsi="Calibri" w:cs="Calibri"/>
          <w:i/>
          <w:iCs/>
          <w:lang w:val="en-US"/>
        </w:rPr>
        <w:t>Myrcia</w:t>
      </w:r>
      <w:r w:rsidRPr="444D5E5A">
        <w:rPr>
          <w:rFonts w:ascii="Calibri" w:eastAsia="Calibri" w:hAnsi="Calibri" w:cs="Calibri"/>
          <w:lang w:val="en-US"/>
        </w:rPr>
        <w:t xml:space="preserve"> sp. nov., and </w:t>
      </w:r>
      <w:r w:rsidRPr="444D5E5A">
        <w:rPr>
          <w:rFonts w:ascii="Calibri" w:eastAsia="Calibri" w:hAnsi="Calibri" w:cs="Calibri"/>
          <w:i/>
          <w:iCs/>
          <w:lang w:val="en-US"/>
        </w:rPr>
        <w:t>H. purpurascens</w:t>
      </w:r>
      <w:r w:rsidRPr="444D5E5A">
        <w:rPr>
          <w:rFonts w:ascii="Calibri" w:eastAsia="Calibri" w:hAnsi="Calibri" w:cs="Calibri"/>
          <w:lang w:val="en-US"/>
        </w:rPr>
        <w:t xml:space="preserve"> exhibited higher LPC values than those in the control treatment. </w:t>
      </w:r>
      <w:r w:rsidRPr="444D5E5A">
        <w:rPr>
          <w:rFonts w:ascii="Calibri" w:eastAsia="Calibri" w:hAnsi="Calibri" w:cs="Calibri"/>
          <w:i/>
          <w:iCs/>
          <w:lang w:val="en-US"/>
        </w:rPr>
        <w:t>Myrcia</w:t>
      </w:r>
      <w:r w:rsidRPr="444D5E5A">
        <w:rPr>
          <w:rFonts w:ascii="Calibri" w:eastAsia="Calibri" w:hAnsi="Calibri" w:cs="Calibri"/>
          <w:lang w:val="en-US"/>
        </w:rPr>
        <w:t xml:space="preserve"> sp. nov. and </w:t>
      </w:r>
      <w:r w:rsidRPr="444D5E5A">
        <w:rPr>
          <w:rFonts w:ascii="Calibri" w:eastAsia="Calibri" w:hAnsi="Calibri" w:cs="Calibri"/>
          <w:i/>
          <w:iCs/>
          <w:lang w:val="en-US"/>
        </w:rPr>
        <w:t>A. lojaensis</w:t>
      </w:r>
      <w:r w:rsidRPr="444D5E5A">
        <w:rPr>
          <w:rFonts w:ascii="Calibri" w:eastAsia="Calibri" w:hAnsi="Calibri" w:cs="Calibri"/>
          <w:lang w:val="en-US"/>
        </w:rPr>
        <w:t xml:space="preserve"> showed particularly strong increases in P</w:t>
      </w:r>
      <w:r w:rsidRPr="444D5E5A">
        <w:rPr>
          <w:rFonts w:ascii="Calibri" w:eastAsia="Calibri" w:hAnsi="Calibri" w:cs="Calibri"/>
          <w:vertAlign w:val="subscript"/>
          <w:lang w:val="en-US"/>
        </w:rPr>
        <w:t>area</w:t>
      </w:r>
      <w:r w:rsidRPr="444D5E5A">
        <w:rPr>
          <w:rFonts w:ascii="Calibri" w:eastAsia="Calibri" w:hAnsi="Calibri" w:cs="Calibri"/>
          <w:lang w:val="en-US"/>
        </w:rPr>
        <w:t xml:space="preserve"> whit the combination of nutrients. suggesting enhanced phosphorus accumulation when both nutrients were supplied simultaneously.</w:t>
      </w:r>
    </w:p>
    <w:p w14:paraId="3B9B7A62" w14:textId="49C8D81E" w:rsidR="444D5E5A" w:rsidRDefault="444D5E5A" w:rsidP="444D5E5A">
      <w:pPr>
        <w:spacing w:before="240" w:after="240" w:line="480" w:lineRule="auto"/>
        <w:jc w:val="both"/>
      </w:pPr>
      <w:commentRangeStart w:id="368"/>
      <w:r w:rsidRPr="444D5E5A">
        <w:rPr>
          <w:rFonts w:ascii="Calibri" w:eastAsia="Calibri" w:hAnsi="Calibri" w:cs="Calibri"/>
          <w:lang w:val="en-US"/>
        </w:rPr>
        <w:lastRenderedPageBreak/>
        <w:t>In</w:t>
      </w:r>
      <w:commentRangeEnd w:id="368"/>
      <w:r w:rsidR="00A239A9" w:rsidRPr="444D5E5A">
        <w:rPr>
          <w:rStyle w:val="CommentReference"/>
          <w:rFonts w:ascii="Calibri" w:eastAsia="Calibri" w:hAnsi="Calibri" w:cs="Calibri"/>
          <w:sz w:val="22"/>
          <w:szCs w:val="22"/>
          <w:lang w:val="en-US"/>
        </w:rPr>
        <w:commentReference w:id="368"/>
      </w:r>
      <w:r w:rsidRPr="444D5E5A">
        <w:rPr>
          <w:rFonts w:ascii="Calibri" w:eastAsia="Calibri" w:hAnsi="Calibri" w:cs="Calibri"/>
          <w:lang w:val="en-US"/>
        </w:rPr>
        <w:t xml:space="preserve"> the control plots, N:P ratios were similar among </w:t>
      </w:r>
      <w:r w:rsidRPr="444D5E5A">
        <w:rPr>
          <w:rFonts w:ascii="Calibri" w:eastAsia="Calibri" w:hAnsi="Calibri" w:cs="Calibri"/>
          <w:i/>
          <w:iCs/>
          <w:lang w:val="en-US"/>
        </w:rPr>
        <w:t>P. torta</w:t>
      </w:r>
      <w:r w:rsidRPr="444D5E5A">
        <w:rPr>
          <w:rFonts w:ascii="Calibri" w:eastAsia="Calibri" w:hAnsi="Calibri" w:cs="Calibri"/>
          <w:lang w:val="en-US"/>
        </w:rPr>
        <w:t xml:space="preserve"> </w:t>
      </w:r>
      <w:r w:rsidRPr="00A239A9">
        <w:rPr>
          <w:rFonts w:ascii="Calibri" w:eastAsia="Calibri" w:hAnsi="Calibri" w:cs="Calibri"/>
          <w:highlight w:val="yellow"/>
          <w:lang w:val="en-US"/>
          <w:rPrChange w:id="369" w:author="SB" w:date="2026-07-06T13:22:00Z" w16du:dateUtc="2026-07-06T18:22:00Z">
            <w:rPr>
              <w:rFonts w:ascii="Calibri" w:eastAsia="Calibri" w:hAnsi="Calibri" w:cs="Calibri"/>
              <w:lang w:val="en-US"/>
            </w:rPr>
          </w:rPrChange>
        </w:rPr>
        <w:t>(24)</w:t>
      </w:r>
      <w:r w:rsidRPr="444D5E5A">
        <w:rPr>
          <w:rFonts w:ascii="Calibri" w:eastAsia="Calibri" w:hAnsi="Calibri" w:cs="Calibri"/>
          <w:lang w:val="en-US"/>
        </w:rPr>
        <w:t xml:space="preserve"> and </w:t>
      </w:r>
      <w:r w:rsidRPr="444D5E5A">
        <w:rPr>
          <w:rFonts w:ascii="Calibri" w:eastAsia="Calibri" w:hAnsi="Calibri" w:cs="Calibri"/>
          <w:i/>
          <w:iCs/>
          <w:lang w:val="en-US"/>
        </w:rPr>
        <w:t>C. racemosa</w:t>
      </w:r>
      <w:r w:rsidRPr="444D5E5A">
        <w:rPr>
          <w:rFonts w:ascii="Calibri" w:eastAsia="Calibri" w:hAnsi="Calibri" w:cs="Calibri"/>
          <w:lang w:val="en-US"/>
        </w:rPr>
        <w:t xml:space="preserve"> </w:t>
      </w:r>
      <w:r w:rsidRPr="00A239A9">
        <w:rPr>
          <w:rFonts w:ascii="Calibri" w:eastAsia="Calibri" w:hAnsi="Calibri" w:cs="Calibri"/>
          <w:highlight w:val="yellow"/>
          <w:lang w:val="en-US"/>
          <w:rPrChange w:id="370" w:author="SB" w:date="2026-07-06T13:22:00Z" w16du:dateUtc="2026-07-06T18:22:00Z">
            <w:rPr>
              <w:rFonts w:ascii="Calibri" w:eastAsia="Calibri" w:hAnsi="Calibri" w:cs="Calibri"/>
              <w:lang w:val="en-US"/>
            </w:rPr>
          </w:rPrChange>
        </w:rPr>
        <w:t>(23),</w:t>
      </w:r>
      <w:r w:rsidRPr="444D5E5A">
        <w:rPr>
          <w:rFonts w:ascii="Calibri" w:eastAsia="Calibri" w:hAnsi="Calibri" w:cs="Calibri"/>
          <w:lang w:val="en-US"/>
        </w:rPr>
        <w:t xml:space="preserve"> both occurring at 1000 m, and </w:t>
      </w:r>
      <w:r w:rsidRPr="444D5E5A">
        <w:rPr>
          <w:rFonts w:ascii="Calibri" w:eastAsia="Calibri" w:hAnsi="Calibri" w:cs="Calibri"/>
          <w:i/>
          <w:iCs/>
          <w:lang w:val="en-US"/>
        </w:rPr>
        <w:t>Myrcia</w:t>
      </w:r>
      <w:r w:rsidRPr="444D5E5A">
        <w:rPr>
          <w:rFonts w:ascii="Calibri" w:eastAsia="Calibri" w:hAnsi="Calibri" w:cs="Calibri"/>
          <w:lang w:val="en-US"/>
        </w:rPr>
        <w:t xml:space="preserve"> sp. nov. (21) at 2000 m. In contrast, lower N:P ratios were observed in </w:t>
      </w:r>
      <w:r w:rsidRPr="444D5E5A">
        <w:rPr>
          <w:rFonts w:ascii="Calibri" w:eastAsia="Calibri" w:hAnsi="Calibri" w:cs="Calibri"/>
          <w:i/>
          <w:iCs/>
          <w:lang w:val="en-US"/>
        </w:rPr>
        <w:t>A. lojaensis</w:t>
      </w:r>
      <w:r w:rsidRPr="444D5E5A">
        <w:rPr>
          <w:rFonts w:ascii="Calibri" w:eastAsia="Calibri" w:hAnsi="Calibri" w:cs="Calibri"/>
          <w:lang w:val="en-US"/>
        </w:rPr>
        <w:t xml:space="preserve"> (14), </w:t>
      </w:r>
      <w:r w:rsidRPr="444D5E5A">
        <w:rPr>
          <w:rFonts w:ascii="Calibri" w:eastAsia="Calibri" w:hAnsi="Calibri" w:cs="Calibri"/>
          <w:i/>
          <w:iCs/>
          <w:lang w:val="en-US"/>
        </w:rPr>
        <w:t>H. purpurascens</w:t>
      </w:r>
      <w:r w:rsidRPr="444D5E5A">
        <w:rPr>
          <w:rFonts w:ascii="Calibri" w:eastAsia="Calibri" w:hAnsi="Calibri" w:cs="Calibri"/>
          <w:lang w:val="en-US"/>
        </w:rPr>
        <w:t xml:space="preserve">, and </w:t>
      </w:r>
      <w:r w:rsidRPr="444D5E5A">
        <w:rPr>
          <w:rFonts w:ascii="Calibri" w:eastAsia="Calibri" w:hAnsi="Calibri" w:cs="Calibri"/>
          <w:i/>
          <w:iCs/>
          <w:lang w:val="en-US"/>
        </w:rPr>
        <w:t>W. loxensis</w:t>
      </w:r>
      <w:r w:rsidRPr="444D5E5A">
        <w:rPr>
          <w:rFonts w:ascii="Calibri" w:eastAsia="Calibri" w:hAnsi="Calibri" w:cs="Calibri"/>
          <w:lang w:val="en-US"/>
        </w:rPr>
        <w:t xml:space="preserve"> (17). Nitrogen addition alone generally increased N:P ratios across species, with the strongest response observed in </w:t>
      </w:r>
      <w:r w:rsidRPr="444D5E5A">
        <w:rPr>
          <w:rFonts w:ascii="Calibri" w:eastAsia="Calibri" w:hAnsi="Calibri" w:cs="Calibri"/>
          <w:i/>
          <w:iCs/>
          <w:lang w:val="en-US"/>
        </w:rPr>
        <w:t>A. lojaensis</w:t>
      </w:r>
      <w:r w:rsidRPr="444D5E5A">
        <w:rPr>
          <w:rFonts w:ascii="Calibri" w:eastAsia="Calibri" w:hAnsi="Calibri" w:cs="Calibri"/>
          <w:lang w:val="en-US"/>
        </w:rPr>
        <w:t>. However, as described above, species receiving P addition exhibited higher LPC values, resulting in lower N:P ratios under both the N+P and P addition treatments. The enhanced phosphorus acquisition observed in most species under these treatments led to a relative increase in foliar P concentrations and consequently to reduced N:P ratios.</w:t>
      </w:r>
    </w:p>
    <w:p w14:paraId="5233D4E8" w14:textId="32EE48B9" w:rsidR="0D86A802" w:rsidRDefault="0D86A802" w:rsidP="079E4F7A">
      <w:pPr>
        <w:spacing w:before="240" w:after="240" w:line="480" w:lineRule="auto"/>
        <w:jc w:val="both"/>
      </w:pPr>
      <w:r>
        <w:rPr>
          <w:noProof/>
        </w:rPr>
        <w:drawing>
          <wp:inline distT="0" distB="0" distL="0" distR="0" wp14:anchorId="691331BE" wp14:editId="328F801F">
            <wp:extent cx="5686531" cy="4689147"/>
            <wp:effectExtent l="0" t="0" r="0" b="0"/>
            <wp:docPr id="353073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73182" name="Picture 353073182"/>
                    <pic:cNvPicPr/>
                  </pic:nvPicPr>
                  <pic:blipFill>
                    <a:blip r:embed="rId16">
                      <a:extLst>
                        <a:ext uri="{28A0092B-C50C-407E-A947-70E740481C1C}">
                          <a14:useLocalDpi xmlns:a14="http://schemas.microsoft.com/office/drawing/2010/main"/>
                        </a:ext>
                      </a:extLst>
                    </a:blip>
                    <a:srcRect l="5373" r="5373" b="47933"/>
                    <a:stretch>
                      <a:fillRect/>
                    </a:stretch>
                  </pic:blipFill>
                  <pic:spPr>
                    <a:xfrm>
                      <a:off x="0" y="0"/>
                      <a:ext cx="5686531" cy="4689147"/>
                    </a:xfrm>
                    <a:prstGeom prst="rect">
                      <a:avLst/>
                    </a:prstGeom>
                  </pic:spPr>
                </pic:pic>
              </a:graphicData>
            </a:graphic>
          </wp:inline>
        </w:drawing>
      </w:r>
    </w:p>
    <w:p w14:paraId="216CD1A8" w14:textId="62C2F5C4" w:rsidR="0D86A802" w:rsidRDefault="4900E7BE" w:rsidP="079E4F7A">
      <w:pPr>
        <w:spacing w:line="480" w:lineRule="auto"/>
        <w:jc w:val="both"/>
        <w:rPr>
          <w:rFonts w:ascii="Calibri" w:eastAsia="Calibri" w:hAnsi="Calibri" w:cs="Calibri"/>
          <w:lang w:val="en-US"/>
        </w:rPr>
      </w:pPr>
      <w:r w:rsidRPr="4900E7BE">
        <w:rPr>
          <w:rFonts w:ascii="Calibri" w:eastAsia="Calibri" w:hAnsi="Calibri" w:cs="Calibri"/>
          <w:b/>
          <w:bCs/>
          <w:lang w:val="en-US"/>
        </w:rPr>
        <w:t>Figure 2.</w:t>
      </w:r>
      <w:r w:rsidRPr="4900E7BE">
        <w:rPr>
          <w:rFonts w:ascii="Calibri" w:eastAsia="Calibri" w:hAnsi="Calibri" w:cs="Calibri"/>
          <w:lang w:val="en-US"/>
        </w:rPr>
        <w:t xml:space="preserve"> Estimated marginal means (± 95% confidence intervals) for leaf nutrients content log-transformed, Nitrogen per area foliar and ratio N:P across nutrient addition treatments (Control, N, P, and N + P), obtained from linear mixed-effects models with block as a random effect. Dashed lines </w:t>
      </w:r>
      <w:r w:rsidRPr="4900E7BE">
        <w:rPr>
          <w:rFonts w:ascii="Calibri" w:eastAsia="Calibri" w:hAnsi="Calibri" w:cs="Calibri"/>
          <w:lang w:val="en-US"/>
        </w:rPr>
        <w:lastRenderedPageBreak/>
        <w:t>indicate the estimated mean of the control treatment. Asterisks denote significant treatment effects (</w:t>
      </w:r>
      <w:r w:rsidRPr="4900E7BE">
        <w:rPr>
          <w:rFonts w:ascii="Calibri" w:eastAsia="Calibri" w:hAnsi="Calibri" w:cs="Calibri"/>
          <w:i/>
          <w:iCs/>
          <w:lang w:val="en-US"/>
        </w:rPr>
        <w:t>P</w:t>
      </w:r>
      <w:r w:rsidRPr="4900E7BE">
        <w:rPr>
          <w:rFonts w:ascii="Calibri" w:eastAsia="Calibri" w:hAnsi="Calibri" w:cs="Calibri"/>
          <w:lang w:val="en-US"/>
        </w:rPr>
        <w:t xml:space="preserve"> &lt; 0.05).</w:t>
      </w:r>
      <w:r w:rsidRPr="4900E7BE">
        <w:rPr>
          <w:rFonts w:ascii="Calibri" w:eastAsia="Calibri" w:hAnsi="Calibri" w:cs="Calibri"/>
          <w:b/>
          <w:bCs/>
          <w:lang w:val="en-US"/>
        </w:rPr>
        <w:t xml:space="preserve"> </w:t>
      </w:r>
      <w:ins w:id="371" w:author="SB" w:date="2026-07-06T12:49:00Z" w16du:dateUtc="2026-07-06T17:49:00Z">
        <w:r w:rsidR="00B07CB9">
          <w:rPr>
            <w:rFonts w:ascii="Calibri" w:eastAsia="Calibri" w:hAnsi="Calibri" w:cs="Calibri"/>
            <w:b/>
            <w:bCs/>
            <w:lang w:val="en-US"/>
          </w:rPr>
          <w:t>Write here the full latin names of the species.</w:t>
        </w:r>
      </w:ins>
    </w:p>
    <w:p w14:paraId="343B362B" w14:textId="5808035F" w:rsidR="60AF5C88" w:rsidRDefault="3D7BFE57" w:rsidP="3D7BFE57">
      <w:pPr>
        <w:spacing w:before="240" w:after="240" w:line="480" w:lineRule="auto"/>
        <w:jc w:val="both"/>
        <w:rPr>
          <w:rFonts w:ascii="Calibri" w:eastAsia="Calibri" w:hAnsi="Calibri" w:cs="Calibri"/>
          <w:lang w:val="en-US"/>
        </w:rPr>
      </w:pPr>
      <w:r w:rsidRPr="3D7BFE57">
        <w:rPr>
          <w:rFonts w:ascii="Calibri" w:eastAsia="Calibri" w:hAnsi="Calibri" w:cs="Calibri"/>
          <w:b/>
          <w:bCs/>
          <w:lang w:val="en-US"/>
        </w:rPr>
        <w:t>Intrinsic Water-Use Efficiency (iWUE), δ¹³C, Ci/Ca</w:t>
      </w:r>
      <w:r w:rsidRPr="3D7BFE57">
        <w:rPr>
          <w:rFonts w:ascii="Calibri" w:eastAsia="Calibri" w:hAnsi="Calibri" w:cs="Calibri"/>
          <w:lang w:val="en-US"/>
        </w:rPr>
        <w:t xml:space="preserve"> – </w:t>
      </w:r>
      <w:ins w:id="372" w:author="SB" w:date="2026-07-06T13:27:00Z" w16du:dateUtc="2026-07-06T18:27:00Z">
        <w:r w:rsidR="00DA374D">
          <w:rPr>
            <w:rFonts w:ascii="Calibri" w:eastAsia="Calibri" w:hAnsi="Calibri" w:cs="Calibri"/>
            <w:lang w:val="en-US"/>
          </w:rPr>
          <w:t>Only one</w:t>
        </w:r>
      </w:ins>
      <w:ins w:id="373" w:author="SB" w:date="2026-07-06T13:28:00Z" w16du:dateUtc="2026-07-06T18:28:00Z">
        <w:r w:rsidR="00DA374D">
          <w:rPr>
            <w:rFonts w:ascii="Calibri" w:eastAsia="Calibri" w:hAnsi="Calibri" w:cs="Calibri"/>
            <w:lang w:val="en-US"/>
          </w:rPr>
          <w:t xml:space="preserve"> of the six studied</w:t>
        </w:r>
      </w:ins>
      <w:ins w:id="374" w:author="SB" w:date="2026-07-06T13:27:00Z" w16du:dateUtc="2026-07-06T18:27:00Z">
        <w:r w:rsidR="00DA374D">
          <w:rPr>
            <w:rFonts w:ascii="Calibri" w:eastAsia="Calibri" w:hAnsi="Calibri" w:cs="Calibri"/>
            <w:lang w:val="en-US"/>
          </w:rPr>
          <w:t xml:space="preserve"> species (</w:t>
        </w:r>
      </w:ins>
      <w:ins w:id="375" w:author="SB" w:date="2026-07-06T13:28:00Z" w16du:dateUtc="2026-07-06T18:28:00Z">
        <w:r w:rsidR="00DA374D" w:rsidRPr="00DA374D">
          <w:rPr>
            <w:rFonts w:ascii="Calibri" w:eastAsia="Calibri" w:hAnsi="Calibri" w:cs="Calibri"/>
            <w:i/>
            <w:iCs/>
            <w:lang w:val="en-US"/>
            <w:rPrChange w:id="376" w:author="SB" w:date="2026-07-06T13:31:00Z" w16du:dateUtc="2026-07-06T18:31:00Z">
              <w:rPr>
                <w:rFonts w:ascii="Calibri" w:eastAsia="Calibri" w:hAnsi="Calibri" w:cs="Calibri"/>
                <w:lang w:val="en-US"/>
              </w:rPr>
            </w:rPrChange>
          </w:rPr>
          <w:t>P. torta</w:t>
        </w:r>
      </w:ins>
      <w:ins w:id="377" w:author="SB" w:date="2026-07-06T13:30:00Z" w16du:dateUtc="2026-07-06T18:30:00Z">
        <w:r w:rsidR="00DA374D">
          <w:rPr>
            <w:rFonts w:ascii="Calibri" w:eastAsia="Calibri" w:hAnsi="Calibri" w:cs="Calibri"/>
            <w:lang w:val="en-US"/>
          </w:rPr>
          <w:t>, at 1000 m elevation</w:t>
        </w:r>
      </w:ins>
      <w:ins w:id="378" w:author="SB" w:date="2026-07-06T13:28:00Z" w16du:dateUtc="2026-07-06T18:28:00Z">
        <w:r w:rsidR="00DA374D">
          <w:rPr>
            <w:rFonts w:ascii="Calibri" w:eastAsia="Calibri" w:hAnsi="Calibri" w:cs="Calibri"/>
            <w:lang w:val="en-US"/>
          </w:rPr>
          <w:t>) had significant</w:t>
        </w:r>
      </w:ins>
      <w:ins w:id="379" w:author="SB" w:date="2026-07-06T13:29:00Z" w16du:dateUtc="2026-07-06T18:29:00Z">
        <w:r w:rsidR="00DA374D">
          <w:rPr>
            <w:rFonts w:ascii="Calibri" w:eastAsia="Calibri" w:hAnsi="Calibri" w:cs="Calibri"/>
            <w:lang w:val="en-US"/>
          </w:rPr>
          <w:t xml:space="preserve">ly higher </w:t>
        </w:r>
      </w:ins>
      <w:ins w:id="380" w:author="SB" w:date="2026-07-06T13:28:00Z" w16du:dateUtc="2026-07-06T18:28:00Z">
        <w:r w:rsidR="00DA374D">
          <w:rPr>
            <w:rFonts w:ascii="Calibri" w:eastAsia="Calibri" w:hAnsi="Calibri" w:cs="Calibri"/>
            <w:lang w:val="en-US"/>
          </w:rPr>
          <w:t xml:space="preserve">values of iWUE </w:t>
        </w:r>
      </w:ins>
      <w:ins w:id="381" w:author="SB" w:date="2026-07-06T13:29:00Z" w16du:dateUtc="2026-07-06T18:29:00Z">
        <w:r w:rsidR="00DA374D">
          <w:rPr>
            <w:rFonts w:ascii="Calibri" w:eastAsia="Calibri" w:hAnsi="Calibri" w:cs="Calibri"/>
            <w:lang w:val="en-US"/>
          </w:rPr>
          <w:t xml:space="preserve">and </w:t>
        </w:r>
        <w:r w:rsidR="00DA374D" w:rsidRPr="3D7BFE57">
          <w:rPr>
            <w:rFonts w:ascii="Calibri" w:eastAsia="Calibri" w:hAnsi="Calibri" w:cs="Calibri"/>
            <w:lang w:val="en-US"/>
          </w:rPr>
          <w:t xml:space="preserve">Ci/Ca </w:t>
        </w:r>
      </w:ins>
      <w:ins w:id="382" w:author="SB" w:date="2026-07-06T13:28:00Z" w16du:dateUtc="2026-07-06T18:28:00Z">
        <w:r w:rsidR="00DA374D">
          <w:rPr>
            <w:rFonts w:ascii="Calibri" w:eastAsia="Calibri" w:hAnsi="Calibri" w:cs="Calibri"/>
            <w:lang w:val="en-US"/>
          </w:rPr>
          <w:t>in N addition</w:t>
        </w:r>
      </w:ins>
      <w:ins w:id="383" w:author="SB" w:date="2026-07-06T13:29:00Z" w16du:dateUtc="2026-07-06T18:29:00Z">
        <w:r w:rsidR="00DA374D">
          <w:rPr>
            <w:rFonts w:ascii="Calibri" w:eastAsia="Calibri" w:hAnsi="Calibri" w:cs="Calibri"/>
            <w:lang w:val="en-US"/>
          </w:rPr>
          <w:t xml:space="preserve"> plots</w:t>
        </w:r>
      </w:ins>
      <w:ins w:id="384" w:author="SB" w:date="2026-07-06T13:28:00Z" w16du:dateUtc="2026-07-06T18:28:00Z">
        <w:r w:rsidR="00DA374D">
          <w:rPr>
            <w:rFonts w:ascii="Calibri" w:eastAsia="Calibri" w:hAnsi="Calibri" w:cs="Calibri"/>
            <w:lang w:val="en-US"/>
          </w:rPr>
          <w:t>, relative to</w:t>
        </w:r>
      </w:ins>
      <w:ins w:id="385" w:author="SB" w:date="2026-07-06T13:29:00Z" w16du:dateUtc="2026-07-06T18:29:00Z">
        <w:r w:rsidR="00DA374D">
          <w:rPr>
            <w:rFonts w:ascii="Calibri" w:eastAsia="Calibri" w:hAnsi="Calibri" w:cs="Calibri"/>
            <w:lang w:val="en-US"/>
          </w:rPr>
          <w:t xml:space="preserve"> other nutrient addition treatments and control plots </w:t>
        </w:r>
      </w:ins>
      <w:ins w:id="386" w:author="SB" w:date="2026-07-06T13:30:00Z" w16du:dateUtc="2026-07-06T18:30:00Z">
        <w:r w:rsidR="00DA374D">
          <w:rPr>
            <w:rFonts w:ascii="Calibri" w:eastAsia="Calibri" w:hAnsi="Calibri" w:cs="Calibri"/>
            <w:lang w:val="en-US"/>
          </w:rPr>
          <w:t xml:space="preserve">Fig xx </w:t>
        </w:r>
      </w:ins>
      <w:del w:id="387" w:author="SB" w:date="2026-07-06T13:25:00Z" w16du:dateUtc="2026-07-06T18:25:00Z">
        <w:r w:rsidRPr="3D7BFE57" w:rsidDel="00A239A9">
          <w:rPr>
            <w:rFonts w:ascii="Calibri" w:eastAsia="Calibri" w:hAnsi="Calibri" w:cs="Calibri"/>
            <w:lang w:val="en-US"/>
          </w:rPr>
          <w:delText xml:space="preserve">No </w:delText>
        </w:r>
      </w:del>
      <w:del w:id="388" w:author="SB" w:date="2026-07-06T13:30:00Z" w16du:dateUtc="2026-07-06T18:30:00Z">
        <w:r w:rsidRPr="3D7BFE57" w:rsidDel="00DA374D">
          <w:rPr>
            <w:rFonts w:ascii="Calibri" w:eastAsia="Calibri" w:hAnsi="Calibri" w:cs="Calibri"/>
            <w:lang w:val="en-US"/>
          </w:rPr>
          <w:delText xml:space="preserve">significant differences in iWUE, foliar δ¹³C,  and Ci/Ca </w:delText>
        </w:r>
      </w:del>
      <w:del w:id="389" w:author="SB" w:date="2026-07-06T13:25:00Z" w16du:dateUtc="2026-07-06T18:25:00Z">
        <w:r w:rsidRPr="3D7BFE57" w:rsidDel="00A239A9">
          <w:rPr>
            <w:rFonts w:ascii="Calibri" w:eastAsia="Calibri" w:hAnsi="Calibri" w:cs="Calibri"/>
            <w:lang w:val="en-US"/>
          </w:rPr>
          <w:delText xml:space="preserve">were observed </w:delText>
        </w:r>
      </w:del>
      <w:del w:id="390" w:author="SB" w:date="2026-07-06T13:30:00Z" w16du:dateUtc="2026-07-06T18:30:00Z">
        <w:r w:rsidRPr="3D7BFE57" w:rsidDel="00DA374D">
          <w:rPr>
            <w:rFonts w:ascii="Calibri" w:eastAsia="Calibri" w:hAnsi="Calibri" w:cs="Calibri"/>
            <w:lang w:val="en-US"/>
          </w:rPr>
          <w:delText>among treatment</w:delText>
        </w:r>
      </w:del>
      <w:del w:id="391" w:author="SB" w:date="2026-07-06T13:25:00Z" w16du:dateUtc="2026-07-06T18:25:00Z">
        <w:r w:rsidRPr="3D7BFE57" w:rsidDel="00A239A9">
          <w:rPr>
            <w:rFonts w:ascii="Calibri" w:eastAsia="Calibri" w:hAnsi="Calibri" w:cs="Calibri"/>
            <w:lang w:val="en-US"/>
          </w:rPr>
          <w:delText xml:space="preserve"> groups relative to the</w:delText>
        </w:r>
      </w:del>
      <w:del w:id="392" w:author="SB" w:date="2026-07-06T13:30:00Z" w16du:dateUtc="2026-07-06T18:30:00Z">
        <w:r w:rsidRPr="3D7BFE57" w:rsidDel="00DA374D">
          <w:rPr>
            <w:rFonts w:ascii="Calibri" w:eastAsia="Calibri" w:hAnsi="Calibri" w:cs="Calibri"/>
            <w:lang w:val="en-US"/>
          </w:rPr>
          <w:delText xml:space="preserve"> control </w:delText>
        </w:r>
      </w:del>
      <w:del w:id="393" w:author="SB" w:date="2026-07-06T13:25:00Z" w16du:dateUtc="2026-07-06T18:25:00Z">
        <w:r w:rsidRPr="3D7BFE57" w:rsidDel="00A239A9">
          <w:rPr>
            <w:rFonts w:ascii="Calibri" w:eastAsia="Calibri" w:hAnsi="Calibri" w:cs="Calibri"/>
            <w:lang w:val="en-US"/>
          </w:rPr>
          <w:delText>within species</w:delText>
        </w:r>
      </w:del>
      <w:del w:id="394" w:author="SB" w:date="2026-07-06T13:30:00Z" w16du:dateUtc="2026-07-06T18:30:00Z">
        <w:r w:rsidRPr="3D7BFE57" w:rsidDel="00DA374D">
          <w:rPr>
            <w:rFonts w:ascii="Calibri" w:eastAsia="Calibri" w:hAnsi="Calibri" w:cs="Calibri"/>
            <w:lang w:val="en-US"/>
          </w:rPr>
          <w:delText xml:space="preserve">. The responses differ between the different species from different elevations </w:delText>
        </w:r>
      </w:del>
      <w:r w:rsidRPr="3D7BFE57">
        <w:rPr>
          <w:rFonts w:ascii="Calibri" w:eastAsia="Calibri" w:hAnsi="Calibri" w:cs="Calibri"/>
          <w:lang w:val="en-US"/>
        </w:rPr>
        <w:t>(</w:t>
      </w:r>
      <w:r w:rsidRPr="3D7BFE57">
        <w:rPr>
          <w:rFonts w:ascii="Calibri" w:eastAsia="Calibri" w:hAnsi="Calibri" w:cs="Calibri"/>
          <w:b/>
          <w:bCs/>
          <w:lang w:val="en-US"/>
        </w:rPr>
        <w:t>Figure S2</w:t>
      </w:r>
      <w:r w:rsidRPr="3D7BFE57">
        <w:rPr>
          <w:rFonts w:ascii="Calibri" w:eastAsia="Calibri" w:hAnsi="Calibri" w:cs="Calibri"/>
          <w:lang w:val="en-US"/>
        </w:rPr>
        <w:t xml:space="preserve">). </w:t>
      </w:r>
      <w:ins w:id="395" w:author="SB" w:date="2026-07-06T13:32:00Z" w16du:dateUtc="2026-07-06T18:32:00Z">
        <w:r w:rsidR="00DA374D">
          <w:rPr>
            <w:rFonts w:ascii="Calibri" w:eastAsia="Calibri" w:hAnsi="Calibri" w:cs="Calibri"/>
            <w:lang w:val="en-US"/>
          </w:rPr>
          <w:t xml:space="preserve">Leaf concentrations of </w:t>
        </w:r>
        <w:r w:rsidR="00DA374D" w:rsidRPr="3D7BFE57">
          <w:rPr>
            <w:rFonts w:ascii="Calibri" w:eastAsia="Calibri" w:hAnsi="Calibri" w:cs="Calibri"/>
            <w:b/>
            <w:bCs/>
            <w:lang w:val="en-US"/>
          </w:rPr>
          <w:t>δ¹³C</w:t>
        </w:r>
        <w:r w:rsidR="00DA374D">
          <w:rPr>
            <w:rFonts w:ascii="Calibri" w:eastAsia="Calibri" w:hAnsi="Calibri" w:cs="Calibri"/>
            <w:lang w:val="en-US"/>
          </w:rPr>
          <w:t xml:space="preserve"> were not affected by nutrient </w:t>
        </w:r>
      </w:ins>
      <w:ins w:id="396" w:author="SB" w:date="2026-07-06T13:33:00Z" w16du:dateUtc="2026-07-06T18:33:00Z">
        <w:r w:rsidR="00DA374D">
          <w:rPr>
            <w:rFonts w:ascii="Calibri" w:eastAsia="Calibri" w:hAnsi="Calibri" w:cs="Calibri"/>
            <w:lang w:val="en-US"/>
          </w:rPr>
          <w:t xml:space="preserve">manipulations (refxx). </w:t>
        </w:r>
      </w:ins>
      <w:commentRangeStart w:id="397"/>
      <w:del w:id="398" w:author="SB" w:date="2026-07-06T13:31:00Z" w16du:dateUtc="2026-07-06T18:31:00Z">
        <w:r w:rsidRPr="3D7BFE57" w:rsidDel="00DA374D">
          <w:rPr>
            <w:rFonts w:ascii="Calibri" w:eastAsia="Calibri" w:hAnsi="Calibri" w:cs="Calibri"/>
            <w:lang w:val="en-US"/>
          </w:rPr>
          <w:delText xml:space="preserve">N addition, P addition and the combination of both did not lead into statistically significant treatment effects , except for a positive response of </w:delText>
        </w:r>
        <w:r w:rsidRPr="3D7BFE57" w:rsidDel="00DA374D">
          <w:rPr>
            <w:rFonts w:ascii="Calibri" w:eastAsia="Calibri" w:hAnsi="Calibri" w:cs="Calibri"/>
            <w:i/>
            <w:iCs/>
            <w:lang w:val="en-US"/>
          </w:rPr>
          <w:delText>P. torta</w:delText>
        </w:r>
        <w:r w:rsidRPr="3D7BFE57" w:rsidDel="00DA374D">
          <w:rPr>
            <w:rFonts w:ascii="Calibri" w:eastAsia="Calibri" w:hAnsi="Calibri" w:cs="Calibri"/>
            <w:lang w:val="en-US"/>
          </w:rPr>
          <w:delText xml:space="preserve"> to N addition.  </w:delText>
        </w:r>
      </w:del>
      <w:r w:rsidRPr="3D7BFE57">
        <w:rPr>
          <w:rFonts w:ascii="Calibri" w:eastAsia="Calibri" w:hAnsi="Calibri" w:cs="Calibri"/>
          <w:lang w:val="en-US"/>
        </w:rPr>
        <w:t>However</w:t>
      </w:r>
      <w:commentRangeEnd w:id="397"/>
      <w:r w:rsidR="00DA374D" w:rsidRPr="3D7BFE57">
        <w:rPr>
          <w:rStyle w:val="CommentReference"/>
          <w:rFonts w:ascii="Calibri" w:eastAsia="Calibri" w:hAnsi="Calibri" w:cs="Calibri"/>
          <w:sz w:val="22"/>
          <w:szCs w:val="22"/>
          <w:lang w:val="en-US"/>
        </w:rPr>
        <w:commentReference w:id="397"/>
      </w:r>
      <w:r w:rsidRPr="3D7BFE57">
        <w:rPr>
          <w:rFonts w:ascii="Calibri" w:eastAsia="Calibri" w:hAnsi="Calibri" w:cs="Calibri"/>
          <w:lang w:val="en-US"/>
        </w:rPr>
        <w:t>, the</w:t>
      </w:r>
      <w:commentRangeStart w:id="399"/>
      <w:r w:rsidRPr="3D7BFE57">
        <w:rPr>
          <w:rFonts w:ascii="Calibri" w:eastAsia="Calibri" w:hAnsi="Calibri" w:cs="Calibri"/>
          <w:lang w:val="en-US"/>
        </w:rPr>
        <w:t xml:space="preserve"> result of </w:t>
      </w:r>
      <w:r w:rsidRPr="3D7BFE57">
        <w:rPr>
          <w:rFonts w:ascii="Calibri" w:eastAsia="Calibri" w:hAnsi="Calibri" w:cs="Calibri"/>
          <w:i/>
          <w:iCs/>
          <w:lang w:val="en-US"/>
        </w:rPr>
        <w:t>P. torta</w:t>
      </w:r>
      <w:r w:rsidRPr="3D7BFE57">
        <w:rPr>
          <w:rFonts w:ascii="Calibri" w:eastAsia="Calibri" w:hAnsi="Calibri" w:cs="Calibri"/>
          <w:lang w:val="en-US"/>
        </w:rPr>
        <w:t xml:space="preserve"> is largely driven by a few outlying observations and therefore, we remain cautious about this response. </w:t>
      </w:r>
      <w:commentRangeEnd w:id="399"/>
      <w:r w:rsidR="60AF5C88">
        <w:rPr>
          <w:rStyle w:val="CommentReference"/>
          <w:noProof/>
          <w:sz w:val="22"/>
          <w:szCs w:val="22"/>
        </w:rPr>
        <w:commentReference w:id="399"/>
      </w:r>
      <w:commentRangeStart w:id="400"/>
      <w:commentRangeStart w:id="401"/>
      <w:commentRangeStart w:id="402"/>
      <w:r w:rsidR="60AF5C88">
        <w:rPr>
          <w:noProof/>
        </w:rPr>
        <w:drawing>
          <wp:inline distT="0" distB="0" distL="0" distR="0" wp14:anchorId="6831B643" wp14:editId="2E38114F">
            <wp:extent cx="5791187" cy="3779045"/>
            <wp:effectExtent l="0" t="0" r="0" b="0"/>
            <wp:docPr id="1208050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1842" name="Picture 1540451842"/>
                    <pic:cNvPicPr/>
                  </pic:nvPicPr>
                  <pic:blipFill>
                    <a:blip r:embed="rId17">
                      <a:extLst>
                        <a:ext uri="{28A0092B-C50C-407E-A947-70E740481C1C}">
                          <a14:useLocalDpi xmlns:a14="http://schemas.microsoft.com/office/drawing/2010/main"/>
                        </a:ext>
                      </a:extLst>
                    </a:blip>
                    <a:srcRect l="3506" r="10373"/>
                    <a:stretch>
                      <a:fillRect/>
                    </a:stretch>
                  </pic:blipFill>
                  <pic:spPr>
                    <a:xfrm>
                      <a:off x="0" y="0"/>
                      <a:ext cx="5791187" cy="3779045"/>
                    </a:xfrm>
                    <a:prstGeom prst="rect">
                      <a:avLst/>
                    </a:prstGeom>
                  </pic:spPr>
                </pic:pic>
              </a:graphicData>
            </a:graphic>
          </wp:inline>
        </w:drawing>
      </w:r>
      <w:commentRangeEnd w:id="400"/>
      <w:r w:rsidR="60AF5C88" w:rsidRPr="3D7BFE57">
        <w:rPr>
          <w:rStyle w:val="CommentReference"/>
          <w:rFonts w:ascii="Calibri" w:eastAsia="Calibri" w:hAnsi="Calibri" w:cs="Calibri"/>
          <w:sz w:val="22"/>
          <w:szCs w:val="22"/>
          <w:lang w:val="en-US"/>
        </w:rPr>
        <w:commentReference w:id="400"/>
      </w:r>
      <w:commentRangeEnd w:id="401"/>
      <w:r w:rsidR="60AF5C88" w:rsidRPr="3D7BFE57">
        <w:rPr>
          <w:rStyle w:val="CommentReference"/>
          <w:rFonts w:ascii="Calibri" w:eastAsia="Calibri" w:hAnsi="Calibri" w:cs="Calibri"/>
          <w:sz w:val="22"/>
          <w:szCs w:val="22"/>
          <w:lang w:val="en-US"/>
        </w:rPr>
        <w:commentReference w:id="401"/>
      </w:r>
      <w:commentRangeEnd w:id="402"/>
      <w:r w:rsidR="00DA374D" w:rsidRPr="3D7BFE57">
        <w:rPr>
          <w:rStyle w:val="CommentReference"/>
          <w:rFonts w:ascii="Calibri" w:eastAsia="Calibri" w:hAnsi="Calibri" w:cs="Calibri"/>
          <w:sz w:val="22"/>
          <w:szCs w:val="22"/>
          <w:lang w:val="en-US"/>
        </w:rPr>
        <w:commentReference w:id="402"/>
      </w:r>
      <w:r w:rsidRPr="3D7BFE57">
        <w:rPr>
          <w:rFonts w:ascii="Calibri" w:eastAsia="Calibri" w:hAnsi="Calibri" w:cs="Calibri"/>
          <w:lang w:val="en-US"/>
        </w:rPr>
        <w:t xml:space="preserve"> </w:t>
      </w:r>
    </w:p>
    <w:p w14:paraId="232631ED" w14:textId="0BCD33FC" w:rsidR="0C5D168D" w:rsidRDefault="589C925E" w:rsidP="04578BBA">
      <w:pPr>
        <w:spacing w:before="240" w:after="240" w:line="480" w:lineRule="auto"/>
        <w:jc w:val="both"/>
        <w:rPr>
          <w:rFonts w:ascii="Calibri" w:eastAsia="Calibri" w:hAnsi="Calibri" w:cs="Calibri"/>
          <w:lang w:val="en-US"/>
        </w:rPr>
      </w:pPr>
      <w:commentRangeStart w:id="403"/>
      <w:r w:rsidRPr="589C925E">
        <w:rPr>
          <w:rFonts w:ascii="Calibri" w:eastAsia="Calibri" w:hAnsi="Calibri" w:cs="Calibri"/>
          <w:b/>
          <w:bCs/>
          <w:lang w:val="en-US"/>
        </w:rPr>
        <w:t>Figure</w:t>
      </w:r>
      <w:commentRangeEnd w:id="403"/>
      <w:r w:rsidR="00DA374D" w:rsidRPr="589C925E">
        <w:rPr>
          <w:rStyle w:val="CommentReference"/>
          <w:rFonts w:ascii="Calibri" w:eastAsia="Calibri" w:hAnsi="Calibri" w:cs="Calibri"/>
          <w:b/>
          <w:bCs/>
          <w:sz w:val="22"/>
          <w:szCs w:val="22"/>
          <w:lang w:val="en-US"/>
        </w:rPr>
        <w:commentReference w:id="403"/>
      </w:r>
      <w:r w:rsidRPr="589C925E">
        <w:rPr>
          <w:rFonts w:ascii="Calibri" w:eastAsia="Calibri" w:hAnsi="Calibri" w:cs="Calibri"/>
          <w:b/>
          <w:bCs/>
          <w:lang w:val="en-US"/>
        </w:rPr>
        <w:t xml:space="preserve"> 3.</w:t>
      </w:r>
      <w:r w:rsidRPr="589C925E">
        <w:rPr>
          <w:rFonts w:ascii="Calibri" w:eastAsia="Calibri" w:hAnsi="Calibri" w:cs="Calibri"/>
          <w:lang w:val="en-US"/>
        </w:rPr>
        <w:t xml:space="preserve"> Estimated marginal means (± 95% confidence intervals) for physiological and isotopic traits across nutrient addition treatments (Control, N, P, and N + P), obtained from linear mixed-effects models with block as a random effect. Dashed lines indicate the estimated mean of the control treatment. Asterisks denote significant treatment effects (</w:t>
      </w:r>
      <w:r w:rsidRPr="589C925E">
        <w:rPr>
          <w:rFonts w:ascii="Calibri" w:eastAsia="Calibri" w:hAnsi="Calibri" w:cs="Calibri"/>
          <w:i/>
          <w:iCs/>
          <w:lang w:val="en-US"/>
        </w:rPr>
        <w:t>P</w:t>
      </w:r>
      <w:r w:rsidRPr="589C925E">
        <w:rPr>
          <w:rFonts w:ascii="Calibri" w:eastAsia="Calibri" w:hAnsi="Calibri" w:cs="Calibri"/>
          <w:lang w:val="en-US"/>
        </w:rPr>
        <w:t xml:space="preserve"> &lt; 0.05).</w:t>
      </w:r>
    </w:p>
    <w:p w14:paraId="6B0C6FE2" w14:textId="6C56A484" w:rsidR="7FFD1E32" w:rsidRDefault="25697E7E" w:rsidP="25697E7E">
      <w:pPr>
        <w:spacing w:before="240" w:after="240" w:line="480" w:lineRule="auto"/>
        <w:jc w:val="both"/>
        <w:rPr>
          <w:rFonts w:ascii="Calibri" w:eastAsia="Calibri" w:hAnsi="Calibri" w:cs="Calibri"/>
          <w:i/>
          <w:iCs/>
          <w:highlight w:val="yellow"/>
          <w:lang w:val="en-US"/>
        </w:rPr>
      </w:pPr>
      <w:commentRangeStart w:id="404"/>
      <w:r w:rsidRPr="25697E7E">
        <w:rPr>
          <w:rFonts w:ascii="Calibri" w:eastAsia="Calibri" w:hAnsi="Calibri" w:cs="Calibri"/>
          <w:i/>
          <w:iCs/>
          <w:highlight w:val="yellow"/>
          <w:lang w:val="en-US"/>
        </w:rPr>
        <w:t>Leaf nutrients and iWUE relationships</w:t>
      </w:r>
      <w:commentRangeEnd w:id="404"/>
      <w:r w:rsidR="7FFD1E32">
        <w:rPr>
          <w:rStyle w:val="CommentReference"/>
          <w:rFonts w:ascii="Calibri" w:eastAsia="Calibri" w:hAnsi="Calibri" w:cs="Calibri"/>
          <w:i/>
          <w:iCs/>
          <w:sz w:val="22"/>
          <w:szCs w:val="22"/>
          <w:highlight w:val="yellow"/>
          <w:lang w:val="en-US"/>
        </w:rPr>
        <w:commentReference w:id="404"/>
      </w:r>
    </w:p>
    <w:p w14:paraId="7EC40C32" w14:textId="455A65FD" w:rsidR="7FFD1E32" w:rsidRDefault="04578BBA" w:rsidP="04578BBA">
      <w:pPr>
        <w:spacing w:before="240" w:after="240" w:line="480" w:lineRule="auto"/>
        <w:jc w:val="both"/>
        <w:rPr>
          <w:b/>
          <w:bCs/>
          <w:highlight w:val="yellow"/>
          <w:lang w:val="en-US"/>
        </w:rPr>
      </w:pPr>
      <w:commentRangeStart w:id="405"/>
      <w:r w:rsidRPr="04578BBA">
        <w:rPr>
          <w:rFonts w:ascii="Calibri" w:eastAsia="Calibri" w:hAnsi="Calibri" w:cs="Calibri"/>
          <w:lang w:val="en-US"/>
        </w:rPr>
        <w:lastRenderedPageBreak/>
        <w:t>Exploratory</w:t>
      </w:r>
      <w:commentRangeEnd w:id="405"/>
      <w:r w:rsidR="00070B16" w:rsidRPr="04578BBA">
        <w:rPr>
          <w:rStyle w:val="CommentReference"/>
          <w:rFonts w:ascii="Calibri" w:eastAsia="Calibri" w:hAnsi="Calibri" w:cs="Calibri"/>
          <w:sz w:val="22"/>
          <w:szCs w:val="22"/>
          <w:lang w:val="en-US"/>
        </w:rPr>
        <w:commentReference w:id="405"/>
      </w:r>
      <w:r w:rsidRPr="04578BBA">
        <w:rPr>
          <w:rFonts w:ascii="Calibri" w:eastAsia="Calibri" w:hAnsi="Calibri" w:cs="Calibri"/>
          <w:lang w:val="en-US"/>
        </w:rPr>
        <w:t xml:space="preserve"> SMA analyses revealed a consistent negative association between SLA and iWUE across all six species, with slopes ranging from −1.05 to −3.64. Species with lower SLA tended to exhibithigher intrinsic water-use efficiency, suggesting a coordination between conservative leaf construction and water-use strategies. This relationship was particularly strong in </w:t>
      </w:r>
      <w:r w:rsidRPr="04578BBA">
        <w:rPr>
          <w:rFonts w:ascii="Calibri" w:eastAsia="Calibri" w:hAnsi="Calibri" w:cs="Calibri"/>
          <w:i/>
          <w:iCs/>
          <w:lang w:val="en-US"/>
        </w:rPr>
        <w:t>Myrcia</w:t>
      </w:r>
      <w:r w:rsidRPr="04578BBA">
        <w:rPr>
          <w:rFonts w:ascii="Calibri" w:eastAsia="Calibri" w:hAnsi="Calibri" w:cs="Calibri"/>
          <w:lang w:val="en-US"/>
        </w:rPr>
        <w:t xml:space="preserve"> and </w:t>
      </w:r>
      <w:r w:rsidRPr="04578BBA">
        <w:rPr>
          <w:rFonts w:ascii="Calibri" w:eastAsia="Calibri" w:hAnsi="Calibri" w:cs="Calibri"/>
          <w:i/>
          <w:iCs/>
          <w:lang w:val="en-US"/>
        </w:rPr>
        <w:t>Alchornea</w:t>
      </w:r>
      <w:r w:rsidRPr="04578BBA">
        <w:rPr>
          <w:rFonts w:ascii="Calibri" w:eastAsia="Calibri" w:hAnsi="Calibri" w:cs="Calibri"/>
          <w:lang w:val="en-US"/>
        </w:rPr>
        <w:t>, which showed the steepest negative slopes (−3.55 and −3.64, respectively) and the highest explanatory power (R² = 0.52 and 0.26) (Figure S3).</w:t>
      </w:r>
    </w:p>
    <w:p w14:paraId="0D06FD42" w14:textId="7ADA79FC" w:rsidR="7FFD1E32" w:rsidRDefault="04578BBA" w:rsidP="25697E7E">
      <w:pPr>
        <w:spacing w:before="240" w:after="240" w:line="480" w:lineRule="auto"/>
        <w:jc w:val="both"/>
        <w:rPr>
          <w:rFonts w:ascii="Calibri" w:eastAsia="Calibri" w:hAnsi="Calibri" w:cs="Calibri"/>
          <w:lang w:val="en-US"/>
        </w:rPr>
      </w:pPr>
      <w:r w:rsidRPr="04578BBA">
        <w:rPr>
          <w:rFonts w:ascii="Calibri" w:eastAsia="Calibri" w:hAnsi="Calibri" w:cs="Calibri"/>
          <w:lang w:val="en-US"/>
        </w:rPr>
        <w:t xml:space="preserve">In contrast, SMA analyses showed a positive association between Narea and iWUE across all species, with slopes ranging from 27.3 to 64.8. The strongest relationships were observed in </w:t>
      </w:r>
      <w:r w:rsidRPr="04578BBA">
        <w:rPr>
          <w:rFonts w:ascii="Calibri" w:eastAsia="Calibri" w:hAnsi="Calibri" w:cs="Calibri"/>
          <w:i/>
          <w:iCs/>
          <w:lang w:val="en-US"/>
        </w:rPr>
        <w:t>Pouteria torta</w:t>
      </w:r>
      <w:r w:rsidRPr="04578BBA">
        <w:rPr>
          <w:rFonts w:ascii="Calibri" w:eastAsia="Calibri" w:hAnsi="Calibri" w:cs="Calibri"/>
          <w:lang w:val="en-US"/>
        </w:rPr>
        <w:t xml:space="preserve">, </w:t>
      </w:r>
      <w:r w:rsidRPr="04578BBA">
        <w:rPr>
          <w:rFonts w:ascii="Calibri" w:eastAsia="Calibri" w:hAnsi="Calibri" w:cs="Calibri"/>
          <w:i/>
          <w:iCs/>
          <w:lang w:val="en-US"/>
        </w:rPr>
        <w:t>Hedyosmum purpurascens</w:t>
      </w:r>
      <w:r w:rsidRPr="04578BBA">
        <w:rPr>
          <w:rFonts w:ascii="Calibri" w:eastAsia="Calibri" w:hAnsi="Calibri" w:cs="Calibri"/>
          <w:lang w:val="en-US"/>
        </w:rPr>
        <w:t xml:space="preserve">, and </w:t>
      </w:r>
      <w:r w:rsidRPr="04578BBA">
        <w:rPr>
          <w:rFonts w:ascii="Calibri" w:eastAsia="Calibri" w:hAnsi="Calibri" w:cs="Calibri"/>
          <w:i/>
          <w:iCs/>
          <w:lang w:val="en-US"/>
        </w:rPr>
        <w:t>Weinmannia loxensis</w:t>
      </w:r>
      <w:r w:rsidRPr="04578BBA">
        <w:rPr>
          <w:rFonts w:ascii="Calibri" w:eastAsia="Calibri" w:hAnsi="Calibri" w:cs="Calibri"/>
          <w:lang w:val="en-US"/>
        </w:rPr>
        <w:t xml:space="preserve">. </w:t>
      </w:r>
    </w:p>
    <w:p w14:paraId="12C797ED" w14:textId="70A0A1C9" w:rsidR="5EE5C934" w:rsidRDefault="329BFA9A" w:rsidP="329BFA9A">
      <w:pPr>
        <w:pStyle w:val="Heading1"/>
        <w:rPr>
          <w:rFonts w:ascii="Calibri" w:eastAsia="Calibri" w:hAnsi="Calibri" w:cs="Calibri"/>
          <w:b/>
          <w:bCs/>
          <w:i/>
          <w:iCs/>
          <w:lang w:val="en-US"/>
        </w:rPr>
      </w:pPr>
      <w:commentRangeStart w:id="406"/>
      <w:r w:rsidRPr="329BFA9A">
        <w:rPr>
          <w:lang w:val="en-US"/>
        </w:rPr>
        <w:t xml:space="preserve">DISCUSSION </w:t>
      </w:r>
      <w:commentRangeEnd w:id="406"/>
      <w:r w:rsidR="5EE5C934">
        <w:rPr>
          <w:rStyle w:val="CommentReference"/>
          <w:rFonts w:ascii="Calibri" w:eastAsia="Calibri" w:hAnsi="Calibri" w:cs="Calibri"/>
          <w:b/>
          <w:bCs/>
          <w:i/>
          <w:iCs/>
          <w:sz w:val="32"/>
          <w:szCs w:val="32"/>
          <w:lang w:val="en-US"/>
        </w:rPr>
        <w:commentReference w:id="406"/>
      </w:r>
    </w:p>
    <w:p w14:paraId="74F903A0" w14:textId="7F905DEA" w:rsidR="5EE5C934" w:rsidRDefault="6A7E4A46" w:rsidP="10F32AA5">
      <w:pPr>
        <w:pStyle w:val="Heading1"/>
        <w:rPr>
          <w:rFonts w:ascii="Calibri" w:eastAsia="Calibri" w:hAnsi="Calibri" w:cs="Calibri"/>
          <w:sz w:val="24"/>
          <w:szCs w:val="24"/>
          <w:lang w:val="en-US"/>
        </w:rPr>
      </w:pPr>
      <w:r w:rsidRPr="6A7E4A46">
        <w:rPr>
          <w:lang w:val="en-US"/>
        </w:rPr>
        <w:t xml:space="preserve">General overview </w:t>
      </w:r>
    </w:p>
    <w:p w14:paraId="17B8AEB0" w14:textId="37DB5195" w:rsidR="6A7E4A46" w:rsidRDefault="6A7E4A46" w:rsidP="6A7E4A46">
      <w:pPr>
        <w:spacing w:before="240" w:after="240" w:line="480" w:lineRule="auto"/>
        <w:jc w:val="both"/>
        <w:rPr>
          <w:rFonts w:eastAsiaTheme="minorEastAsia"/>
          <w:sz w:val="24"/>
          <w:szCs w:val="24"/>
          <w:lang w:val="en-US"/>
        </w:rPr>
      </w:pPr>
      <w:r w:rsidRPr="6A7E4A46">
        <w:rPr>
          <w:rFonts w:eastAsiaTheme="minorEastAsia"/>
          <w:sz w:val="24"/>
          <w:szCs w:val="24"/>
          <w:lang w:val="en-US"/>
        </w:rPr>
        <w:t xml:space="preserve">Our results show that, after 18 years of moderate nitrogen and phosphorus addition in the NUMEX experiment, </w:t>
      </w:r>
      <w:del w:id="407" w:author="SB" w:date="2026-07-06T13:37:00Z" w16du:dateUtc="2026-07-06T18:37:00Z">
        <w:r w:rsidRPr="6A7E4A46" w:rsidDel="00070B16">
          <w:rPr>
            <w:rFonts w:eastAsiaTheme="minorEastAsia"/>
            <w:sz w:val="24"/>
            <w:szCs w:val="24"/>
            <w:lang w:val="en-US"/>
          </w:rPr>
          <w:delText>the studied species did not</w:delText>
        </w:r>
      </w:del>
      <w:ins w:id="408" w:author="SB" w:date="2026-07-06T13:37:00Z" w16du:dateUtc="2026-07-06T18:37:00Z">
        <w:r w:rsidR="00070B16">
          <w:rPr>
            <w:rFonts w:eastAsiaTheme="minorEastAsia"/>
            <w:sz w:val="24"/>
            <w:szCs w:val="24"/>
            <w:lang w:val="en-US"/>
          </w:rPr>
          <w:t>only one species</w:t>
        </w:r>
      </w:ins>
      <w:r w:rsidRPr="6A7E4A46">
        <w:rPr>
          <w:rFonts w:eastAsiaTheme="minorEastAsia"/>
          <w:sz w:val="24"/>
          <w:szCs w:val="24"/>
          <w:lang w:val="en-US"/>
        </w:rPr>
        <w:t xml:space="preserve"> exhibit</w:t>
      </w:r>
      <w:ins w:id="409" w:author="SB" w:date="2026-07-06T13:37:00Z" w16du:dateUtc="2026-07-06T18:37:00Z">
        <w:r w:rsidR="00070B16">
          <w:rPr>
            <w:rFonts w:eastAsiaTheme="minorEastAsia"/>
            <w:sz w:val="24"/>
            <w:szCs w:val="24"/>
            <w:lang w:val="en-US"/>
          </w:rPr>
          <w:t>ed</w:t>
        </w:r>
      </w:ins>
      <w:r w:rsidRPr="6A7E4A46">
        <w:rPr>
          <w:rFonts w:eastAsiaTheme="minorEastAsia"/>
          <w:sz w:val="24"/>
          <w:szCs w:val="24"/>
          <w:lang w:val="en-US"/>
        </w:rPr>
        <w:t xml:space="preserve"> a significant increase in leaf intrinsic water-use efficiency (iWUE) relative to </w:t>
      </w:r>
      <w:ins w:id="410" w:author="SB" w:date="2026-07-06T13:38:00Z" w16du:dateUtc="2026-07-06T18:38:00Z">
        <w:r w:rsidR="00070B16">
          <w:rPr>
            <w:rFonts w:eastAsiaTheme="minorEastAsia"/>
            <w:sz w:val="24"/>
            <w:szCs w:val="24"/>
            <w:lang w:val="en-US"/>
          </w:rPr>
          <w:t xml:space="preserve">other treatment? And </w:t>
        </w:r>
      </w:ins>
      <w:r w:rsidRPr="6A7E4A46">
        <w:rPr>
          <w:rFonts w:eastAsiaTheme="minorEastAsia"/>
          <w:sz w:val="24"/>
          <w:szCs w:val="24"/>
          <w:lang w:val="en-US"/>
        </w:rPr>
        <w:t xml:space="preserve">control plots, despite </w:t>
      </w:r>
      <w:ins w:id="411" w:author="SB" w:date="2026-07-06T13:38:00Z" w16du:dateUtc="2026-07-06T18:38:00Z">
        <w:r w:rsidR="00070B16">
          <w:rPr>
            <w:rFonts w:eastAsiaTheme="minorEastAsia"/>
            <w:sz w:val="24"/>
            <w:szCs w:val="24"/>
            <w:lang w:val="en-US"/>
          </w:rPr>
          <w:t xml:space="preserve">of </w:t>
        </w:r>
      </w:ins>
      <w:del w:id="412" w:author="SB" w:date="2026-07-06T13:38:00Z" w16du:dateUtc="2026-07-06T18:38:00Z">
        <w:r w:rsidRPr="6A7E4A46" w:rsidDel="00070B16">
          <w:rPr>
            <w:rFonts w:eastAsiaTheme="minorEastAsia"/>
            <w:sz w:val="24"/>
            <w:szCs w:val="24"/>
            <w:lang w:val="en-US"/>
          </w:rPr>
          <w:delText>detectable increases</w:delText>
        </w:r>
      </w:del>
      <w:ins w:id="413" w:author="SB" w:date="2026-07-06T13:38:00Z" w16du:dateUtc="2026-07-06T18:38:00Z">
        <w:r w:rsidR="00070B16">
          <w:rPr>
            <w:rFonts w:eastAsiaTheme="minorEastAsia"/>
            <w:sz w:val="24"/>
            <w:szCs w:val="24"/>
            <w:lang w:val="en-US"/>
          </w:rPr>
          <w:t>having higher</w:t>
        </w:r>
      </w:ins>
      <w:r w:rsidRPr="6A7E4A46">
        <w:rPr>
          <w:rFonts w:eastAsiaTheme="minorEastAsia"/>
          <w:sz w:val="24"/>
          <w:szCs w:val="24"/>
          <w:lang w:val="en-US"/>
        </w:rPr>
        <w:t xml:space="preserve"> </w:t>
      </w:r>
      <w:del w:id="414" w:author="SB" w:date="2026-07-06T13:38:00Z" w16du:dateUtc="2026-07-06T18:38:00Z">
        <w:r w:rsidRPr="6A7E4A46" w:rsidDel="00070B16">
          <w:rPr>
            <w:rFonts w:eastAsiaTheme="minorEastAsia"/>
            <w:sz w:val="24"/>
            <w:szCs w:val="24"/>
            <w:lang w:val="en-US"/>
          </w:rPr>
          <w:delText xml:space="preserve">in </w:delText>
        </w:r>
      </w:del>
      <w:r w:rsidRPr="6A7E4A46">
        <w:rPr>
          <w:rFonts w:eastAsiaTheme="minorEastAsia"/>
          <w:sz w:val="24"/>
          <w:szCs w:val="24"/>
          <w:lang w:val="en-US"/>
        </w:rPr>
        <w:t xml:space="preserve">foliar nutrient </w:t>
      </w:r>
      <w:del w:id="415" w:author="SB" w:date="2026-07-06T13:38:00Z" w16du:dateUtc="2026-07-06T18:38:00Z">
        <w:r w:rsidRPr="6A7E4A46" w:rsidDel="00070B16">
          <w:rPr>
            <w:rFonts w:eastAsiaTheme="minorEastAsia"/>
            <w:sz w:val="24"/>
            <w:szCs w:val="24"/>
            <w:lang w:val="en-US"/>
          </w:rPr>
          <w:delText>traits</w:delText>
        </w:r>
      </w:del>
      <w:ins w:id="416" w:author="SB" w:date="2026-07-06T13:38:00Z" w16du:dateUtc="2026-07-06T18:38:00Z">
        <w:r w:rsidR="00070B16">
          <w:rPr>
            <w:rFonts w:eastAsiaTheme="minorEastAsia"/>
            <w:sz w:val="24"/>
            <w:szCs w:val="24"/>
            <w:lang w:val="en-US"/>
          </w:rPr>
          <w:t>concentrations and changes in foliar morphological traits</w:t>
        </w:r>
      </w:ins>
      <w:r w:rsidRPr="6A7E4A46">
        <w:rPr>
          <w:rFonts w:eastAsiaTheme="minorEastAsia"/>
          <w:sz w:val="24"/>
          <w:szCs w:val="24"/>
          <w:lang w:val="en-US"/>
        </w:rPr>
        <w:t>. This indicates that enhanced nutrient availability and foliar nutrient accumulation were</w:t>
      </w:r>
      <w:ins w:id="417" w:author="SB" w:date="2026-07-06T13:38:00Z" w16du:dateUtc="2026-07-06T18:38:00Z">
        <w:r w:rsidR="00070B16">
          <w:rPr>
            <w:rFonts w:eastAsiaTheme="minorEastAsia"/>
            <w:sz w:val="24"/>
            <w:szCs w:val="24"/>
            <w:lang w:val="en-US"/>
          </w:rPr>
          <w:t xml:space="preserve"> generally</w:t>
        </w:r>
      </w:ins>
      <w:r w:rsidRPr="6A7E4A46">
        <w:rPr>
          <w:rFonts w:eastAsiaTheme="minorEastAsia"/>
          <w:sz w:val="24"/>
          <w:szCs w:val="24"/>
          <w:lang w:val="en-US"/>
        </w:rPr>
        <w:t xml:space="preserve"> insufficient to generate sustained shifts in the balance </w:t>
      </w:r>
      <w:r w:rsidRPr="00070B16">
        <w:rPr>
          <w:rFonts w:eastAsiaTheme="minorEastAsia"/>
          <w:sz w:val="24"/>
          <w:szCs w:val="24"/>
          <w:highlight w:val="yellow"/>
          <w:lang w:val="en-US"/>
          <w:rPrChange w:id="418" w:author="SB" w:date="2026-07-06T13:39:00Z" w16du:dateUtc="2026-07-06T18:39:00Z">
            <w:rPr>
              <w:rFonts w:eastAsiaTheme="minorEastAsia"/>
              <w:sz w:val="24"/>
              <w:szCs w:val="24"/>
              <w:lang w:val="en-US"/>
            </w:rPr>
          </w:rPrChange>
        </w:rPr>
        <w:t>between carbon assimilation and stomatal regulation.</w:t>
      </w:r>
    </w:p>
    <w:p w14:paraId="7E2DFEA3" w14:textId="3EACBB4C" w:rsidR="6A7E4A46" w:rsidRDefault="6A7E4A46" w:rsidP="6A7E4A46">
      <w:pPr>
        <w:rPr>
          <w:lang w:val="en-US"/>
        </w:rPr>
      </w:pPr>
    </w:p>
    <w:p w14:paraId="5584E0D2" w14:textId="3ADA1D6E" w:rsidR="155B8CAD" w:rsidRDefault="4145B630" w:rsidP="490ACD83">
      <w:pPr>
        <w:pStyle w:val="Heading2"/>
        <w:rPr>
          <w:rFonts w:ascii="Calibri" w:eastAsia="Calibri" w:hAnsi="Calibri" w:cs="Calibri"/>
          <w:i/>
          <w:iCs/>
          <w:sz w:val="24"/>
          <w:szCs w:val="24"/>
          <w:lang w:val="en-US"/>
        </w:rPr>
      </w:pPr>
      <w:commentRangeStart w:id="419"/>
      <w:commentRangeStart w:id="420"/>
      <w:r w:rsidRPr="4145B630">
        <w:rPr>
          <w:lang w:val="en-US"/>
        </w:rPr>
        <w:t xml:space="preserve">Leaf nutrient responses - </w:t>
      </w:r>
      <w:commentRangeEnd w:id="419"/>
      <w:r w:rsidR="155B8CAD">
        <w:rPr>
          <w:rStyle w:val="CommentReference"/>
          <w:rFonts w:ascii="Calibri" w:eastAsia="Calibri" w:hAnsi="Calibri" w:cs="Calibri"/>
          <w:i/>
          <w:iCs/>
          <w:sz w:val="24"/>
          <w:szCs w:val="24"/>
          <w:lang w:val="en-US"/>
        </w:rPr>
        <w:commentReference w:id="419"/>
      </w:r>
      <w:commentRangeEnd w:id="420"/>
      <w:r w:rsidR="155B8CAD">
        <w:rPr>
          <w:rStyle w:val="CommentReference"/>
          <w:rFonts w:ascii="Calibri" w:eastAsia="Calibri" w:hAnsi="Calibri" w:cs="Calibri"/>
          <w:i/>
          <w:iCs/>
          <w:sz w:val="24"/>
          <w:szCs w:val="24"/>
          <w:lang w:val="en-US"/>
        </w:rPr>
        <w:commentReference w:id="420"/>
      </w:r>
    </w:p>
    <w:p w14:paraId="1BEAE07A" w14:textId="5DD7BC57" w:rsidR="089F1152" w:rsidRDefault="3D06C4FE" w:rsidP="78E1060D">
      <w:pPr>
        <w:spacing w:line="480" w:lineRule="auto"/>
        <w:rPr>
          <w:rFonts w:ascii="Calibri" w:eastAsia="Calibri" w:hAnsi="Calibri" w:cs="Calibri"/>
          <w:sz w:val="24"/>
          <w:szCs w:val="24"/>
        </w:rPr>
      </w:pPr>
      <w:r w:rsidRPr="3D06C4FE">
        <w:rPr>
          <w:rFonts w:ascii="Calibri" w:eastAsia="Calibri" w:hAnsi="Calibri" w:cs="Calibri"/>
          <w:lang w:val="en-US"/>
        </w:rPr>
        <w:t xml:space="preserve">Primary productivity in TMF is supposed to </w:t>
      </w:r>
      <w:ins w:id="421" w:author="SB" w:date="2026-07-06T13:39:00Z" w16du:dateUtc="2026-07-06T18:39:00Z">
        <w:r w:rsidR="00BE4789">
          <w:rPr>
            <w:rFonts w:ascii="Calibri" w:eastAsia="Calibri" w:hAnsi="Calibri" w:cs="Calibri"/>
            <w:lang w:val="en-US"/>
          </w:rPr>
          <w:t>b</w:t>
        </w:r>
      </w:ins>
      <w:r w:rsidRPr="3D06C4FE">
        <w:rPr>
          <w:rFonts w:ascii="Calibri" w:eastAsia="Calibri" w:hAnsi="Calibri" w:cs="Calibri"/>
          <w:lang w:val="en-US"/>
        </w:rPr>
        <w:t>e</w:t>
      </w:r>
      <w:ins w:id="422" w:author="SB" w:date="2026-07-06T13:39:00Z" w16du:dateUtc="2026-07-06T18:39:00Z">
        <w:r w:rsidR="00BE4789">
          <w:rPr>
            <w:rFonts w:ascii="Calibri" w:eastAsia="Calibri" w:hAnsi="Calibri" w:cs="Calibri"/>
            <w:lang w:val="en-US"/>
          </w:rPr>
          <w:t xml:space="preserve"> </w:t>
        </w:r>
      </w:ins>
      <w:r w:rsidRPr="3D06C4FE">
        <w:rPr>
          <w:rFonts w:ascii="Calibri" w:eastAsia="Calibri" w:hAnsi="Calibri" w:cs="Calibri"/>
          <w:lang w:val="en-US"/>
        </w:rPr>
        <w:t xml:space="preserve">limited by (N) or colimited by N and phosphorus availability (Elser 2007, González &amp; Ostertag) and therefore, we expected stronger responses with increasing limitation. </w:t>
      </w:r>
      <w:r w:rsidRPr="3D06C4FE">
        <w:rPr>
          <w:sz w:val="24"/>
          <w:szCs w:val="24"/>
          <w:lang w:val="en-US"/>
        </w:rPr>
        <w:t>In line with expectations, our results indicate that species at 2000 and 3000 m responded strongly to the nitrogen addition with higher LNC, LPC, and N</w:t>
      </w:r>
      <w:r w:rsidRPr="3D06C4FE">
        <w:rPr>
          <w:sz w:val="24"/>
          <w:szCs w:val="24"/>
          <w:vertAlign w:val="subscript"/>
          <w:lang w:val="en-US"/>
        </w:rPr>
        <w:t>reas</w:t>
      </w:r>
      <w:r w:rsidRPr="3D06C4FE">
        <w:rPr>
          <w:sz w:val="24"/>
          <w:szCs w:val="24"/>
          <w:lang w:val="en-US"/>
        </w:rPr>
        <w:t xml:space="preserve">. </w:t>
      </w:r>
      <w:r w:rsidRPr="3D06C4FE">
        <w:rPr>
          <w:rFonts w:ascii="Calibri" w:eastAsia="Calibri" w:hAnsi="Calibri" w:cs="Calibri"/>
          <w:sz w:val="24"/>
          <w:szCs w:val="24"/>
          <w:lang w:val="nl-NL"/>
        </w:rPr>
        <w:t xml:space="preserve">LNC and LPC are key elements analyzed in several articles as a consistent indicator of a response of </w:t>
      </w:r>
      <w:r w:rsidRPr="3D06C4FE">
        <w:rPr>
          <w:rFonts w:ascii="Calibri" w:eastAsia="Calibri" w:hAnsi="Calibri" w:cs="Calibri"/>
          <w:sz w:val="24"/>
          <w:szCs w:val="24"/>
          <w:lang w:val="nl-NL"/>
        </w:rPr>
        <w:lastRenderedPageBreak/>
        <w:t xml:space="preserve">nutrient availability increases experiments </w:t>
      </w:r>
      <w:sdt>
        <w:sdtPr>
          <w:rPr>
            <w:rFonts w:ascii="Calibri" w:eastAsia="Calibri" w:hAnsi="Calibri" w:cs="Calibri"/>
            <w:color w:val="000000" w:themeColor="text1"/>
            <w:sz w:val="24"/>
            <w:szCs w:val="24"/>
            <w:lang w:val="en-US"/>
          </w:rPr>
          <w:tag w:val="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4iLCJwYXJzZS1uYW1lcyI6ZmFsc2UsImRyb3BwaW5nLXBhcnRpY2xlIjoiIiwibm9uLWRyb3BwaW5nLXBhcnRpY2xlIjoiIn0seyJmYW1pbHkiOiJNb3JnYW4iLCJnaXZlbiI6IkpvaG4gVy4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LiIsInBhcnNlLW5hbWVzIjpmYWxzZSwiZHJvcHBpbmctcGFydGljbGUiOiIiLCJub24tZHJvcHBpbmctcGFydGljbGUiOiIifSx7ImZhbWlseSI6IkFkbGVyIiwiZ2l2ZW4iOiJQZXRlciBCL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4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u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SLiIsInBhcnNlLW5hbWVzIjpmYWxzZSwiZHJvcHBpbmctcGFydGljbGUiOiIiLCJub24tZHJvcHBpbmctcGFydGljbGUiOiIifSx7ImZhbWlseSI6Ik1pdGNoZWxsIiwiZ2l2ZW4iOiJSYWNoZWwiLCJwYXJzZS1uYW1lcyI6ZmFsc2UsImRyb3BwaW5nLXBhcnRpY2xlIjoiIiwibm9uLWRyb3BwaW5nLXBhcnRpY2xlIjoiIn0seyJmYW1pbHkiOiJNb29yZSIsImdpdmVuIjoiSm9zbGluIEwu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"/>
          <w:id w:val="2140760534"/>
          <w:placeholder>
            <w:docPart w:val="DefaultPlaceholder_-1854013440"/>
          </w:placeholder>
        </w:sdtPr>
        <w:sdtContent>
          <w:r w:rsidRPr="3D06C4FE">
            <w:rPr>
              <w:rFonts w:ascii="Calibri" w:eastAsia="Calibri" w:hAnsi="Calibri" w:cs="Calibri"/>
              <w:color w:val="000000" w:themeColor="text1"/>
              <w:sz w:val="24"/>
              <w:szCs w:val="24"/>
              <w:lang w:val="nl-NL"/>
            </w:rPr>
            <w:t>(Báez &amp; Homeier, 2018; Baldos et al., 2015; Dietrich et al., 2016; Firn et al., 2019; Homeier et al., 2012a, 2013b, 2017)</w:t>
          </w:r>
        </w:sdtContent>
      </w:sdt>
      <w:r w:rsidRPr="3D06C4FE">
        <w:rPr>
          <w:rFonts w:ascii="Calibri" w:eastAsia="Calibri" w:hAnsi="Calibri" w:cs="Calibri"/>
          <w:color w:val="000000" w:themeColor="text1"/>
          <w:sz w:val="24"/>
          <w:szCs w:val="24"/>
          <w:lang w:val="en-US"/>
        </w:rPr>
        <w:t xml:space="preserve">. </w:t>
      </w:r>
      <w:r w:rsidRPr="3D06C4FE">
        <w:rPr>
          <w:sz w:val="24"/>
          <w:szCs w:val="24"/>
          <w:lang w:val="en-US"/>
        </w:rPr>
        <w:t xml:space="preserve"> </w:t>
      </w:r>
      <w:r>
        <w:t xml:space="preserve"> </w:t>
      </w:r>
      <w:r w:rsidRPr="3D06C4FE">
        <w:rPr>
          <w:sz w:val="24"/>
          <w:szCs w:val="24"/>
          <w:lang w:val="en-US"/>
        </w:rPr>
        <w:t xml:space="preserve">Nareas  generally increased after N addition, but the only strong response was for </w:t>
      </w:r>
      <w:r w:rsidRPr="3D06C4FE">
        <w:rPr>
          <w:i/>
          <w:iCs/>
          <w:sz w:val="24"/>
          <w:szCs w:val="24"/>
          <w:lang w:val="en-US"/>
        </w:rPr>
        <w:t>Myrcia sp.nov</w:t>
      </w:r>
      <w:r w:rsidRPr="3D06C4FE">
        <w:rPr>
          <w:sz w:val="24"/>
          <w:szCs w:val="24"/>
          <w:lang w:val="en-US"/>
        </w:rPr>
        <w:t xml:space="preserve"> and </w:t>
      </w:r>
      <w:r w:rsidRPr="3D06C4FE">
        <w:rPr>
          <w:i/>
          <w:iCs/>
          <w:sz w:val="24"/>
          <w:szCs w:val="24"/>
          <w:lang w:val="en-US"/>
        </w:rPr>
        <w:t>Hedyosmum purpurascens</w:t>
      </w:r>
      <w:r>
        <w:t xml:space="preserve">. </w:t>
      </w:r>
      <w:r w:rsidRPr="3D06C4FE">
        <w:rPr>
          <w:rFonts w:ascii="Calibri" w:eastAsia="Calibri" w:hAnsi="Calibri" w:cs="Calibri"/>
        </w:rPr>
        <w:t>In our case, expressing leaf N on an area basis helped reveal that species at 2000 m maintain greater nitrogen investment per unit leaf area, highlighting the importance of structural effects in shaping foliar nutrient patterns.</w:t>
      </w:r>
      <w:r>
        <w:t xml:space="preserve"> R</w:t>
      </w:r>
      <w:r w:rsidRPr="3D06C4FE">
        <w:rPr>
          <w:sz w:val="24"/>
          <w:szCs w:val="24"/>
        </w:rPr>
        <w:t>esults are consistent with previous research conducted in the area with seedlings (</w:t>
      </w:r>
      <w:r w:rsidRPr="3D06C4FE">
        <w:rPr>
          <w:rFonts w:ascii="Calibri" w:eastAsia="Calibri" w:hAnsi="Calibri" w:cs="Calibri"/>
          <w:color w:val="000000" w:themeColor="text1"/>
          <w:sz w:val="24"/>
          <w:szCs w:val="24"/>
        </w:rPr>
        <w:t>Cárate-Tandalla et al., 2018) ;</w:t>
      </w:r>
      <w:r w:rsidRPr="3D06C4FE">
        <w:rPr>
          <w:sz w:val="24"/>
          <w:szCs w:val="24"/>
        </w:rPr>
        <w:t xml:space="preserve"> and mature trees </w:t>
      </w:r>
      <w:sdt>
        <w:sdtPr>
          <w:tag w:val="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"/>
          <w:id w:val="242128734"/>
          <w:placeholder>
            <w:docPart w:val="DefaultPlaceholder_-1854013440"/>
          </w:placeholder>
        </w:sdtPr>
        <w:sdtContent>
          <w:r w:rsidRPr="3D06C4FE">
            <w:rPr>
              <w:rFonts w:ascii="Calibri" w:eastAsia="Calibri" w:hAnsi="Calibri" w:cs="Calibri"/>
              <w:color w:val="000000" w:themeColor="text1"/>
              <w:sz w:val="24"/>
              <w:szCs w:val="24"/>
            </w:rPr>
            <w:t>(Homeier et al., 2012b, 2021)</w:t>
          </w:r>
        </w:sdtContent>
      </w:sdt>
      <w:r>
        <w:t xml:space="preserve">. </w:t>
      </w:r>
      <w:r w:rsidRPr="3D06C4FE">
        <w:rPr>
          <w:sz w:val="24"/>
          <w:szCs w:val="24"/>
        </w:rPr>
        <w:t>One possible explanation for the similar responses at 2000 m and 3000 m is the s</w:t>
      </w:r>
      <w:r w:rsidRPr="3D06C4FE">
        <w:rPr>
          <w:sz w:val="24"/>
          <w:szCs w:val="24"/>
          <w:lang w:val="en-US"/>
        </w:rPr>
        <w:t xml:space="preserve">hared parent rock material that has led to a similarity in the community and in the leaf properties </w:t>
      </w:r>
      <w:sdt>
        <w:sdtPr>
          <w:rPr>
            <w:rFonts w:ascii="Calibri" w:eastAsia="Calibri" w:hAnsi="Calibri" w:cs="Calibri"/>
            <w:color w:val="000000" w:themeColor="text1"/>
            <w:sz w:val="24"/>
            <w:szCs w:val="24"/>
            <w:lang w:val="en-US"/>
          </w:rPr>
          <w:tag w:val="MENDELEY_CITATION_v3_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"/>
          <w:id w:val="535574882"/>
          <w:placeholder>
            <w:docPart w:val="DefaultPlaceholder_-1854013440"/>
          </w:placeholder>
        </w:sdtPr>
        <w:sdtContent>
          <w:r w:rsidRPr="3D06C4FE">
            <w:rPr>
              <w:rFonts w:ascii="Calibri" w:eastAsia="Calibri" w:hAnsi="Calibri" w:cs="Calibri"/>
              <w:color w:val="000000" w:themeColor="text1"/>
              <w:sz w:val="24"/>
              <w:szCs w:val="24"/>
              <w:lang w:val="en-US"/>
            </w:rPr>
            <w:t>(Homeier &amp; Leuschner, 2021a)</w:t>
          </w:r>
        </w:sdtContent>
      </w:sdt>
      <w:r w:rsidRPr="3D06C4FE">
        <w:rPr>
          <w:sz w:val="24"/>
          <w:szCs w:val="24"/>
          <w:lang w:val="en-US"/>
        </w:rPr>
        <w:t xml:space="preserve">. Additionally, the high N/P ratios reported in this article and previously have been suggested that nutrient stoichiometry is </w:t>
      </w:r>
      <w:r w:rsidRPr="3D06C4FE">
        <w:rPr>
          <w:rFonts w:ascii="Calibri" w:eastAsia="Calibri" w:hAnsi="Calibri" w:cs="Calibri"/>
          <w:sz w:val="24"/>
          <w:szCs w:val="24"/>
        </w:rPr>
        <w:t xml:space="preserve">largely determined by species-specific nutrient acquisition and allocation strategies rather than by local edaphic conditions </w:t>
      </w:r>
      <w:sdt>
        <w:sdtPr>
          <w:rPr>
            <w:rFonts w:ascii="Calibri" w:eastAsia="Calibri" w:hAnsi="Calibri" w:cs="Calibri"/>
            <w:color w:val="000000" w:themeColor="text1"/>
            <w:sz w:val="24"/>
            <w:szCs w:val="24"/>
          </w:rPr>
          <w:tag w:val="MENDELEY_CITATION_v3_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"/>
          <w:id w:val="1282280951"/>
          <w:placeholder>
            <w:docPart w:val="DefaultPlaceholder_-1854013440"/>
          </w:placeholder>
        </w:sdtPr>
        <w:sdtContent>
          <w:r w:rsidRPr="3D06C4FE">
            <w:rPr>
              <w:rFonts w:ascii="Calibri" w:eastAsia="Calibri" w:hAnsi="Calibri" w:cs="Calibri"/>
              <w:color w:val="000000" w:themeColor="text1"/>
              <w:sz w:val="24"/>
              <w:szCs w:val="24"/>
            </w:rPr>
            <w:t>(Homeier et al., 2021)</w:t>
          </w:r>
        </w:sdtContent>
      </w:sdt>
      <w:r w:rsidRPr="3D06C4FE">
        <w:rPr>
          <w:sz w:val="24"/>
          <w:szCs w:val="24"/>
        </w:rPr>
        <w:t xml:space="preserve">.  </w:t>
      </w:r>
      <w:r w:rsidRPr="3D06C4FE">
        <w:rPr>
          <w:rFonts w:ascii="Calibri" w:eastAsia="Calibri" w:hAnsi="Calibri" w:cs="Calibri"/>
          <w:sz w:val="24"/>
          <w:szCs w:val="24"/>
        </w:rPr>
        <w:t>Taken together, these results suggest that nutrient addition does influence foliar nutrient  in these mature montane forests, but that responses are filtered by species-specific nutrient acquisiton strategies,  and shared geological context at the upper elevations.</w:t>
      </w:r>
    </w:p>
    <w:p w14:paraId="3803715D" w14:textId="7F72DEDD" w:rsidR="54EBAA2B" w:rsidRDefault="54EBAA2B" w:rsidP="54EBAA2B">
      <w:pPr>
        <w:spacing w:before="240" w:after="240" w:line="480" w:lineRule="auto"/>
        <w:jc w:val="both"/>
        <w:rPr>
          <w:rFonts w:ascii="Calibri" w:eastAsia="Calibri" w:hAnsi="Calibri" w:cs="Calibri"/>
          <w:sz w:val="24"/>
          <w:szCs w:val="24"/>
          <w:lang w:val="en-US"/>
        </w:rPr>
      </w:pPr>
    </w:p>
    <w:p w14:paraId="3CA078BC" w14:textId="7D16E1DA" w:rsidR="155B8CAD" w:rsidRDefault="43F69046" w:rsidP="43F69046">
      <w:pPr>
        <w:pStyle w:val="Heading2"/>
        <w:rPr>
          <w:rFonts w:ascii="Calibri" w:eastAsia="Calibri" w:hAnsi="Calibri" w:cs="Calibri"/>
          <w:i/>
          <w:iCs/>
          <w:sz w:val="24"/>
          <w:szCs w:val="24"/>
          <w:lang w:val="en-US"/>
        </w:rPr>
      </w:pPr>
      <w:r w:rsidRPr="43F69046">
        <w:rPr>
          <w:lang w:val="en-US"/>
        </w:rPr>
        <w:t xml:space="preserve">TMFs response in </w:t>
      </w:r>
      <w:ins w:id="423" w:author="SB" w:date="2026-07-06T13:39:00Z" w16du:dateUtc="2026-07-06T18:39:00Z">
        <w:r w:rsidR="00BE4789">
          <w:rPr>
            <w:lang w:val="en-US"/>
          </w:rPr>
          <w:t>i</w:t>
        </w:r>
      </w:ins>
      <w:del w:id="424" w:author="SB" w:date="2026-07-06T13:39:00Z" w16du:dateUtc="2026-07-06T18:39:00Z">
        <w:r w:rsidRPr="43F69046" w:rsidDel="00BE4789">
          <w:rPr>
            <w:lang w:val="en-US"/>
          </w:rPr>
          <w:delText>I</w:delText>
        </w:r>
      </w:del>
      <w:r w:rsidRPr="43F69046">
        <w:rPr>
          <w:lang w:val="en-US"/>
        </w:rPr>
        <w:t xml:space="preserve">WUE is not sensitive to nutrient inputs - </w:t>
      </w:r>
    </w:p>
    <w:p w14:paraId="0C5AFCCD" w14:textId="7681D9E9" w:rsidR="0E1A067D" w:rsidRDefault="43F69046" w:rsidP="0E1A067D">
      <w:pPr>
        <w:spacing w:before="240" w:after="240" w:line="480" w:lineRule="auto"/>
        <w:jc w:val="both"/>
      </w:pPr>
      <w:r w:rsidRPr="43F69046">
        <w:rPr>
          <w:rFonts w:ascii="Calibri" w:eastAsia="Calibri" w:hAnsi="Calibri" w:cs="Calibri"/>
          <w:sz w:val="24"/>
          <w:szCs w:val="24"/>
          <w:lang w:val="en-US"/>
        </w:rPr>
        <w:t xml:space="preserve">Contrary to our hypothesis, intrinsic water-use efficiency (iWUE), Ci/Ca, and δ¹³C did not show significant changes to N, P, and the combination of both, despite observed increases in leaf nutrient content. This indicates that increased nutrient availability does not alter the balance between carbon gains and water loss in these species. To our knowledge, studies explicitly </w:t>
      </w:r>
      <w:r w:rsidRPr="43F69046">
        <w:rPr>
          <w:rFonts w:ascii="Calibri" w:eastAsia="Calibri" w:hAnsi="Calibri" w:cs="Calibri"/>
          <w:sz w:val="24"/>
          <w:szCs w:val="24"/>
          <w:lang w:val="en-US"/>
        </w:rPr>
        <w:lastRenderedPageBreak/>
        <w:t xml:space="preserve">examining iWUE responses to long-term nutrient addition in mature trees from TMFs remain scarce. </w:t>
      </w:r>
      <w:commentRangeStart w:id="425"/>
      <w:commentRangeEnd w:id="425"/>
      <w:r w:rsidR="0E1A067D">
        <w:rPr>
          <w:rStyle w:val="CommentReference"/>
          <w:sz w:val="22"/>
          <w:szCs w:val="22"/>
        </w:rPr>
        <w:commentReference w:id="425"/>
      </w:r>
    </w:p>
    <w:p w14:paraId="5DE81308" w14:textId="258E1086" w:rsidR="2107FD95" w:rsidRDefault="3D06C4FE" w:rsidP="3D06C4FE">
      <w:pPr>
        <w:spacing w:before="240" w:after="240" w:line="480" w:lineRule="auto"/>
        <w:jc w:val="both"/>
        <w:rPr>
          <w:rFonts w:ascii="Calibri" w:eastAsia="Calibri" w:hAnsi="Calibri" w:cs="Calibri"/>
          <w:color w:val="000000" w:themeColor="text1"/>
          <w:sz w:val="24"/>
          <w:szCs w:val="24"/>
          <w:lang w:val="en-US"/>
        </w:rPr>
      </w:pPr>
      <w:r w:rsidRPr="3D06C4FE">
        <w:rPr>
          <w:rFonts w:ascii="Calibri" w:eastAsia="Calibri" w:hAnsi="Calibri" w:cs="Calibri"/>
          <w:sz w:val="24"/>
          <w:szCs w:val="24"/>
          <w:lang w:val="en-US"/>
        </w:rPr>
        <w:t>One possible explanation for the lack of response could be that nutrients are being allocated for other purposes besides photosynthesis. A</w:t>
      </w:r>
      <w:r w:rsidRPr="3D06C4FE">
        <w:rPr>
          <w:rFonts w:ascii="Calibri" w:eastAsia="Calibri" w:hAnsi="Calibri" w:cs="Calibri"/>
          <w:lang w:val="en-US"/>
        </w:rPr>
        <w:t>ccording to optimality theory, plants should allocate resources to minimize the costs of acquiring the most limiting resource while maintaining carbon gain. Thus, if nutrient addition relaxes N or P limitation, the balance of constraints may shift toward other limiting resources (ex. water or light).</w:t>
      </w:r>
      <w:r w:rsidRPr="3D06C4FE">
        <w:rPr>
          <w:rFonts w:ascii="Calibri" w:eastAsia="Calibri" w:hAnsi="Calibri" w:cs="Calibri"/>
          <w:sz w:val="24"/>
          <w:szCs w:val="24"/>
          <w:lang w:val="en-US"/>
        </w:rPr>
        <w:t xml:space="preserve"> Previous studies (e.g., Dusenge et al. 2015; Ziegler et al. 2020) have shown that, in tropical montane forest species, total nitrogen content—whether expressed on a mass or area basis—is not always a good predictor of photosynthetic capacity. This is largely because nitrogen allocation within leaves varies depending on the species' ecological strategies. Climax species</w:t>
      </w:r>
      <w:r w:rsidRPr="3D06C4FE">
        <w:rPr>
          <w:rFonts w:ascii="Calibri" w:eastAsia="Calibri" w:hAnsi="Calibri" w:cs="Calibri"/>
          <w:color w:val="000000" w:themeColor="text1"/>
          <w:sz w:val="24"/>
          <w:szCs w:val="24"/>
          <w:lang w:val="en-US"/>
        </w:rPr>
        <w:t xml:space="preserve"> may allocate a greater proportion of nitrogen to structural components, defense, or light-harvesting complexes rather than to carboxylation machinery (e.g., Rubisco). Likewise, P could be located mainly for nucleic acids </w:t>
      </w:r>
      <w:sdt>
        <w:sdtPr>
          <w:tag w:val="MENDELEY_CITATION_v3_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"/>
          <w:id w:val="1700388022"/>
          <w:placeholder>
            <w:docPart w:val="DefaultPlaceholder_-1854013440"/>
          </w:placeholder>
        </w:sdtPr>
        <w:sdtContent>
          <w:r w:rsidRPr="3D06C4FE">
            <w:rPr>
              <w:rFonts w:ascii="Calibri" w:eastAsia="Calibri" w:hAnsi="Calibri" w:cs="Calibri"/>
              <w:color w:val="000000" w:themeColor="text1"/>
              <w:sz w:val="24"/>
              <w:szCs w:val="24"/>
              <w:lang w:val="en-US"/>
            </w:rPr>
            <w:t>(Zhang et al., 2018).</w:t>
          </w:r>
        </w:sdtContent>
      </w:sdt>
      <w:r w:rsidRPr="3D06C4FE">
        <w:rPr>
          <w:rFonts w:ascii="Calibri" w:eastAsia="Calibri" w:hAnsi="Calibri" w:cs="Calibri"/>
          <w:color w:val="000000" w:themeColor="text1"/>
          <w:sz w:val="24"/>
          <w:szCs w:val="24"/>
          <w:lang w:val="en-US"/>
        </w:rPr>
        <w:t xml:space="preserve"> As a result, increases in LNC or Narea do not necessarily lead to proportional increases in photosynthetic capacity because they are being allocated for different purposes. </w:t>
      </w:r>
      <w:r w:rsidRPr="3D06C4FE">
        <w:rPr>
          <w:rFonts w:ascii="Calibri" w:eastAsia="Calibri" w:hAnsi="Calibri" w:cs="Calibri"/>
          <w:sz w:val="24"/>
          <w:szCs w:val="24"/>
          <w:lang w:val="en-US"/>
        </w:rPr>
        <w:t xml:space="preserve">In our case, the selected species are adapted to nutrient-poor soils and are more conservative in their strategies </w:t>
      </w:r>
      <w:commentRangeStart w:id="426"/>
      <w:r w:rsidRPr="3D06C4FE">
        <w:rPr>
          <w:rFonts w:ascii="Calibri" w:eastAsia="Calibri" w:hAnsi="Calibri" w:cs="Calibri"/>
          <w:sz w:val="24"/>
          <w:szCs w:val="24"/>
          <w:lang w:val="en-US"/>
        </w:rPr>
        <w:t>(see Pierick PCA),</w:t>
      </w:r>
      <w:commentRangeEnd w:id="426"/>
      <w:r w:rsidR="2107FD95" w:rsidRPr="3D06C4FE">
        <w:rPr>
          <w:rStyle w:val="CommentReference"/>
          <w:rFonts w:ascii="Calibri" w:eastAsia="Calibri" w:hAnsi="Calibri" w:cs="Calibri"/>
          <w:sz w:val="24"/>
          <w:szCs w:val="24"/>
          <w:lang w:val="en-US"/>
        </w:rPr>
        <w:commentReference w:id="426"/>
      </w:r>
      <w:r w:rsidRPr="3D06C4FE">
        <w:rPr>
          <w:rFonts w:ascii="Calibri" w:eastAsia="Calibri" w:hAnsi="Calibri" w:cs="Calibri"/>
          <w:sz w:val="24"/>
          <w:szCs w:val="24"/>
          <w:lang w:val="en-US"/>
        </w:rPr>
        <w:t xml:space="preserve"> which may be associated with inherently conservative water-use strategies. Likewise, ontological effects may play a role; mature trees have shown to maintain stable their water use </w:t>
      </w:r>
      <w:commentRangeStart w:id="427"/>
      <w:r w:rsidRPr="3D06C4FE">
        <w:rPr>
          <w:rFonts w:ascii="Calibri" w:eastAsia="Calibri" w:hAnsi="Calibri" w:cs="Calibri"/>
          <w:sz w:val="24"/>
          <w:szCs w:val="24"/>
          <w:lang w:val="en-US"/>
        </w:rPr>
        <w:t>strategies</w:t>
      </w:r>
      <w:sdt>
        <w:sdtPr>
          <w:tag w:val="MENDELEY_CITATION_v3_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"/>
          <w:id w:val="663021398"/>
          <w:placeholder>
            <w:docPart w:val="DefaultPlaceholder_-1854013440"/>
          </w:placeholder>
        </w:sdtPr>
        <w:sdtContent>
          <w:commentRangeEnd w:id="427"/>
          <w:r w:rsidR="2107FD95" w:rsidRPr="3D06C4FE">
            <w:rPr>
              <w:rStyle w:val="CommentReference"/>
              <w:rFonts w:ascii="Calibri" w:eastAsia="Calibri" w:hAnsi="Calibri" w:cs="Calibri"/>
              <w:color w:val="000000" w:themeColor="text1"/>
              <w:sz w:val="24"/>
              <w:szCs w:val="24"/>
              <w:lang w:val="en-US"/>
            </w:rPr>
            <w:commentReference w:id="427"/>
          </w:r>
          <w:r w:rsidRPr="3D06C4FE">
            <w:rPr>
              <w:rFonts w:ascii="Calibri" w:eastAsia="Calibri" w:hAnsi="Calibri" w:cs="Calibri"/>
              <w:color w:val="000000" w:themeColor="text1"/>
              <w:sz w:val="24"/>
              <w:szCs w:val="24"/>
              <w:lang w:val="en-US"/>
            </w:rPr>
            <w:t>(Yan et al., 2022a)</w:t>
          </w:r>
        </w:sdtContent>
      </w:sdt>
      <w:r w:rsidRPr="3D06C4FE">
        <w:rPr>
          <w:rFonts w:ascii="Calibri" w:eastAsia="Calibri" w:hAnsi="Calibri" w:cs="Calibri"/>
          <w:sz w:val="24"/>
          <w:szCs w:val="24"/>
          <w:lang w:val="en-US"/>
        </w:rPr>
        <w:t xml:space="preserve">. Lastly, trees at the upper site are exposed to persistent cloudiness and low-light conditions </w:t>
      </w:r>
      <w:sdt>
        <w:sdtPr>
          <w:tag w:val="MENDELEY_CITATION_v3_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"/>
          <w:id w:val="340148265"/>
          <w:placeholder>
            <w:docPart w:val="DefaultPlaceholder_-1854013440"/>
          </w:placeholder>
        </w:sdtPr>
        <w:sdtContent>
          <w:r w:rsidRPr="3D06C4FE">
            <w:rPr>
              <w:rFonts w:ascii="Calibri" w:eastAsia="Calibri" w:hAnsi="Calibri" w:cs="Calibri"/>
              <w:color w:val="000000" w:themeColor="text1"/>
              <w:sz w:val="24"/>
              <w:szCs w:val="24"/>
              <w:lang w:val="en-US"/>
            </w:rPr>
            <w:t>(Wittich et al., 2012)</w:t>
          </w:r>
        </w:sdtContent>
      </w:sdt>
      <w:r>
        <w:t xml:space="preserve"> which may promote greater nitrogen allocation to light-harvesting rather than to carboxylation</w:t>
      </w:r>
      <w:r w:rsidRPr="3D06C4FE">
        <w:rPr>
          <w:rFonts w:ascii="Calibri" w:eastAsia="Calibri" w:hAnsi="Calibri" w:cs="Calibri"/>
          <w:sz w:val="24"/>
          <w:szCs w:val="24"/>
          <w:lang w:val="en-US"/>
        </w:rPr>
        <w:t>. Therefore, future work could explore whether nutrient responses and allocation patterns diverge among species with contrasting ecological/adquisitive strategies.</w:t>
      </w:r>
    </w:p>
    <w:p w14:paraId="2587E63E" w14:textId="7F85C61B" w:rsidR="2107FD95" w:rsidRDefault="2107FD95" w:rsidP="37F97C9C">
      <w:pPr>
        <w:spacing w:before="240" w:after="240" w:line="480" w:lineRule="auto"/>
        <w:jc w:val="both"/>
        <w:rPr>
          <w:rFonts w:ascii="Calibri" w:eastAsia="Calibri" w:hAnsi="Calibri" w:cs="Calibri"/>
          <w:sz w:val="24"/>
          <w:szCs w:val="24"/>
          <w:lang w:val="en-US"/>
        </w:rPr>
      </w:pPr>
    </w:p>
    <w:p w14:paraId="0F67CB50" w14:textId="7EBBCBC4" w:rsidR="3736AE46" w:rsidRDefault="3D06C4FE" w:rsidP="37F97C9C">
      <w:pPr>
        <w:spacing w:before="240" w:after="240" w:line="480" w:lineRule="auto"/>
        <w:jc w:val="both"/>
        <w:rPr>
          <w:rFonts w:ascii="Calibri" w:eastAsia="Calibri" w:hAnsi="Calibri" w:cs="Calibri"/>
          <w:sz w:val="24"/>
          <w:szCs w:val="24"/>
          <w:lang w:val="en-US"/>
        </w:rPr>
      </w:pPr>
      <w:r>
        <w:t>In the study sites, there is evidence that added nutrients are allocated into structural and canopy level adjustments for some species.  P</w:t>
      </w:r>
      <w:r w:rsidRPr="3D06C4FE">
        <w:rPr>
          <w:rFonts w:ascii="Calibri" w:eastAsia="Calibri" w:hAnsi="Calibri" w:cs="Calibri"/>
          <w:lang w:val="en-US"/>
        </w:rPr>
        <w:t xml:space="preserve">revious work has shown that nutrient addition promoted greater foliage production in common species such as </w:t>
      </w:r>
      <w:r w:rsidRPr="3D06C4FE">
        <w:rPr>
          <w:rFonts w:ascii="Calibri" w:eastAsia="Calibri" w:hAnsi="Calibri" w:cs="Calibri"/>
          <w:i/>
          <w:iCs/>
          <w:lang w:val="en-US"/>
        </w:rPr>
        <w:t>Alchornea lojaensis</w:t>
      </w:r>
      <w:r w:rsidRPr="3D06C4FE">
        <w:rPr>
          <w:rFonts w:ascii="Calibri" w:eastAsia="Calibri" w:hAnsi="Calibri" w:cs="Calibri"/>
          <w:lang w:val="en-US"/>
        </w:rPr>
        <w:t xml:space="preserve"> (Spannl et al., 2016), increased stand-level leaf area index through greater foliage accumulation and was associated with longer leaf lifespan under higher phosphorus availability (Homeier et al., 2013). Together, these findings suggest that in these montane forests, added nutrients may be preferentially allocated to foliage development and structural maintenance. Here, the lack of responses at leaf-level could be explained because plants prioritize allocating resources to create a great number of coordinated leaves instead of overinvesting resources for photosynthesis in a single leaf</w:t>
      </w:r>
      <w:commentRangeStart w:id="428"/>
      <w:r w:rsidRPr="3D06C4FE">
        <w:rPr>
          <w:rFonts w:ascii="Calibri" w:eastAsia="Calibri" w:hAnsi="Calibri" w:cs="Calibri"/>
          <w:lang w:val="en-US"/>
        </w:rPr>
        <w:t xml:space="preserve"> </w:t>
      </w:r>
      <w:commentRangeEnd w:id="428"/>
      <w:r w:rsidR="3736AE46">
        <w:rPr>
          <w:rStyle w:val="CommentReference"/>
          <w:sz w:val="22"/>
          <w:szCs w:val="22"/>
        </w:rPr>
        <w:commentReference w:id="428"/>
      </w:r>
      <w:sdt>
        <w:sdtPr>
          <w:tag w:val="MENDELEY_CITATION_v3_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"/>
          <w:id w:val="202721488"/>
          <w:placeholder>
            <w:docPart w:val="DefaultPlaceholder_-1854013440"/>
          </w:placeholder>
        </w:sdtPr>
        <w:sdtContent>
          <w:r w:rsidRPr="3D06C4FE">
            <w:rPr>
              <w:rFonts w:ascii="Calibri" w:eastAsia="Calibri" w:hAnsi="Calibri" w:cs="Calibri"/>
              <w:color w:val="000000" w:themeColor="text1"/>
              <w:lang w:val="en-US"/>
            </w:rPr>
            <w:t>(Lankhorst et al., 2025)</w:t>
          </w:r>
        </w:sdtContent>
      </w:sdt>
      <w:r>
        <w:t>.</w:t>
      </w:r>
      <w:r w:rsidRPr="3D06C4FE">
        <w:rPr>
          <w:rFonts w:ascii="Calibri" w:eastAsia="Calibri" w:hAnsi="Calibri" w:cs="Calibri"/>
          <w:lang w:val="en-US"/>
        </w:rPr>
        <w:t xml:space="preserve"> Likewise, it has been suggested that possibly due to increased self-shading and litter accumulation in more structurally developed stands, stomatal conductance could remain stable even after N addition </w:t>
      </w:r>
      <w:sdt>
        <w:sdtPr>
          <w:tag w:val="MENDELEY_CITATION_v3_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"/>
          <w:id w:val="1657778790"/>
          <w:placeholder>
            <w:docPart w:val="DefaultPlaceholder_-1854013440"/>
          </w:placeholder>
        </w:sdtPr>
        <w:sdtContent>
          <w:r w:rsidRPr="3D06C4FE">
            <w:rPr>
              <w:rFonts w:ascii="Calibri" w:eastAsia="Calibri" w:hAnsi="Calibri" w:cs="Calibri"/>
              <w:color w:val="000000" w:themeColor="text1"/>
              <w:lang w:val="en-US"/>
            </w:rPr>
            <w:t>(Yan et al., 2022b)</w:t>
          </w:r>
        </w:sdtContent>
      </w:sdt>
      <w:r w:rsidRPr="3D06C4FE">
        <w:rPr>
          <w:rFonts w:ascii="Calibri" w:eastAsia="Calibri" w:hAnsi="Calibri" w:cs="Calibri"/>
          <w:lang w:val="en-US"/>
        </w:rPr>
        <w:t>. Testing this hypothesis will require integrating leaf-level physiological measurements with canopy structural traits to determine whether nutrient-induced increases in foliage production compensate for the absence of changes in  performance per unit leaf area.</w:t>
      </w:r>
    </w:p>
    <w:p w14:paraId="37FC3291" w14:textId="095A0FDE" w:rsidR="05125162" w:rsidRDefault="05125162" w:rsidP="4145B630">
      <w:pPr>
        <w:spacing w:before="240" w:after="240" w:line="480" w:lineRule="auto"/>
        <w:jc w:val="both"/>
        <w:rPr>
          <w:rFonts w:ascii="Calibri" w:eastAsia="Calibri" w:hAnsi="Calibri" w:cs="Calibri"/>
          <w:sz w:val="24"/>
          <w:szCs w:val="24"/>
          <w:lang w:val="en-US"/>
        </w:rPr>
      </w:pPr>
    </w:p>
    <w:p w14:paraId="06DA44BB" w14:textId="27657DAD" w:rsidR="43D9778B" w:rsidRDefault="4538ADC0" w:rsidP="45DC1595">
      <w:pPr>
        <w:pStyle w:val="Heading2"/>
        <w:rPr>
          <w:rFonts w:ascii="Calibri" w:eastAsia="Calibri" w:hAnsi="Calibri" w:cs="Calibri"/>
          <w:sz w:val="22"/>
          <w:szCs w:val="22"/>
          <w:lang w:val="en-US"/>
        </w:rPr>
      </w:pPr>
      <w:commentRangeStart w:id="429"/>
      <w:commentRangeStart w:id="430"/>
      <w:r w:rsidRPr="4538ADC0">
        <w:rPr>
          <w:lang w:val="en-US"/>
        </w:rPr>
        <w:t xml:space="preserve">IWUE trends and association with foliar traits- </w:t>
      </w:r>
      <w:commentRangeEnd w:id="429"/>
      <w:r w:rsidR="43D9778B">
        <w:rPr>
          <w:rStyle w:val="CommentReference"/>
          <w:rFonts w:ascii="Calibri" w:eastAsia="Calibri" w:hAnsi="Calibri" w:cs="Calibri"/>
          <w:sz w:val="22"/>
          <w:szCs w:val="22"/>
          <w:lang w:val="en-US"/>
        </w:rPr>
        <w:commentReference w:id="429"/>
      </w:r>
      <w:commentRangeEnd w:id="430"/>
      <w:r w:rsidR="43D9778B">
        <w:rPr>
          <w:rStyle w:val="CommentReference"/>
          <w:rFonts w:ascii="Calibri" w:eastAsia="Calibri" w:hAnsi="Calibri" w:cs="Calibri"/>
          <w:sz w:val="22"/>
          <w:szCs w:val="22"/>
          <w:lang w:val="en-US"/>
        </w:rPr>
        <w:commentReference w:id="430"/>
      </w:r>
    </w:p>
    <w:p w14:paraId="330B367B" w14:textId="7D0B0775" w:rsidR="3D06C4FE" w:rsidRDefault="3C4BCCEA" w:rsidP="18769603">
      <w:pPr>
        <w:spacing w:line="480" w:lineRule="auto"/>
        <w:jc w:val="both"/>
      </w:pPr>
      <w:r>
        <w:t xml:space="preserve">Although long-term nutrient addition did not modify intraspecific iWUE, clear differences emerged between species across the natural elevational gradient. Common species from mid- and high-elevation site  exhibithed the highest iWUE (Fig S2) sharing more similar carbon–water traits than those at 1000 m. The observed differences likely reflect coordinated variation in nutrient availability, leaf functional traits, and community composition along the elevational gradient. Previous work from the same study region reported maximum photosynthetic rates around 2000 m, coinciding with higher foliar nutrient concentrations (Wittich et al., 2012). Likewise, our results showed greater nitrogen investment per unit leaf area (Narea) in the mid-elevation species, which may contribute to the </w:t>
      </w:r>
      <w:r>
        <w:lastRenderedPageBreak/>
        <w:t>relatively high iWUE observed in these species.  In contrast, the species at 1000 m displayed a distinct relationship between leaf nutrient investment and iWUE, indicating a different coordination between nutrient acquisition, leaf structure, and carbon–water exchange.</w:t>
      </w:r>
    </w:p>
    <w:p w14:paraId="2E22B937" w14:textId="556B3769" w:rsidR="7FC41FD8" w:rsidRDefault="0E8CE11D" w:rsidP="7FC41FD8">
      <w:pPr>
        <w:spacing w:line="480" w:lineRule="auto"/>
        <w:jc w:val="both"/>
      </w:pPr>
      <w:r w:rsidRPr="0E8CE11D">
        <w:rPr>
          <w:lang w:val="en-US"/>
        </w:rPr>
        <w:t>Together, these findings suggest that natural variation in nutrient availability across the elevational gradient is more strongly associated with leaf carbon–water relations than experimental nutrient enrichment. Rather than responding plastically to increased nutrient supply, the dominant species appear to maintain conservative, species-specific physiological strategies.  Because elevation, nutrient availability, and species turnover are inherently confounded in this study, future work including a larger number of species occurring across multiple elevations will be required to disentangle the relative contributions of environmental filtering, nutrient availability, and species identity to patterns of water-use efficiency in TMF.</w:t>
      </w:r>
    </w:p>
    <w:p w14:paraId="639261E1" w14:textId="108F5953" w:rsidR="2684D59B" w:rsidRDefault="4025C495" w:rsidP="4025C495">
      <w:pPr>
        <w:pStyle w:val="Heading1"/>
        <w:rPr>
          <w:i/>
          <w:iCs/>
        </w:rPr>
      </w:pPr>
      <w:r>
        <w:t>Implications for the TMF and carbon uptake models.</w:t>
      </w:r>
    </w:p>
    <w:p w14:paraId="398C1E4F" w14:textId="2A079546" w:rsidR="2684D59B" w:rsidRDefault="4025C495" w:rsidP="4025C495">
      <w:pPr>
        <w:spacing w:before="240" w:after="240" w:line="480" w:lineRule="auto"/>
        <w:jc w:val="both"/>
        <w:rPr>
          <w:rFonts w:ascii="Calibri" w:eastAsia="Calibri" w:hAnsi="Calibri" w:cs="Calibri"/>
          <w:lang w:val="en-US"/>
        </w:rPr>
      </w:pPr>
      <w:r w:rsidRPr="4025C495">
        <w:rPr>
          <w:rFonts w:ascii="Calibri" w:eastAsia="Calibri" w:hAnsi="Calibri" w:cs="Calibri"/>
          <w:lang w:val="en-US"/>
        </w:rPr>
        <w:t xml:space="preserve">Despite evidence from the NUMEX experiment that nutrient additions alter foliar nutrient concentrations and several ecosystem processes in Ecuadorian TMF, the absence of a consistent iWUE response in the dominant tree species studied here indicates that carbon–water relations may remain strongly constrained. Such conservative carbon–water strategies may confer physiological stability under changing environmental conditions, allowing dominant species to maintain coordinated carbon assimilation and water use despite increased nutrient availability (Reich, 2014; Smith &amp; Keenan, 2020). </w:t>
      </w:r>
      <w:commentRangeStart w:id="431"/>
      <w:r w:rsidRPr="4025C495">
        <w:rPr>
          <w:rFonts w:ascii="Calibri" w:eastAsia="Calibri" w:hAnsi="Calibri" w:cs="Calibri"/>
          <w:lang w:val="en-US"/>
        </w:rPr>
        <w:t>Consequently</w:t>
      </w:r>
      <w:commentRangeEnd w:id="431"/>
      <w:r w:rsidR="2684D59B" w:rsidRPr="4025C495">
        <w:rPr>
          <w:rStyle w:val="CommentReference"/>
          <w:rFonts w:ascii="Calibri" w:eastAsia="Calibri" w:hAnsi="Calibri" w:cs="Calibri"/>
          <w:sz w:val="22"/>
          <w:szCs w:val="22"/>
          <w:lang w:val="en-US"/>
        </w:rPr>
        <w:commentReference w:id="431"/>
      </w:r>
      <w:r w:rsidRPr="4025C495">
        <w:rPr>
          <w:rFonts w:ascii="Calibri" w:eastAsia="Calibri" w:hAnsi="Calibri" w:cs="Calibri"/>
          <w:lang w:val="en-US"/>
        </w:rPr>
        <w:t>, future changes in carbon sequestration in TMFs may depend more on shifts in forest structure, species composition, and leaf area than on enhanced leaf-level physiological efficiency.</w:t>
      </w:r>
    </w:p>
    <w:p w14:paraId="0FB6773F" w14:textId="7797C6A3" w:rsidR="2684D59B" w:rsidRDefault="3D06C4FE" w:rsidP="2684D59B">
      <w:pPr>
        <w:spacing w:before="240" w:after="240" w:line="480" w:lineRule="auto"/>
        <w:jc w:val="both"/>
        <w:rPr>
          <w:rFonts w:ascii="Calibri" w:eastAsia="Calibri" w:hAnsi="Calibri" w:cs="Calibri"/>
          <w:lang w:val="en-US"/>
        </w:rPr>
      </w:pPr>
      <w:r w:rsidRPr="3D06C4FE">
        <w:rPr>
          <w:rFonts w:ascii="Calibri" w:eastAsia="Calibri" w:hAnsi="Calibri" w:cs="Calibri"/>
          <w:lang w:val="en-US"/>
        </w:rPr>
        <w:t>On other hand, t</w:t>
      </w:r>
      <w:r w:rsidRPr="3D06C4FE">
        <w:rPr>
          <w:rFonts w:ascii="Calibri" w:eastAsia="Calibri" w:hAnsi="Calibri" w:cs="Calibri"/>
          <w:sz w:val="24"/>
          <w:szCs w:val="24"/>
          <w:lang w:val="en-US"/>
        </w:rPr>
        <w:t xml:space="preserve">hese results are relevant for the current frameworks, which </w:t>
      </w:r>
      <w:r w:rsidRPr="3D06C4FE">
        <w:rPr>
          <w:rFonts w:ascii="Calibri" w:eastAsia="Calibri" w:hAnsi="Calibri" w:cs="Calibri"/>
          <w:lang w:val="en-US"/>
        </w:rPr>
        <w:t xml:space="preserve">may overestimate leaf-level physiological responses if they assume that nutrient alleviation automatically enhances carbon assimilation through changes in stomatal or photosynthetic functioning </w:t>
      </w:r>
      <w:sdt>
        <w:sdtPr>
          <w:tag w:val="MENDELEY_CITATION_v3_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nB1Ymxpc2hlciI6Ik94Zm9yZCBBY2FkZW1pYyIsImlzc3VlIjoiMTciLCJ2b2x1bWUiOiI3NCJ9LCJpc1RlbXBvcmFyeSI6ZmFsc2V9XX0="/>
          <w:id w:val="885775717"/>
          <w:placeholder>
            <w:docPart w:val="DefaultPlaceholder_-1854013440"/>
          </w:placeholder>
        </w:sdtPr>
        <w:sdtContent>
          <w:r w:rsidRPr="3D06C4FE">
            <w:rPr>
              <w:rFonts w:ascii="Calibri" w:eastAsia="Calibri" w:hAnsi="Calibri" w:cs="Calibri"/>
              <w:color w:val="000000" w:themeColor="text1"/>
              <w:sz w:val="24"/>
              <w:szCs w:val="24"/>
              <w:lang w:val="en-US"/>
            </w:rPr>
            <w:t>(Waring et al., 2023)</w:t>
          </w:r>
        </w:sdtContent>
      </w:sdt>
      <w:r>
        <w:t>.</w:t>
      </w:r>
      <w:commentRangeStart w:id="432"/>
      <w:r>
        <w:t xml:space="preserve"> Consequently, we conclude that predicting future dynamics on forests dynamics in response to</w:t>
      </w:r>
      <w:r w:rsidRPr="3D06C4FE">
        <w:rPr>
          <w:rFonts w:ascii="Calibri" w:eastAsia="Calibri" w:hAnsi="Calibri" w:cs="Calibri"/>
          <w:sz w:val="24"/>
          <w:szCs w:val="24"/>
          <w:lang w:val="en-US"/>
        </w:rPr>
        <w:t xml:space="preserve"> </w:t>
      </w:r>
      <w:r w:rsidRPr="3D06C4FE">
        <w:rPr>
          <w:rFonts w:ascii="Calibri" w:eastAsia="Calibri" w:hAnsi="Calibri" w:cs="Calibri"/>
          <w:sz w:val="24"/>
          <w:szCs w:val="24"/>
          <w:lang w:val="en-US"/>
        </w:rPr>
        <w:lastRenderedPageBreak/>
        <w:t>nutrient-induced changes in TMF species require a better understanding of the allocation of nutrients and responses to other limiting factors</w:t>
      </w:r>
      <w:r w:rsidRPr="3D06C4FE">
        <w:rPr>
          <w:rFonts w:ascii="Calibri" w:eastAsia="Calibri" w:hAnsi="Calibri" w:cs="Calibri"/>
          <w:lang w:val="en-US"/>
        </w:rPr>
        <w:t xml:space="preserve">.  </w:t>
      </w:r>
      <w:commentRangeEnd w:id="432"/>
      <w:r w:rsidR="2684D59B">
        <w:rPr>
          <w:rStyle w:val="CommentReference"/>
          <w:rFonts w:ascii="Calibri" w:eastAsia="Calibri" w:hAnsi="Calibri" w:cs="Calibri"/>
          <w:sz w:val="22"/>
          <w:szCs w:val="22"/>
          <w:lang w:val="en-US"/>
        </w:rPr>
        <w:commentReference w:id="432"/>
      </w:r>
    </w:p>
    <w:p w14:paraId="51B0D6AB" w14:textId="6E1B02A2" w:rsidR="2684D59B" w:rsidRDefault="2684D59B" w:rsidP="2684D59B">
      <w:pPr>
        <w:spacing w:before="240" w:after="240" w:line="480" w:lineRule="auto"/>
        <w:jc w:val="both"/>
        <w:rPr>
          <w:rFonts w:ascii="Calibri" w:eastAsia="Calibri" w:hAnsi="Calibri" w:cs="Calibri"/>
          <w:sz w:val="24"/>
          <w:szCs w:val="24"/>
          <w:lang w:val="en-US"/>
        </w:rPr>
      </w:pPr>
    </w:p>
    <w:p w14:paraId="25AC30B2" w14:textId="3DD130EE" w:rsidR="53920AB8" w:rsidRDefault="4145B630" w:rsidP="0E600790">
      <w:pPr>
        <w:spacing w:before="240" w:after="240" w:line="480" w:lineRule="auto"/>
        <w:jc w:val="both"/>
        <w:rPr>
          <w:rFonts w:ascii="Calibri" w:eastAsia="Calibri" w:hAnsi="Calibri" w:cs="Calibri"/>
          <w:lang w:val="en-US"/>
        </w:rPr>
      </w:pPr>
      <w:r w:rsidRPr="4145B630">
        <w:rPr>
          <w:rFonts w:ascii="Calibri" w:eastAsia="Calibri" w:hAnsi="Calibri" w:cs="Calibri"/>
          <w:lang w:val="en-US"/>
        </w:rPr>
        <w:t xml:space="preserve"> </w:t>
      </w:r>
    </w:p>
    <w:p w14:paraId="43BBB7F5" w14:textId="77777777" w:rsidR="00BF21F1" w:rsidRDefault="00BF21F1">
      <w:pPr>
        <w:rPr>
          <w:b/>
          <w:bCs/>
          <w:lang w:val="en-US"/>
        </w:rPr>
      </w:pPr>
      <w:r>
        <w:rPr>
          <w:b/>
          <w:bCs/>
          <w:lang w:val="en-US"/>
        </w:rPr>
        <w:br w:type="page"/>
      </w:r>
    </w:p>
    <w:p w14:paraId="1D16CB7A" w14:textId="7A630131" w:rsidR="00D1289B" w:rsidRPr="005160BB" w:rsidRDefault="7954D173" w:rsidP="45DC1595">
      <w:pPr>
        <w:pStyle w:val="Heading1"/>
        <w:rPr>
          <w:b/>
          <w:bCs/>
          <w:lang w:val="en-US"/>
        </w:rPr>
      </w:pPr>
      <w:r w:rsidRPr="7954D173">
        <w:rPr>
          <w:lang w:val="en-US"/>
        </w:rPr>
        <w:lastRenderedPageBreak/>
        <w:t xml:space="preserve">CONCLUSIONS </w:t>
      </w:r>
    </w:p>
    <w:p w14:paraId="54200FD4" w14:textId="4251028E" w:rsidR="1E312241" w:rsidRDefault="394135A7" w:rsidP="7FFD1E32">
      <w:pPr>
        <w:spacing w:before="240" w:after="240" w:line="480" w:lineRule="auto"/>
        <w:jc w:val="both"/>
        <w:rPr>
          <w:rFonts w:ascii="Calibri" w:eastAsia="Calibri" w:hAnsi="Calibri" w:cs="Calibri"/>
          <w:lang w:val="en-US"/>
        </w:rPr>
      </w:pPr>
      <w:r w:rsidRPr="394135A7">
        <w:rPr>
          <w:rFonts w:ascii="Calibri" w:eastAsia="Calibri" w:hAnsi="Calibri" w:cs="Calibri"/>
          <w:lang w:val="en-US"/>
        </w:rPr>
        <w:t>The results from the NUMEX experiment are consistent with research done in the area in previous years showing that nutrient additions, particularly phosphorus, significantly increased leaf phosphorus concentration (LPC) across species and elevations, indicating a clear physiological uptake response.</w:t>
      </w:r>
    </w:p>
    <w:p w14:paraId="31734F21" w14:textId="741B3F39" w:rsidR="394135A7" w:rsidRDefault="394135A7" w:rsidP="394135A7">
      <w:pPr>
        <w:spacing w:before="240" w:after="240" w:line="480" w:lineRule="auto"/>
        <w:jc w:val="both"/>
      </w:pPr>
      <w:r w:rsidRPr="394135A7">
        <w:rPr>
          <w:rFonts w:ascii="Calibri" w:eastAsia="Calibri" w:hAnsi="Calibri" w:cs="Calibri"/>
          <w:lang w:val="en-US"/>
        </w:rPr>
        <w:t>However, these changes in foliar nutrient status did not translate into consistent shifts in intrinsic water-use efficiency (iWUE) and delta13C under nutrient addition, which remained largely unresponsive across elevations. This suggests that nutrient availability was not a primary driver of iWUE in the studied species over the duration of the experiment. Nevertheless, the observed variation in leaf nutrient concentrations and iWUE along the elevational gradient provides insights into how these traits are associated with elevation, even though nutrient addition itself did not directly influence iWUE.</w:t>
      </w:r>
    </w:p>
    <w:p w14:paraId="7EC7DF57" w14:textId="6DEC0BAE" w:rsidR="1E312241" w:rsidRDefault="1746EE8B" w:rsidP="7FFD1E32">
      <w:pPr>
        <w:spacing w:before="240" w:after="240" w:line="480" w:lineRule="auto"/>
        <w:jc w:val="both"/>
        <w:rPr>
          <w:rFonts w:ascii="Calibri" w:eastAsia="Calibri" w:hAnsi="Calibri" w:cs="Calibri"/>
          <w:lang w:val="en-US"/>
        </w:rPr>
      </w:pPr>
      <w:r w:rsidRPr="1746EE8B">
        <w:rPr>
          <w:rFonts w:ascii="Calibri" w:eastAsia="Calibri" w:hAnsi="Calibri" w:cs="Calibri"/>
          <w:lang w:val="en-US"/>
        </w:rPr>
        <w:t xml:space="preserve">The observed decoupling between foliar nutrient enrichment and iWUE highlights that increased nitrogen availability does not necessarily enhance carbon–water coupling at the leaf level. Or that nitrogen content could be allocated for other purposes beyond photosynthesis (e.g. building more leaves or into light capturing compounds). </w:t>
      </w:r>
    </w:p>
    <w:p w14:paraId="4F6F5F8B" w14:textId="0343F9C1" w:rsidR="1E312241" w:rsidRDefault="7FFD1E32" w:rsidP="7FFD1E32">
      <w:pPr>
        <w:spacing w:before="240" w:after="240" w:line="480" w:lineRule="auto"/>
        <w:jc w:val="both"/>
      </w:pPr>
      <w:r w:rsidRPr="7FFD1E32">
        <w:rPr>
          <w:rFonts w:ascii="Calibri" w:eastAsia="Calibri" w:hAnsi="Calibri" w:cs="Calibri"/>
          <w:lang w:val="en-US"/>
        </w:rPr>
        <w:t>These findings emphasize the importance of considering multiple leaf nutrient metrics and environmental gradients to better understand physiological responses under changing nutrient and climatic conditions.</w:t>
      </w:r>
    </w:p>
    <w:p w14:paraId="4EF0AAF9" w14:textId="42C9D7C7" w:rsidR="1E312241" w:rsidRDefault="1E312241" w:rsidP="1E312241">
      <w:pPr>
        <w:spacing w:line="480" w:lineRule="auto"/>
        <w:rPr>
          <w:b/>
          <w:bCs/>
          <w:lang w:val="en-US"/>
        </w:rPr>
      </w:pPr>
    </w:p>
    <w:p w14:paraId="03EA8CEF" w14:textId="6924B9C9" w:rsidR="006324E7" w:rsidRDefault="00580BFC" w:rsidP="0004155B">
      <w:pPr>
        <w:spacing w:after="0" w:line="480" w:lineRule="auto"/>
        <w:rPr>
          <w:rFonts w:cstheme="minorHAnsi"/>
          <w:b/>
          <w:bCs/>
          <w:lang w:val="en-US"/>
        </w:rPr>
      </w:pPr>
      <w:r w:rsidRPr="005160BB">
        <w:rPr>
          <w:rFonts w:cstheme="minorHAnsi"/>
          <w:b/>
          <w:bCs/>
          <w:lang w:val="en-US"/>
        </w:rPr>
        <w:t>Acknowledgments</w:t>
      </w:r>
    </w:p>
    <w:p w14:paraId="7722A39B" w14:textId="5E101A23" w:rsidR="009974CF" w:rsidRDefault="0E2CAB0E" w:rsidP="009974CF">
      <w:pPr>
        <w:spacing w:after="0" w:line="480" w:lineRule="auto"/>
        <w:jc w:val="both"/>
        <w:rPr>
          <w:lang w:val="en-US"/>
        </w:rPr>
      </w:pPr>
      <w:r w:rsidRPr="0E2CAB0E">
        <w:rPr>
          <w:lang w:val="en-US"/>
        </w:rPr>
        <w:t xml:space="preserve">Special thanks go to Karina Gonzalez, the field coordinator and local people who helped with the sample collection and scientific follow-up. Additionally, we would like to thank Elise and Katja for their help with the isotopic analyses of the leaf material. </w:t>
      </w:r>
    </w:p>
    <w:p w14:paraId="721CD707" w14:textId="77777777" w:rsidR="003E3A4F" w:rsidRPr="005160BB" w:rsidRDefault="003E3A4F" w:rsidP="009974CF">
      <w:pPr>
        <w:spacing w:after="0" w:line="480" w:lineRule="auto"/>
        <w:jc w:val="both"/>
        <w:rPr>
          <w:rFonts w:cstheme="minorHAnsi"/>
          <w:b/>
          <w:bCs/>
          <w:lang w:val="en-US"/>
        </w:rPr>
      </w:pPr>
    </w:p>
    <w:p w14:paraId="6F45C177" w14:textId="41349A6E" w:rsidR="00B923C7" w:rsidRPr="00BB7AFD" w:rsidRDefault="00B923C7" w:rsidP="00F85FC5">
      <w:pPr>
        <w:pStyle w:val="paragraph"/>
        <w:spacing w:before="0" w:beforeAutospacing="0" w:after="0" w:afterAutospacing="0" w:line="480" w:lineRule="auto"/>
        <w:jc w:val="both"/>
        <w:textAlignment w:val="baseline"/>
        <w:rPr>
          <w:rFonts w:asciiTheme="minorHAnsi" w:hAnsiTheme="minorHAnsi" w:cstheme="minorHAnsi"/>
          <w:sz w:val="22"/>
          <w:szCs w:val="22"/>
        </w:rPr>
      </w:pPr>
      <w:r w:rsidRPr="005160BB">
        <w:rPr>
          <w:rStyle w:val="normaltextrun"/>
          <w:rFonts w:asciiTheme="minorHAnsi" w:hAnsiTheme="minorHAnsi" w:cstheme="minorHAnsi"/>
          <w:b/>
          <w:bCs/>
          <w:sz w:val="22"/>
          <w:szCs w:val="22"/>
          <w:lang w:val="en-GB"/>
        </w:rPr>
        <w:t>CRediT authorship contribution statement </w:t>
      </w:r>
      <w:r w:rsidRPr="005160BB">
        <w:rPr>
          <w:rStyle w:val="eop"/>
          <w:rFonts w:asciiTheme="minorHAnsi" w:hAnsiTheme="minorHAnsi" w:cstheme="minorHAnsi"/>
          <w:sz w:val="22"/>
          <w:szCs w:val="22"/>
        </w:rPr>
        <w:t> </w:t>
      </w:r>
    </w:p>
    <w:p w14:paraId="2388A92D" w14:textId="578104D7" w:rsidR="00B923C7" w:rsidRPr="005160BB" w:rsidRDefault="27CA9B57" w:rsidP="0E2CAB0E">
      <w:pPr>
        <w:pStyle w:val="paragraph"/>
        <w:spacing w:before="0" w:beforeAutospacing="0" w:after="0" w:afterAutospacing="0" w:line="480" w:lineRule="auto"/>
        <w:jc w:val="both"/>
        <w:textAlignment w:val="baseline"/>
        <w:rPr>
          <w:rFonts w:asciiTheme="minorHAnsi" w:hAnsiTheme="minorHAnsi" w:cstheme="minorBidi"/>
          <w:sz w:val="18"/>
          <w:szCs w:val="18"/>
        </w:rPr>
      </w:pPr>
      <w:r w:rsidRPr="27CA9B57">
        <w:rPr>
          <w:rStyle w:val="normaltextrun"/>
          <w:rFonts w:asciiTheme="minorHAnsi" w:hAnsiTheme="minorHAnsi" w:cstheme="minorBidi"/>
          <w:b/>
          <w:bCs/>
          <w:sz w:val="22"/>
          <w:szCs w:val="22"/>
        </w:rPr>
        <w:lastRenderedPageBreak/>
        <w:t>Andrea Chávez-Pacheco:</w:t>
      </w:r>
      <w:r w:rsidRPr="27CA9B57">
        <w:rPr>
          <w:rStyle w:val="normaltextrun"/>
          <w:rFonts w:asciiTheme="minorHAnsi" w:hAnsiTheme="minorHAnsi" w:cstheme="minorBidi"/>
          <w:sz w:val="22"/>
          <w:szCs w:val="22"/>
        </w:rPr>
        <w:t xml:space="preserve"> Writing – original draft, Data analysis, Lab work, Sampling, Investigation, Conceptualization, Data curation </w:t>
      </w:r>
      <w:r w:rsidRPr="27CA9B57">
        <w:rPr>
          <w:rStyle w:val="normaltextrun"/>
          <w:rFonts w:asciiTheme="minorHAnsi" w:hAnsiTheme="minorHAnsi" w:cstheme="minorBidi"/>
          <w:b/>
          <w:bCs/>
          <w:sz w:val="22"/>
          <w:szCs w:val="22"/>
        </w:rPr>
        <w:t>Marijn Bauters</w:t>
      </w:r>
      <w:r w:rsidRPr="27CA9B57">
        <w:rPr>
          <w:rStyle w:val="normaltextrun"/>
          <w:rFonts w:asciiTheme="minorHAnsi" w:hAnsiTheme="minorHAnsi" w:cstheme="minorBidi"/>
          <w:sz w:val="22"/>
          <w:szCs w:val="22"/>
        </w:rPr>
        <w:t>: Writing – review &amp; editing, Investigation, Conceptualization, Resources, Funding acquisition, Data curation.  </w:t>
      </w:r>
    </w:p>
    <w:p w14:paraId="1C79477E" w14:textId="77777777" w:rsidR="00DF15F7" w:rsidRDefault="00DF15F7" w:rsidP="00F85FC5">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14:paraId="4CCEDBB1" w14:textId="2B093D16"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Declaration of Competing Interest</w:t>
      </w:r>
      <w:r w:rsidRPr="005160BB">
        <w:rPr>
          <w:rStyle w:val="eop"/>
          <w:rFonts w:asciiTheme="minorHAnsi" w:hAnsiTheme="minorHAnsi" w:cstheme="minorHAnsi"/>
          <w:sz w:val="22"/>
          <w:szCs w:val="22"/>
        </w:rPr>
        <w:t> </w:t>
      </w:r>
    </w:p>
    <w:p w14:paraId="36CF05EB" w14:textId="77777777"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sz w:val="22"/>
          <w:szCs w:val="22"/>
        </w:rPr>
        <w:t>The authors declare not to have any known conflict of interest.</w:t>
      </w:r>
      <w:r w:rsidRPr="005160BB">
        <w:rPr>
          <w:rStyle w:val="eop"/>
          <w:rFonts w:asciiTheme="minorHAnsi" w:hAnsiTheme="minorHAnsi" w:cstheme="minorHAnsi"/>
          <w:sz w:val="22"/>
          <w:szCs w:val="22"/>
        </w:rPr>
        <w:t> </w:t>
      </w:r>
    </w:p>
    <w:p w14:paraId="2C85B189" w14:textId="77777777" w:rsidR="00B923C7" w:rsidRPr="005160BB" w:rsidRDefault="00B923C7" w:rsidP="00F85FC5">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14:paraId="3F22E26F" w14:textId="58A42754"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Data availability</w:t>
      </w:r>
      <w:r w:rsidRPr="005160BB">
        <w:rPr>
          <w:rStyle w:val="eop"/>
          <w:rFonts w:asciiTheme="minorHAnsi" w:hAnsiTheme="minorHAnsi" w:cstheme="minorHAnsi"/>
          <w:sz w:val="22"/>
          <w:szCs w:val="22"/>
        </w:rPr>
        <w:t> </w:t>
      </w:r>
    </w:p>
    <w:p w14:paraId="3855A2E7" w14:textId="025E40FC" w:rsidR="00B923C7" w:rsidRDefault="00B923C7" w:rsidP="00F85FC5">
      <w:pPr>
        <w:pStyle w:val="paragraph"/>
        <w:spacing w:before="0" w:beforeAutospacing="0" w:after="0" w:afterAutospacing="0" w:line="480" w:lineRule="auto"/>
        <w:textAlignment w:val="baseline"/>
        <w:rPr>
          <w:rStyle w:val="normaltextrun"/>
          <w:rFonts w:asciiTheme="minorHAnsi" w:hAnsiTheme="minorHAnsi" w:cstheme="minorHAnsi"/>
          <w:sz w:val="22"/>
          <w:szCs w:val="22"/>
        </w:rPr>
      </w:pPr>
      <w:r w:rsidRPr="005160BB">
        <w:rPr>
          <w:rStyle w:val="normaltextrun"/>
          <w:rFonts w:asciiTheme="minorHAnsi" w:hAnsiTheme="minorHAnsi" w:cstheme="minorHAnsi"/>
          <w:sz w:val="22"/>
          <w:szCs w:val="22"/>
        </w:rPr>
        <w:t>Data will be made available on request</w:t>
      </w:r>
      <w:r w:rsidR="005E6768">
        <w:rPr>
          <w:rStyle w:val="normaltextrun"/>
          <w:rFonts w:asciiTheme="minorHAnsi" w:hAnsiTheme="minorHAnsi" w:cstheme="minorHAnsi"/>
          <w:sz w:val="22"/>
          <w:szCs w:val="22"/>
        </w:rPr>
        <w:t>.</w:t>
      </w:r>
    </w:p>
    <w:p w14:paraId="0B7591C7" w14:textId="77777777" w:rsidR="005E6768" w:rsidRDefault="005E6768" w:rsidP="00F85FC5">
      <w:pPr>
        <w:pStyle w:val="paragraph"/>
        <w:spacing w:before="0" w:beforeAutospacing="0" w:after="0" w:afterAutospacing="0" w:line="480" w:lineRule="auto"/>
        <w:textAlignment w:val="baseline"/>
        <w:rPr>
          <w:rStyle w:val="normaltextrun"/>
          <w:rFonts w:asciiTheme="minorHAnsi" w:hAnsiTheme="minorHAnsi" w:cstheme="minorHAnsi"/>
          <w:sz w:val="22"/>
          <w:szCs w:val="22"/>
        </w:rPr>
      </w:pPr>
    </w:p>
    <w:p w14:paraId="4A8880C7" w14:textId="77777777" w:rsidR="005E6768" w:rsidRDefault="005E6768" w:rsidP="005E6768">
      <w:pPr>
        <w:spacing w:after="0" w:line="480" w:lineRule="auto"/>
        <w:rPr>
          <w:b/>
          <w:bCs/>
          <w:lang w:val="en-US"/>
        </w:rPr>
      </w:pPr>
      <w:r>
        <w:rPr>
          <w:b/>
          <w:bCs/>
          <w:lang w:val="en-US"/>
        </w:rPr>
        <w:t>Funding sources</w:t>
      </w:r>
    </w:p>
    <w:p w14:paraId="68755ED6" w14:textId="7E0D57E4" w:rsidR="005E6768" w:rsidRPr="00DF2437" w:rsidRDefault="0E2CAB0E" w:rsidP="009974CF">
      <w:pPr>
        <w:spacing w:after="0" w:line="480" w:lineRule="auto"/>
        <w:jc w:val="both"/>
        <w:rPr>
          <w:lang w:val="en-US"/>
        </w:rPr>
      </w:pPr>
      <w:r w:rsidRPr="0E2CAB0E">
        <w:rPr>
          <w:lang w:val="en-US"/>
        </w:rPr>
        <w:t>This study was made possible by the VLIRUOS-TEAM Project: Restoration and Recovery of Tropical Mountain Forest.</w:t>
      </w:r>
    </w:p>
    <w:p w14:paraId="17D9BB48" w14:textId="77777777" w:rsidR="00B923C7" w:rsidRPr="005160BB" w:rsidRDefault="00B923C7" w:rsidP="00F85FC5">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14:paraId="485744F2" w14:textId="06BCE63F"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Declaration of generative AI and AI-assisted technologies in the writing process</w:t>
      </w:r>
      <w:r w:rsidRPr="005160BB">
        <w:rPr>
          <w:rStyle w:val="eop"/>
          <w:rFonts w:asciiTheme="minorHAnsi" w:hAnsiTheme="minorHAnsi" w:cstheme="minorHAnsi"/>
          <w:sz w:val="22"/>
          <w:szCs w:val="22"/>
        </w:rPr>
        <w:t> </w:t>
      </w:r>
    </w:p>
    <w:p w14:paraId="6F7A2820" w14:textId="7566E3C7" w:rsidR="00C4712B" w:rsidRPr="007A02A0" w:rsidRDefault="0E2CAB0E" w:rsidP="0E2CAB0E">
      <w:pPr>
        <w:pStyle w:val="paragraph"/>
        <w:spacing w:before="0" w:beforeAutospacing="0" w:after="0" w:afterAutospacing="0" w:line="480" w:lineRule="auto"/>
        <w:jc w:val="both"/>
        <w:textAlignment w:val="baseline"/>
        <w:rPr>
          <w:rFonts w:asciiTheme="minorHAnsi" w:hAnsiTheme="minorHAnsi" w:cstheme="minorBidi"/>
          <w:sz w:val="18"/>
          <w:szCs w:val="18"/>
        </w:rPr>
      </w:pPr>
      <w:r w:rsidRPr="0E2CAB0E">
        <w:rPr>
          <w:rStyle w:val="normaltextrun"/>
          <w:rFonts w:asciiTheme="minorHAnsi" w:hAnsiTheme="minorHAnsi" w:cstheme="minorBidi"/>
          <w:sz w:val="22"/>
          <w:szCs w:val="22"/>
        </w:rPr>
        <w:t>During the preparation of this work, the first author used ChatGPT in order to improve the grammar and language of the manuscript and kept 95% of the original ideas and text. </w:t>
      </w:r>
      <w:r w:rsidR="00B923C7" w:rsidRPr="0E2CAB0E">
        <w:rPr>
          <w:rFonts w:cstheme="minorBidi"/>
          <w:b/>
          <w:bCs/>
        </w:rPr>
        <w:br w:type="page"/>
      </w:r>
    </w:p>
    <w:p w14:paraId="355F1487" w14:textId="4D148D9C" w:rsidR="00C4712B" w:rsidRPr="00DF2437" w:rsidRDefault="1C1D6FE7" w:rsidP="49CA8D22">
      <w:pPr>
        <w:pStyle w:val="Bibliography"/>
        <w:spacing w:line="480" w:lineRule="auto"/>
        <w:rPr>
          <w:b/>
          <w:bCs/>
          <w:lang w:val="nl-NL"/>
        </w:rPr>
      </w:pPr>
      <w:commentRangeStart w:id="433"/>
      <w:r w:rsidRPr="1C1D6FE7">
        <w:rPr>
          <w:b/>
          <w:bCs/>
          <w:lang w:val="nl-NL"/>
        </w:rPr>
        <w:lastRenderedPageBreak/>
        <w:t>References</w:t>
      </w:r>
      <w:commentRangeEnd w:id="433"/>
      <w:r w:rsidR="00C4712B" w:rsidRPr="00DF2437">
        <w:rPr>
          <w:rStyle w:val="CommentReference"/>
          <w:b/>
          <w:bCs/>
          <w:sz w:val="22"/>
          <w:szCs w:val="22"/>
          <w:lang w:val="nl-NL"/>
        </w:rPr>
        <w:commentReference w:id="433"/>
      </w:r>
    </w:p>
    <w:p w14:paraId="7F837845" w14:textId="2FB5596E" w:rsidR="1C1D6FE7" w:rsidRDefault="1C1D6FE7" w:rsidP="1C1D6FE7">
      <w:pPr>
        <w:rPr>
          <w:lang w:val="nl-NL"/>
        </w:rPr>
      </w:pPr>
    </w:p>
    <w:p w14:paraId="7732176B" w14:textId="5A48120F" w:rsidR="1C1D6FE7" w:rsidRDefault="1C1D6FE7" w:rsidP="1C1D6FE7">
      <w:pPr>
        <w:rPr>
          <w:lang w:val="nl-NL"/>
        </w:rPr>
      </w:pPr>
    </w:p>
    <w:p w14:paraId="236524A3" w14:textId="06F05E77" w:rsidR="1C1D6FE7" w:rsidRDefault="1C1D6FE7" w:rsidP="1C1D6FE7">
      <w:pPr>
        <w:rPr>
          <w:lang w:val="nl-NL"/>
        </w:rPr>
      </w:pPr>
    </w:p>
    <w:p w14:paraId="7DD9C2D3" w14:textId="2639A584" w:rsidR="1C1D6FE7" w:rsidRDefault="1C1D6FE7" w:rsidP="1C1D6FE7">
      <w:pPr>
        <w:pStyle w:val="Heading1"/>
        <w:rPr>
          <w:lang w:val="nl-NL"/>
        </w:rPr>
      </w:pPr>
      <w:r w:rsidRPr="1C1D6FE7">
        <w:rPr>
          <w:lang w:val="nl-NL"/>
        </w:rPr>
        <w:t>Suplementary Material</w:t>
      </w:r>
    </w:p>
    <w:p w14:paraId="0983092D" w14:textId="372F4CC5" w:rsidR="1C1D6FE7" w:rsidRDefault="1C1D6FE7" w:rsidP="1C1D6FE7">
      <w:pPr>
        <w:rPr>
          <w:lang w:val="nl-NL"/>
        </w:rPr>
      </w:pPr>
    </w:p>
    <w:p w14:paraId="78FE53BC" w14:textId="4669D4E3" w:rsidR="1C1D6FE7" w:rsidRDefault="1C1D6FE7" w:rsidP="1C1D6FE7">
      <w:pPr>
        <w:rPr>
          <w:rFonts w:ascii="Calibri" w:eastAsia="Calibri" w:hAnsi="Calibri" w:cs="Calibri"/>
          <w:color w:val="000000" w:themeColor="text1"/>
          <w:lang w:val="nl-NL"/>
        </w:rPr>
      </w:pPr>
    </w:p>
    <w:p w14:paraId="563819D6" w14:textId="02B513F3" w:rsidR="1C1D6FE7" w:rsidRDefault="3D06C4FE" w:rsidP="3D06C4FE">
      <w:pPr>
        <w:rPr>
          <w:rFonts w:ascii="Calibri" w:eastAsia="Calibri" w:hAnsi="Calibri" w:cs="Calibri"/>
          <w:color w:val="000000" w:themeColor="text1"/>
          <w:sz w:val="20"/>
          <w:szCs w:val="20"/>
          <w:lang w:val="nl-NL"/>
        </w:rPr>
      </w:pPr>
      <w:r w:rsidRPr="3D06C4FE">
        <w:rPr>
          <w:rFonts w:ascii="Calibri" w:eastAsia="Calibri" w:hAnsi="Calibri" w:cs="Calibri"/>
          <w:b/>
          <w:bCs/>
          <w:color w:val="000000" w:themeColor="text1"/>
          <w:sz w:val="20"/>
          <w:szCs w:val="20"/>
          <w:lang w:val="en-US"/>
        </w:rPr>
        <w:t>Table S1.</w:t>
      </w:r>
      <w:r w:rsidRPr="3D06C4FE">
        <w:rPr>
          <w:rFonts w:ascii="Calibri" w:eastAsia="Calibri" w:hAnsi="Calibri" w:cs="Calibri"/>
          <w:color w:val="000000" w:themeColor="text1"/>
          <w:sz w:val="20"/>
          <w:szCs w:val="20"/>
          <w:lang w:val="en-US"/>
        </w:rPr>
        <w:t xml:space="preserve"> </w:t>
      </w:r>
      <w:commentRangeStart w:id="434"/>
      <w:r w:rsidRPr="3D06C4FE">
        <w:rPr>
          <w:rFonts w:ascii="Calibri" w:eastAsia="Calibri" w:hAnsi="Calibri" w:cs="Calibri"/>
          <w:color w:val="000000" w:themeColor="text1"/>
          <w:sz w:val="20"/>
          <w:szCs w:val="20"/>
          <w:lang w:val="en-US"/>
        </w:rPr>
        <w:t xml:space="preserve">Overview of tree characteristics. </w:t>
      </w:r>
      <w:r w:rsidRPr="3D06C4FE">
        <w:rPr>
          <w:rFonts w:ascii="Calibri" w:eastAsia="Calibri" w:hAnsi="Calibri" w:cs="Calibri"/>
          <w:sz w:val="20"/>
          <w:szCs w:val="20"/>
          <w:lang w:val="en-US"/>
        </w:rPr>
        <w:t>A principal component analysis (PCA) based on soil C:N and foliar functional traits (</w:t>
      </w:r>
      <w:sdt>
        <w:sdtPr>
          <w:tag w:val="MENDELEY_CITATION_v3_eyJjaXRhdGlvbklEIjoiTUVOREVMRVlfQ0lUQVRJT05fYjllMDBkYzYtYmU3MS00ODJjLThmOTUtNjhiYzAyYjkzZjI3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NvbnRhaW5lci10aXRsZS1zaG9ydCI6IkZ1bmN0LiBFY29sLi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fSwiaXNUZW1wb3JhcnkiOmZhbHNlfV19"/>
          <w:id w:val="1846547978"/>
          <w:placeholder>
            <w:docPart w:val="DefaultPlaceholder_-1854013440"/>
          </w:placeholder>
        </w:sdtPr>
        <w:sdtContent>
          <w:r w:rsidRPr="3D06C4FE">
            <w:rPr>
              <w:rFonts w:ascii="Calibri" w:eastAsia="Calibri" w:hAnsi="Calibri" w:cs="Calibri"/>
              <w:color w:val="000000" w:themeColor="text1"/>
              <w:sz w:val="20"/>
              <w:szCs w:val="20"/>
              <w:lang w:val="en-US"/>
            </w:rPr>
            <w:t>(Pierick et al., 2024)</w:t>
          </w:r>
        </w:sdtContent>
      </w:sdt>
      <w:r>
        <w:t xml:space="preserve">) positioned the study species along an acquisitive–conservative resource-use spectrum. From the least to the most conservative, species were ordered as </w:t>
      </w:r>
      <w:r w:rsidRPr="3D06C4FE">
        <w:rPr>
          <w:rFonts w:ascii="Calibri" w:eastAsia="Calibri" w:hAnsi="Calibri" w:cs="Calibri"/>
          <w:i/>
          <w:iCs/>
          <w:sz w:val="20"/>
          <w:szCs w:val="20"/>
          <w:lang w:val="en-US"/>
        </w:rPr>
        <w:t>C. racemosa</w:t>
      </w:r>
      <w:r w:rsidRPr="3D06C4FE">
        <w:rPr>
          <w:rFonts w:ascii="Calibri" w:eastAsia="Calibri" w:hAnsi="Calibri" w:cs="Calibri"/>
          <w:sz w:val="20"/>
          <w:szCs w:val="20"/>
          <w:lang w:val="en-US"/>
        </w:rPr>
        <w:t xml:space="preserve">, </w:t>
      </w:r>
      <w:r w:rsidRPr="3D06C4FE">
        <w:rPr>
          <w:rFonts w:ascii="Calibri" w:eastAsia="Calibri" w:hAnsi="Calibri" w:cs="Calibri"/>
          <w:i/>
          <w:iCs/>
          <w:sz w:val="20"/>
          <w:szCs w:val="20"/>
          <w:lang w:val="en-US"/>
        </w:rPr>
        <w:t>P. torta</w:t>
      </w:r>
      <w:r w:rsidRPr="3D06C4FE">
        <w:rPr>
          <w:rFonts w:ascii="Calibri" w:eastAsia="Calibri" w:hAnsi="Calibri" w:cs="Calibri"/>
          <w:sz w:val="20"/>
          <w:szCs w:val="20"/>
          <w:lang w:val="en-US"/>
        </w:rPr>
        <w:t xml:space="preserve">, </w:t>
      </w:r>
      <w:r w:rsidRPr="3D06C4FE">
        <w:rPr>
          <w:rFonts w:ascii="Calibri" w:eastAsia="Calibri" w:hAnsi="Calibri" w:cs="Calibri"/>
          <w:i/>
          <w:iCs/>
          <w:sz w:val="20"/>
          <w:szCs w:val="20"/>
          <w:lang w:val="en-US"/>
        </w:rPr>
        <w:t>H. purpurascens</w:t>
      </w:r>
      <w:r w:rsidRPr="3D06C4FE">
        <w:rPr>
          <w:rFonts w:ascii="Calibri" w:eastAsia="Calibri" w:hAnsi="Calibri" w:cs="Calibri"/>
          <w:sz w:val="20"/>
          <w:szCs w:val="20"/>
          <w:lang w:val="en-US"/>
        </w:rPr>
        <w:t xml:space="preserve">, </w:t>
      </w:r>
      <w:r w:rsidRPr="3D06C4FE">
        <w:rPr>
          <w:rFonts w:ascii="Calibri" w:eastAsia="Calibri" w:hAnsi="Calibri" w:cs="Calibri"/>
          <w:i/>
          <w:iCs/>
          <w:sz w:val="20"/>
          <w:szCs w:val="20"/>
          <w:lang w:val="en-US"/>
        </w:rPr>
        <w:t>A. lojaensis</w:t>
      </w:r>
      <w:r w:rsidRPr="3D06C4FE">
        <w:rPr>
          <w:rFonts w:ascii="Calibri" w:eastAsia="Calibri" w:hAnsi="Calibri" w:cs="Calibri"/>
          <w:sz w:val="20"/>
          <w:szCs w:val="20"/>
          <w:lang w:val="en-US"/>
        </w:rPr>
        <w:t xml:space="preserve">, </w:t>
      </w:r>
      <w:r w:rsidRPr="3D06C4FE">
        <w:rPr>
          <w:rFonts w:ascii="Calibri" w:eastAsia="Calibri" w:hAnsi="Calibri" w:cs="Calibri"/>
          <w:i/>
          <w:iCs/>
          <w:sz w:val="20"/>
          <w:szCs w:val="20"/>
          <w:lang w:val="en-US"/>
        </w:rPr>
        <w:t>M.</w:t>
      </w:r>
      <w:r w:rsidRPr="3D06C4FE">
        <w:rPr>
          <w:rFonts w:ascii="Calibri" w:eastAsia="Calibri" w:hAnsi="Calibri" w:cs="Calibri"/>
          <w:sz w:val="20"/>
          <w:szCs w:val="20"/>
          <w:lang w:val="en-US"/>
        </w:rPr>
        <w:t xml:space="preserve"> sp. nov., and </w:t>
      </w:r>
      <w:r w:rsidRPr="3D06C4FE">
        <w:rPr>
          <w:rFonts w:ascii="Calibri" w:eastAsia="Calibri" w:hAnsi="Calibri" w:cs="Calibri"/>
          <w:i/>
          <w:iCs/>
          <w:sz w:val="20"/>
          <w:szCs w:val="20"/>
          <w:lang w:val="en-US"/>
        </w:rPr>
        <w:t>Weinmannia</w:t>
      </w:r>
      <w:r w:rsidRPr="3D06C4FE">
        <w:rPr>
          <w:rFonts w:ascii="Calibri" w:eastAsia="Calibri" w:hAnsi="Calibri" w:cs="Calibri"/>
          <w:sz w:val="20"/>
          <w:szCs w:val="20"/>
          <w:lang w:val="en-US"/>
        </w:rPr>
        <w:t xml:space="preserve"> sp. </w:t>
      </w:r>
      <w:r w:rsidRPr="3D06C4FE">
        <w:rPr>
          <w:rFonts w:ascii="Calibri" w:eastAsia="Calibri" w:hAnsi="Calibri" w:cs="Calibri"/>
          <w:color w:val="000000" w:themeColor="text1"/>
          <w:sz w:val="20"/>
          <w:szCs w:val="20"/>
          <w:lang w:val="en-US"/>
        </w:rPr>
        <w:t xml:space="preserve"> a Maximum diameter based on stimation from datasets from forest dynamics. </w:t>
      </w:r>
      <w:commentRangeEnd w:id="434"/>
      <w:r w:rsidR="1C1D6FE7">
        <w:rPr>
          <w:rStyle w:val="CommentReference"/>
          <w:rFonts w:ascii="Calibri" w:eastAsia="Calibri" w:hAnsi="Calibri" w:cs="Calibri"/>
          <w:color w:val="000000" w:themeColor="text1"/>
          <w:sz w:val="20"/>
          <w:szCs w:val="20"/>
          <w:lang w:val="nl-NL"/>
        </w:rPr>
        <w:commentReference w:id="434"/>
      </w:r>
    </w:p>
    <w:tbl>
      <w:tblPr>
        <w:tblW w:w="9705" w:type="dxa"/>
        <w:tblInd w:w="-135" w:type="dxa"/>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1094"/>
        <w:gridCol w:w="1888"/>
        <w:gridCol w:w="1545"/>
        <w:gridCol w:w="2022"/>
        <w:gridCol w:w="900"/>
        <w:gridCol w:w="1086"/>
        <w:gridCol w:w="1170"/>
      </w:tblGrid>
      <w:tr w:rsidR="1C1D6FE7" w14:paraId="390F1F14" w14:textId="77777777" w:rsidTr="4025C495">
        <w:trPr>
          <w:trHeight w:val="285"/>
        </w:trPr>
        <w:tc>
          <w:tcPr>
            <w:tcW w:w="1095"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3CE74D23" w14:textId="53A35A97" w:rsidR="1C1D6FE7" w:rsidRDefault="1C1D6FE7" w:rsidP="1C1D6FE7">
            <w:pPr>
              <w:spacing w:line="240" w:lineRule="auto"/>
              <w:rPr>
                <w:rFonts w:ascii="Calibri" w:eastAsia="Calibri" w:hAnsi="Calibri" w:cs="Calibri"/>
                <w:sz w:val="20"/>
                <w:szCs w:val="20"/>
              </w:rPr>
            </w:pPr>
            <w:r w:rsidRPr="1C1D6FE7">
              <w:rPr>
                <w:rFonts w:ascii="Calibri" w:eastAsia="Calibri" w:hAnsi="Calibri" w:cs="Calibri"/>
                <w:b/>
                <w:bCs/>
                <w:sz w:val="20"/>
                <w:szCs w:val="20"/>
                <w:lang w:val="en-US"/>
              </w:rPr>
              <w:t>elevation</w:t>
            </w:r>
          </w:p>
        </w:tc>
        <w:tc>
          <w:tcPr>
            <w:tcW w:w="1890" w:type="dxa"/>
            <w:tcBorders>
              <w:top w:val="single" w:sz="6" w:space="0" w:color="000000" w:themeColor="text1"/>
              <w:left w:val="nil"/>
              <w:bottom w:val="single" w:sz="6" w:space="0" w:color="000000" w:themeColor="text1"/>
              <w:right w:val="nil"/>
            </w:tcBorders>
            <w:shd w:val="clear" w:color="auto" w:fill="FFFFFF" w:themeFill="background1"/>
          </w:tcPr>
          <w:p w14:paraId="415449EA" w14:textId="2FBA88B7" w:rsidR="1C1D6FE7" w:rsidRDefault="1C1D6FE7" w:rsidP="1C1D6FE7">
            <w:pPr>
              <w:spacing w:line="240" w:lineRule="auto"/>
              <w:rPr>
                <w:rFonts w:ascii="Calibri" w:eastAsia="Calibri" w:hAnsi="Calibri" w:cs="Calibri"/>
                <w:sz w:val="20"/>
                <w:szCs w:val="20"/>
              </w:rPr>
            </w:pPr>
            <w:r w:rsidRPr="1C1D6FE7">
              <w:rPr>
                <w:rFonts w:ascii="Calibri" w:eastAsia="Calibri" w:hAnsi="Calibri" w:cs="Calibri"/>
                <w:b/>
                <w:bCs/>
                <w:sz w:val="20"/>
                <w:szCs w:val="20"/>
                <w:lang w:val="es-MX"/>
              </w:rPr>
              <w:t>Vegetation Type</w:t>
            </w:r>
          </w:p>
        </w:tc>
        <w:tc>
          <w:tcPr>
            <w:tcW w:w="1545" w:type="dxa"/>
            <w:tcBorders>
              <w:top w:val="single" w:sz="6" w:space="0" w:color="000000" w:themeColor="text1"/>
              <w:left w:val="nil"/>
              <w:bottom w:val="single" w:sz="6" w:space="0" w:color="000000" w:themeColor="text1"/>
              <w:right w:val="nil"/>
            </w:tcBorders>
            <w:shd w:val="clear" w:color="auto" w:fill="FFFFFF" w:themeFill="background1"/>
          </w:tcPr>
          <w:p w14:paraId="44F80A79" w14:textId="7942ADE4" w:rsidR="1C1D6FE7" w:rsidRDefault="1C1D6FE7" w:rsidP="1C1D6FE7">
            <w:pPr>
              <w:spacing w:line="240" w:lineRule="auto"/>
              <w:rPr>
                <w:rFonts w:ascii="Calibri" w:eastAsia="Calibri" w:hAnsi="Calibri" w:cs="Calibri"/>
                <w:sz w:val="20"/>
                <w:szCs w:val="20"/>
              </w:rPr>
            </w:pPr>
            <w:r w:rsidRPr="1C1D6FE7">
              <w:rPr>
                <w:rFonts w:ascii="Calibri" w:eastAsia="Calibri" w:hAnsi="Calibri" w:cs="Calibri"/>
                <w:b/>
                <w:bCs/>
                <w:sz w:val="20"/>
                <w:szCs w:val="20"/>
                <w:lang w:val="es-MX"/>
              </w:rPr>
              <w:t>Familiy</w:t>
            </w:r>
          </w:p>
        </w:tc>
        <w:tc>
          <w:tcPr>
            <w:tcW w:w="2025"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32C5102B" w14:textId="35FB1062" w:rsidR="1C1D6FE7" w:rsidRDefault="1C1D6FE7" w:rsidP="1C1D6FE7">
            <w:pPr>
              <w:spacing w:line="240" w:lineRule="auto"/>
              <w:rPr>
                <w:rFonts w:ascii="Calibri" w:eastAsia="Calibri" w:hAnsi="Calibri" w:cs="Calibri"/>
                <w:sz w:val="20"/>
                <w:szCs w:val="20"/>
              </w:rPr>
            </w:pPr>
            <w:r w:rsidRPr="1C1D6FE7">
              <w:rPr>
                <w:rFonts w:ascii="Calibri" w:eastAsia="Calibri" w:hAnsi="Calibri" w:cs="Calibri"/>
                <w:b/>
                <w:bCs/>
                <w:sz w:val="20"/>
                <w:szCs w:val="20"/>
                <w:lang w:val="es-MX"/>
              </w:rPr>
              <w:t>specie</w:t>
            </w:r>
          </w:p>
        </w:tc>
        <w:tc>
          <w:tcPr>
            <w:tcW w:w="900" w:type="dxa"/>
            <w:tcBorders>
              <w:top w:val="single" w:sz="18"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27ED7661" w14:textId="3E599806" w:rsidR="1C1D6FE7" w:rsidRDefault="1C1D6FE7" w:rsidP="1C1D6FE7">
            <w:pPr>
              <w:spacing w:line="240" w:lineRule="auto"/>
              <w:rPr>
                <w:rFonts w:ascii="Calibri" w:eastAsia="Calibri" w:hAnsi="Calibri" w:cs="Calibri"/>
                <w:sz w:val="20"/>
                <w:szCs w:val="20"/>
              </w:rPr>
            </w:pPr>
            <w:r w:rsidRPr="1C1D6FE7">
              <w:rPr>
                <w:rFonts w:ascii="Calibri" w:eastAsia="Calibri" w:hAnsi="Calibri" w:cs="Calibri"/>
                <w:b/>
                <w:bCs/>
                <w:sz w:val="20"/>
                <w:szCs w:val="20"/>
                <w:lang w:val="en-US"/>
              </w:rPr>
              <w:t>Wood density</w:t>
            </w:r>
          </w:p>
          <w:p w14:paraId="5B5D1426" w14:textId="213FC7DF" w:rsidR="1C1D6FE7" w:rsidRDefault="1C1D6FE7" w:rsidP="1C1D6FE7">
            <w:pPr>
              <w:spacing w:line="240" w:lineRule="auto"/>
              <w:rPr>
                <w:rFonts w:ascii="Calibri" w:eastAsia="Calibri" w:hAnsi="Calibri" w:cs="Calibri"/>
                <w:sz w:val="16"/>
                <w:szCs w:val="16"/>
              </w:rPr>
            </w:pPr>
            <w:r w:rsidRPr="1C1D6FE7">
              <w:rPr>
                <w:rFonts w:ascii="Calibri" w:eastAsia="Calibri" w:hAnsi="Calibri" w:cs="Calibri"/>
                <w:b/>
                <w:bCs/>
                <w:sz w:val="20"/>
                <w:szCs w:val="20"/>
                <w:lang w:val="en-US"/>
              </w:rPr>
              <w:t>(g/cm</w:t>
            </w:r>
            <w:r w:rsidRPr="1C1D6FE7">
              <w:rPr>
                <w:rFonts w:ascii="Calibri" w:eastAsia="Calibri" w:hAnsi="Calibri" w:cs="Calibri"/>
                <w:b/>
                <w:bCs/>
                <w:sz w:val="20"/>
                <w:szCs w:val="20"/>
                <w:vertAlign w:val="superscript"/>
                <w:lang w:val="en-US"/>
              </w:rPr>
              <w:t>3</w:t>
            </w:r>
          </w:p>
          <w:p w14:paraId="0C6EF739" w14:textId="474F0478" w:rsidR="1C1D6FE7" w:rsidRDefault="1C1D6FE7" w:rsidP="1C1D6FE7">
            <w:pPr>
              <w:spacing w:line="240" w:lineRule="auto"/>
              <w:rPr>
                <w:rFonts w:ascii="Calibri" w:eastAsia="Calibri" w:hAnsi="Calibri" w:cs="Calibri"/>
                <w:sz w:val="20"/>
                <w:szCs w:val="20"/>
              </w:rPr>
            </w:pPr>
            <w:r w:rsidRPr="1C1D6FE7">
              <w:rPr>
                <w:rFonts w:ascii="Calibri" w:eastAsia="Calibri" w:hAnsi="Calibri" w:cs="Calibri"/>
                <w:b/>
                <w:bCs/>
                <w:sz w:val="20"/>
                <w:szCs w:val="20"/>
                <w:lang w:val="en-US"/>
              </w:rPr>
              <w:t>)</w:t>
            </w:r>
          </w:p>
        </w:tc>
        <w:tc>
          <w:tcPr>
            <w:tcW w:w="1080" w:type="dxa"/>
            <w:tcBorders>
              <w:top w:val="single" w:sz="18"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3DB7FA89" w14:textId="3F9ACA72" w:rsidR="1C1D6FE7" w:rsidRDefault="1C1D6FE7" w:rsidP="1C1D6FE7">
            <w:pPr>
              <w:spacing w:line="240" w:lineRule="auto"/>
              <w:rPr>
                <w:rFonts w:ascii="Calibri" w:eastAsia="Calibri" w:hAnsi="Calibri" w:cs="Calibri"/>
                <w:sz w:val="20"/>
                <w:szCs w:val="20"/>
              </w:rPr>
            </w:pPr>
            <w:r w:rsidRPr="1C1D6FE7">
              <w:rPr>
                <w:rFonts w:ascii="Calibri" w:eastAsia="Calibri" w:hAnsi="Calibri" w:cs="Calibri"/>
                <w:b/>
                <w:bCs/>
                <w:sz w:val="20"/>
                <w:szCs w:val="20"/>
                <w:lang w:val="en-US"/>
              </w:rPr>
              <w:t>Maximum Height (m)</w:t>
            </w:r>
          </w:p>
        </w:tc>
        <w:tc>
          <w:tcPr>
            <w:tcW w:w="1170" w:type="dxa"/>
            <w:tcBorders>
              <w:top w:val="single" w:sz="18"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75848362" w14:textId="0AB639BE" w:rsidR="1C1D6FE7" w:rsidRDefault="1C1D6FE7" w:rsidP="1C1D6FE7">
            <w:pPr>
              <w:spacing w:line="240" w:lineRule="auto"/>
              <w:rPr>
                <w:rFonts w:ascii="Calibri" w:eastAsia="Calibri" w:hAnsi="Calibri" w:cs="Calibri"/>
                <w:sz w:val="16"/>
                <w:szCs w:val="16"/>
              </w:rPr>
            </w:pPr>
            <w:r w:rsidRPr="1C1D6FE7">
              <w:rPr>
                <w:rFonts w:ascii="Calibri" w:eastAsia="Calibri" w:hAnsi="Calibri" w:cs="Calibri"/>
                <w:b/>
                <w:bCs/>
                <w:sz w:val="20"/>
                <w:szCs w:val="20"/>
                <w:lang w:val="en-US"/>
              </w:rPr>
              <w:t>Maximum Diameter</w:t>
            </w:r>
            <w:r w:rsidRPr="1C1D6FE7">
              <w:rPr>
                <w:rFonts w:ascii="Calibri" w:eastAsia="Calibri" w:hAnsi="Calibri" w:cs="Calibri"/>
                <w:b/>
                <w:bCs/>
                <w:sz w:val="20"/>
                <w:szCs w:val="20"/>
                <w:vertAlign w:val="superscript"/>
                <w:lang w:val="en-US"/>
              </w:rPr>
              <w:t>a</w:t>
            </w:r>
          </w:p>
        </w:tc>
      </w:tr>
      <w:tr w:rsidR="1C1D6FE7" w14:paraId="44DE634E" w14:textId="77777777" w:rsidTr="4025C495">
        <w:trPr>
          <w:trHeight w:val="285"/>
        </w:trPr>
        <w:tc>
          <w:tcPr>
            <w:tcW w:w="1095" w:type="dxa"/>
            <w:vMerge w:val="restart"/>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tcPr>
          <w:p w14:paraId="530EF38C" w14:textId="7F486BEC"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1000</w:t>
            </w:r>
          </w:p>
        </w:tc>
        <w:tc>
          <w:tcPr>
            <w:tcW w:w="1890" w:type="dxa"/>
            <w:tcBorders>
              <w:top w:val="single" w:sz="6" w:space="0" w:color="000000" w:themeColor="text1"/>
              <w:left w:val="nil"/>
              <w:bottom w:val="single" w:sz="6" w:space="0" w:color="000000" w:themeColor="text1"/>
              <w:right w:val="nil"/>
            </w:tcBorders>
            <w:shd w:val="clear" w:color="auto" w:fill="FFFFFF" w:themeFill="background1"/>
          </w:tcPr>
          <w:p w14:paraId="5600514A" w14:textId="42A2750A"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Evergreen premontane forest</w:t>
            </w:r>
          </w:p>
        </w:tc>
        <w:tc>
          <w:tcPr>
            <w:tcW w:w="1545" w:type="dxa"/>
            <w:tcBorders>
              <w:top w:val="single" w:sz="6" w:space="0" w:color="000000" w:themeColor="text1"/>
              <w:left w:val="nil"/>
              <w:bottom w:val="single" w:sz="6" w:space="0" w:color="000000" w:themeColor="text1"/>
              <w:right w:val="nil"/>
            </w:tcBorders>
            <w:shd w:val="clear" w:color="auto" w:fill="FFFFFF" w:themeFill="background1"/>
          </w:tcPr>
          <w:p w14:paraId="0E787CB2" w14:textId="53E8701F"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Moraceae</w:t>
            </w:r>
          </w:p>
        </w:tc>
        <w:tc>
          <w:tcPr>
            <w:tcW w:w="2025"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tcPr>
          <w:p w14:paraId="4DC8B0E8" w14:textId="6A90CDBF"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 xml:space="preserve">Clarisia racemosa </w:t>
            </w:r>
            <w:r w:rsidRPr="1C1D6FE7">
              <w:rPr>
                <w:rFonts w:ascii="Calibri" w:eastAsia="Calibri" w:hAnsi="Calibri" w:cs="Calibri"/>
                <w:sz w:val="20"/>
                <w:szCs w:val="20"/>
                <w:lang w:val="en-US"/>
              </w:rPr>
              <w:t>Ruiz &amp; Pav</w:t>
            </w:r>
          </w:p>
        </w:tc>
        <w:tc>
          <w:tcPr>
            <w:tcW w:w="90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07989361" w14:textId="7657F83E"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0.59</w:t>
            </w:r>
          </w:p>
        </w:tc>
        <w:tc>
          <w:tcPr>
            <w:tcW w:w="108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12BD40A9" w14:textId="0ABC0EF1"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20-40</w:t>
            </w:r>
          </w:p>
        </w:tc>
        <w:tc>
          <w:tcPr>
            <w:tcW w:w="117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4CF4CF5C" w14:textId="36CE3557"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50-120</w:t>
            </w:r>
          </w:p>
        </w:tc>
      </w:tr>
      <w:tr w:rsidR="1C1D6FE7" w14:paraId="62B74CA3" w14:textId="77777777" w:rsidTr="4025C495">
        <w:trPr>
          <w:trHeight w:val="285"/>
        </w:trPr>
        <w:tc>
          <w:tcPr>
            <w:tcW w:w="1095" w:type="dxa"/>
            <w:vMerge/>
            <w:vAlign w:val="center"/>
          </w:tcPr>
          <w:p w14:paraId="304FCE38" w14:textId="77777777" w:rsidR="00562D1E" w:rsidRDefault="00562D1E"/>
        </w:tc>
        <w:tc>
          <w:tcPr>
            <w:tcW w:w="1890" w:type="dxa"/>
            <w:tcBorders>
              <w:top w:val="single" w:sz="6" w:space="0" w:color="000000" w:themeColor="text1"/>
              <w:left w:val="nil"/>
              <w:bottom w:val="single" w:sz="6" w:space="0" w:color="000000" w:themeColor="text1"/>
              <w:right w:val="nil"/>
            </w:tcBorders>
            <w:shd w:val="clear" w:color="auto" w:fill="FFFFFF" w:themeFill="background1"/>
          </w:tcPr>
          <w:p w14:paraId="29ECB306" w14:textId="32577C25" w:rsidR="1C1D6FE7" w:rsidRDefault="1C1D6FE7" w:rsidP="1C1D6FE7">
            <w:pPr>
              <w:rPr>
                <w:rFonts w:ascii="Calibri" w:eastAsia="Calibri" w:hAnsi="Calibri" w:cs="Calibri"/>
                <w:sz w:val="20"/>
                <w:szCs w:val="20"/>
              </w:rPr>
            </w:pPr>
          </w:p>
        </w:tc>
        <w:tc>
          <w:tcPr>
            <w:tcW w:w="1545" w:type="dxa"/>
            <w:tcBorders>
              <w:top w:val="single" w:sz="6" w:space="0" w:color="000000" w:themeColor="text1"/>
              <w:left w:val="nil"/>
              <w:bottom w:val="single" w:sz="6" w:space="0" w:color="000000" w:themeColor="text1"/>
              <w:right w:val="nil"/>
            </w:tcBorders>
            <w:shd w:val="clear" w:color="auto" w:fill="FFFFFF" w:themeFill="background1"/>
          </w:tcPr>
          <w:p w14:paraId="4F858E49" w14:textId="16A9287E"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Sapotaceae</w:t>
            </w:r>
          </w:p>
        </w:tc>
        <w:tc>
          <w:tcPr>
            <w:tcW w:w="2025"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30A2148B" w14:textId="1772B012"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 xml:space="preserve">Pouteria torta (Mart.) </w:t>
            </w:r>
            <w:r w:rsidRPr="1C1D6FE7">
              <w:rPr>
                <w:rFonts w:ascii="Calibri" w:eastAsia="Calibri" w:hAnsi="Calibri" w:cs="Calibri"/>
                <w:sz w:val="20"/>
                <w:szCs w:val="20"/>
                <w:lang w:val="en-US"/>
              </w:rPr>
              <w:t>Radlk</w:t>
            </w:r>
          </w:p>
        </w:tc>
        <w:tc>
          <w:tcPr>
            <w:tcW w:w="90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154689ED" w14:textId="17FA762D"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0.79</w:t>
            </w:r>
          </w:p>
        </w:tc>
        <w:tc>
          <w:tcPr>
            <w:tcW w:w="108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23156941" w14:textId="6C2A395C"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6-18</w:t>
            </w:r>
          </w:p>
        </w:tc>
        <w:tc>
          <w:tcPr>
            <w:tcW w:w="117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2A8D6180" w14:textId="1DA64345"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100-600</w:t>
            </w:r>
          </w:p>
        </w:tc>
      </w:tr>
      <w:tr w:rsidR="1C1D6FE7" w14:paraId="2D7CED5F" w14:textId="77777777" w:rsidTr="4025C495">
        <w:trPr>
          <w:trHeight w:val="285"/>
        </w:trPr>
        <w:tc>
          <w:tcPr>
            <w:tcW w:w="1095" w:type="dxa"/>
            <w:vMerge w:val="restart"/>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tcPr>
          <w:p w14:paraId="367136F6" w14:textId="24B19DFE"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2000</w:t>
            </w:r>
          </w:p>
        </w:tc>
        <w:tc>
          <w:tcPr>
            <w:tcW w:w="1890" w:type="dxa"/>
            <w:tcBorders>
              <w:top w:val="single" w:sz="6" w:space="0" w:color="000000" w:themeColor="text1"/>
              <w:left w:val="nil"/>
              <w:bottom w:val="single" w:sz="6" w:space="0" w:color="000000" w:themeColor="text1"/>
              <w:right w:val="nil"/>
            </w:tcBorders>
            <w:shd w:val="clear" w:color="auto" w:fill="FFFFFF" w:themeFill="background1"/>
          </w:tcPr>
          <w:p w14:paraId="4E1540FA" w14:textId="236C6246"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Evergreen lower montane forest</w:t>
            </w:r>
          </w:p>
        </w:tc>
        <w:tc>
          <w:tcPr>
            <w:tcW w:w="1545" w:type="dxa"/>
            <w:tcBorders>
              <w:top w:val="single" w:sz="6" w:space="0" w:color="000000" w:themeColor="text1"/>
              <w:left w:val="nil"/>
              <w:bottom w:val="single" w:sz="6" w:space="0" w:color="000000" w:themeColor="text1"/>
              <w:right w:val="nil"/>
            </w:tcBorders>
            <w:shd w:val="clear" w:color="auto" w:fill="FFFFFF" w:themeFill="background1"/>
          </w:tcPr>
          <w:p w14:paraId="04DC1242" w14:textId="0F04D1C0"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Euphorbiaceae</w:t>
            </w:r>
          </w:p>
        </w:tc>
        <w:tc>
          <w:tcPr>
            <w:tcW w:w="2025"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tcPr>
          <w:p w14:paraId="1EB7B6B3" w14:textId="2B0BF2AE"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 xml:space="preserve">Alchornea lojaensis </w:t>
            </w:r>
            <w:r w:rsidRPr="1C1D6FE7">
              <w:rPr>
                <w:rFonts w:ascii="Calibri" w:eastAsia="Calibri" w:hAnsi="Calibri" w:cs="Calibri"/>
                <w:sz w:val="20"/>
                <w:szCs w:val="20"/>
                <w:lang w:val="en-US"/>
              </w:rPr>
              <w:t>Secco</w:t>
            </w:r>
          </w:p>
        </w:tc>
        <w:tc>
          <w:tcPr>
            <w:tcW w:w="90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2E2F75C3" w14:textId="52695FEE"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0.52</w:t>
            </w:r>
          </w:p>
        </w:tc>
        <w:tc>
          <w:tcPr>
            <w:tcW w:w="108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4D25F9A9" w14:textId="54B3D4FE" w:rsidR="1C1D6FE7" w:rsidRDefault="1C1D6FE7" w:rsidP="1C1D6FE7">
            <w:pPr>
              <w:rPr>
                <w:rFonts w:ascii="Calibri" w:eastAsia="Calibri" w:hAnsi="Calibri" w:cs="Calibri"/>
                <w:sz w:val="20"/>
                <w:szCs w:val="20"/>
              </w:rPr>
            </w:pPr>
            <w:r w:rsidRPr="1C1D6FE7">
              <w:rPr>
                <w:rFonts w:ascii="Calibri" w:eastAsia="Calibri" w:hAnsi="Calibri" w:cs="Calibri"/>
                <w:sz w:val="20"/>
                <w:szCs w:val="20"/>
                <w:highlight w:val="yellow"/>
                <w:lang w:val="en-US"/>
              </w:rPr>
              <w:t>9</w:t>
            </w:r>
          </w:p>
        </w:tc>
        <w:tc>
          <w:tcPr>
            <w:tcW w:w="117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540CB244" w14:textId="7EFA6EA2" w:rsidR="1C1D6FE7" w:rsidRDefault="1C1D6FE7" w:rsidP="1C1D6FE7">
            <w:pPr>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s-MX"/>
              </w:rPr>
              <w:t>235.56</w:t>
            </w:r>
          </w:p>
        </w:tc>
      </w:tr>
      <w:tr w:rsidR="1C1D6FE7" w14:paraId="2F651007" w14:textId="77777777" w:rsidTr="4025C495">
        <w:trPr>
          <w:trHeight w:val="285"/>
        </w:trPr>
        <w:tc>
          <w:tcPr>
            <w:tcW w:w="1095" w:type="dxa"/>
            <w:vMerge/>
            <w:vAlign w:val="center"/>
          </w:tcPr>
          <w:p w14:paraId="71BD00E7" w14:textId="77777777" w:rsidR="00562D1E" w:rsidRDefault="00562D1E"/>
        </w:tc>
        <w:tc>
          <w:tcPr>
            <w:tcW w:w="1890" w:type="dxa"/>
            <w:tcBorders>
              <w:top w:val="single" w:sz="6" w:space="0" w:color="000000" w:themeColor="text1"/>
              <w:left w:val="nil"/>
              <w:bottom w:val="single" w:sz="6" w:space="0" w:color="000000" w:themeColor="text1"/>
              <w:right w:val="nil"/>
            </w:tcBorders>
            <w:shd w:val="clear" w:color="auto" w:fill="FFFFFF" w:themeFill="background1"/>
          </w:tcPr>
          <w:p w14:paraId="6F5E8ACD" w14:textId="020BFA51" w:rsidR="1C1D6FE7" w:rsidRDefault="1C1D6FE7" w:rsidP="1C1D6FE7">
            <w:pPr>
              <w:rPr>
                <w:rFonts w:ascii="Calibri" w:eastAsia="Calibri" w:hAnsi="Calibri" w:cs="Calibri"/>
                <w:sz w:val="20"/>
                <w:szCs w:val="20"/>
              </w:rPr>
            </w:pPr>
          </w:p>
        </w:tc>
        <w:tc>
          <w:tcPr>
            <w:tcW w:w="1545" w:type="dxa"/>
            <w:tcBorders>
              <w:top w:val="single" w:sz="6" w:space="0" w:color="000000" w:themeColor="text1"/>
              <w:left w:val="nil"/>
              <w:bottom w:val="single" w:sz="6" w:space="0" w:color="000000" w:themeColor="text1"/>
              <w:right w:val="nil"/>
            </w:tcBorders>
            <w:shd w:val="clear" w:color="auto" w:fill="FFFFFF" w:themeFill="background1"/>
          </w:tcPr>
          <w:p w14:paraId="2DE2458A" w14:textId="4395DF45"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Myrtaceae</w:t>
            </w:r>
          </w:p>
        </w:tc>
        <w:tc>
          <w:tcPr>
            <w:tcW w:w="2025"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3AB66144" w14:textId="50B340BE"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Myrcia sp nov</w:t>
            </w:r>
          </w:p>
        </w:tc>
        <w:tc>
          <w:tcPr>
            <w:tcW w:w="90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3DCA4688" w14:textId="74FE200F"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0.72</w:t>
            </w:r>
          </w:p>
        </w:tc>
        <w:tc>
          <w:tcPr>
            <w:tcW w:w="108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0804F12B" w14:textId="30B0E9EA" w:rsidR="1C1D6FE7" w:rsidRDefault="1C1D6FE7" w:rsidP="1C1D6FE7">
            <w:pPr>
              <w:rPr>
                <w:rFonts w:ascii="Calibri" w:eastAsia="Calibri" w:hAnsi="Calibri" w:cs="Calibri"/>
                <w:sz w:val="20"/>
                <w:szCs w:val="20"/>
              </w:rPr>
            </w:pPr>
            <w:r w:rsidRPr="1C1D6FE7">
              <w:rPr>
                <w:rFonts w:ascii="Calibri" w:eastAsia="Calibri" w:hAnsi="Calibri" w:cs="Calibri"/>
                <w:sz w:val="20"/>
                <w:szCs w:val="20"/>
                <w:highlight w:val="yellow"/>
                <w:lang w:val="en-US"/>
              </w:rPr>
              <w:t>10</w:t>
            </w:r>
          </w:p>
        </w:tc>
        <w:tc>
          <w:tcPr>
            <w:tcW w:w="117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6E6734A8" w14:textId="57AF17EB" w:rsidR="1C1D6FE7" w:rsidRDefault="1C1D6FE7" w:rsidP="1C1D6FE7">
            <w:pPr>
              <w:rPr>
                <w:rFonts w:ascii="Calibri" w:eastAsia="Calibri" w:hAnsi="Calibri" w:cs="Calibri"/>
                <w:sz w:val="20"/>
                <w:szCs w:val="20"/>
              </w:rPr>
            </w:pPr>
            <w:r w:rsidRPr="1C1D6FE7">
              <w:rPr>
                <w:rFonts w:ascii="Calibri" w:eastAsia="Calibri" w:hAnsi="Calibri" w:cs="Calibri"/>
                <w:sz w:val="20"/>
                <w:szCs w:val="20"/>
                <w:highlight w:val="yellow"/>
                <w:lang w:val="en-US"/>
              </w:rPr>
              <w:t>13</w:t>
            </w:r>
          </w:p>
        </w:tc>
      </w:tr>
      <w:tr w:rsidR="1C1D6FE7" w14:paraId="7F5CEF42" w14:textId="77777777" w:rsidTr="4025C495">
        <w:trPr>
          <w:trHeight w:val="285"/>
        </w:trPr>
        <w:tc>
          <w:tcPr>
            <w:tcW w:w="1095" w:type="dxa"/>
            <w:vMerge w:val="restart"/>
            <w:tcBorders>
              <w:top w:val="single" w:sz="6" w:space="0" w:color="000000" w:themeColor="text1"/>
              <w:left w:val="nil"/>
              <w:bottom w:val="single" w:sz="18" w:space="0" w:color="000000" w:themeColor="text1"/>
              <w:right w:val="nil"/>
            </w:tcBorders>
            <w:shd w:val="clear" w:color="auto" w:fill="FFFFFF" w:themeFill="background1"/>
            <w:tcMar>
              <w:top w:w="60" w:type="dxa"/>
              <w:left w:w="120" w:type="dxa"/>
              <w:bottom w:w="60" w:type="dxa"/>
              <w:right w:w="120" w:type="dxa"/>
            </w:tcMar>
          </w:tcPr>
          <w:p w14:paraId="63B3892B" w14:textId="68879D28"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3000</w:t>
            </w:r>
          </w:p>
        </w:tc>
        <w:tc>
          <w:tcPr>
            <w:tcW w:w="1890" w:type="dxa"/>
            <w:tcBorders>
              <w:top w:val="single" w:sz="6" w:space="0" w:color="000000" w:themeColor="text1"/>
              <w:left w:val="nil"/>
              <w:bottom w:val="single" w:sz="6" w:space="0" w:color="000000" w:themeColor="text1"/>
              <w:right w:val="nil"/>
            </w:tcBorders>
            <w:shd w:val="clear" w:color="auto" w:fill="FFFFFF" w:themeFill="background1"/>
          </w:tcPr>
          <w:p w14:paraId="06EC5C39" w14:textId="3E99A226"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Evergreen upper montane forest</w:t>
            </w:r>
          </w:p>
        </w:tc>
        <w:tc>
          <w:tcPr>
            <w:tcW w:w="1545" w:type="dxa"/>
            <w:tcBorders>
              <w:top w:val="single" w:sz="6" w:space="0" w:color="000000" w:themeColor="text1"/>
              <w:left w:val="nil"/>
              <w:bottom w:val="single" w:sz="6" w:space="0" w:color="000000" w:themeColor="text1"/>
              <w:right w:val="nil"/>
            </w:tcBorders>
            <w:shd w:val="clear" w:color="auto" w:fill="FFFFFF" w:themeFill="background1"/>
          </w:tcPr>
          <w:p w14:paraId="649E824F" w14:textId="7813ADB9"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Chloranthaceae</w:t>
            </w:r>
          </w:p>
        </w:tc>
        <w:tc>
          <w:tcPr>
            <w:tcW w:w="2025"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tcPr>
          <w:p w14:paraId="23773793" w14:textId="600A0BFC"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 xml:space="preserve">Hedyosmun purpurascens </w:t>
            </w:r>
            <w:r w:rsidRPr="1C1D6FE7">
              <w:rPr>
                <w:rFonts w:ascii="Calibri" w:eastAsia="Calibri" w:hAnsi="Calibri" w:cs="Calibri"/>
                <w:sz w:val="20"/>
                <w:szCs w:val="20"/>
                <w:lang w:val="en-US"/>
              </w:rPr>
              <w:t>Todzia</w:t>
            </w:r>
          </w:p>
        </w:tc>
        <w:tc>
          <w:tcPr>
            <w:tcW w:w="90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1D69959A" w14:textId="5A93F81F"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0.49</w:t>
            </w:r>
          </w:p>
        </w:tc>
        <w:tc>
          <w:tcPr>
            <w:tcW w:w="108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2E196234" w14:textId="604BCA97" w:rsidR="1C1D6FE7" w:rsidRDefault="1C1D6FE7" w:rsidP="1C1D6FE7">
            <w:pPr>
              <w:rPr>
                <w:rFonts w:ascii="Calibri" w:eastAsia="Calibri" w:hAnsi="Calibri" w:cs="Calibri"/>
                <w:sz w:val="20"/>
                <w:szCs w:val="20"/>
              </w:rPr>
            </w:pPr>
            <w:r w:rsidRPr="1C1D6FE7">
              <w:rPr>
                <w:rFonts w:ascii="Calibri" w:eastAsia="Calibri" w:hAnsi="Calibri" w:cs="Calibri"/>
                <w:sz w:val="20"/>
                <w:szCs w:val="20"/>
                <w:highlight w:val="yellow"/>
                <w:lang w:val="en-US"/>
              </w:rPr>
              <w:t>7</w:t>
            </w:r>
          </w:p>
        </w:tc>
        <w:tc>
          <w:tcPr>
            <w:tcW w:w="1170" w:type="dxa"/>
            <w:tcBorders>
              <w:top w:val="single" w:sz="6" w:space="0" w:color="000000" w:themeColor="text1"/>
              <w:left w:val="nil"/>
              <w:bottom w:val="single" w:sz="6" w:space="0" w:color="000000" w:themeColor="text1"/>
              <w:right w:val="nil"/>
            </w:tcBorders>
            <w:shd w:val="clear" w:color="auto" w:fill="FFFFFF" w:themeFill="background1"/>
            <w:tcMar>
              <w:top w:w="60" w:type="dxa"/>
              <w:left w:w="120" w:type="dxa"/>
              <w:bottom w:w="60" w:type="dxa"/>
              <w:right w:w="120" w:type="dxa"/>
            </w:tcMar>
            <w:vAlign w:val="center"/>
          </w:tcPr>
          <w:p w14:paraId="679EBEE0" w14:textId="394A37E9"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226.92</w:t>
            </w:r>
          </w:p>
        </w:tc>
      </w:tr>
      <w:tr w:rsidR="1C1D6FE7" w14:paraId="1E54BF65" w14:textId="77777777" w:rsidTr="4025C495">
        <w:trPr>
          <w:trHeight w:val="285"/>
        </w:trPr>
        <w:tc>
          <w:tcPr>
            <w:tcW w:w="1095" w:type="dxa"/>
            <w:vMerge/>
            <w:vAlign w:val="center"/>
          </w:tcPr>
          <w:p w14:paraId="4DD28928" w14:textId="77777777" w:rsidR="00562D1E" w:rsidRDefault="00562D1E"/>
        </w:tc>
        <w:tc>
          <w:tcPr>
            <w:tcW w:w="1890" w:type="dxa"/>
            <w:tcBorders>
              <w:top w:val="single" w:sz="6" w:space="0" w:color="000000" w:themeColor="text1"/>
              <w:left w:val="nil"/>
              <w:bottom w:val="single" w:sz="18" w:space="0" w:color="000000" w:themeColor="text1"/>
              <w:right w:val="nil"/>
            </w:tcBorders>
            <w:shd w:val="clear" w:color="auto" w:fill="FFFFFF" w:themeFill="background1"/>
          </w:tcPr>
          <w:p w14:paraId="0B21E0AF" w14:textId="4BDF509A" w:rsidR="1C1D6FE7" w:rsidRDefault="1C1D6FE7" w:rsidP="1C1D6FE7">
            <w:pPr>
              <w:rPr>
                <w:rFonts w:ascii="Calibri" w:eastAsia="Calibri" w:hAnsi="Calibri" w:cs="Calibri"/>
                <w:sz w:val="20"/>
                <w:szCs w:val="20"/>
              </w:rPr>
            </w:pPr>
          </w:p>
        </w:tc>
        <w:tc>
          <w:tcPr>
            <w:tcW w:w="1545" w:type="dxa"/>
            <w:tcBorders>
              <w:top w:val="single" w:sz="6" w:space="0" w:color="000000" w:themeColor="text1"/>
              <w:left w:val="nil"/>
              <w:bottom w:val="single" w:sz="18" w:space="0" w:color="000000" w:themeColor="text1"/>
              <w:right w:val="nil"/>
            </w:tcBorders>
            <w:shd w:val="clear" w:color="auto" w:fill="FFFFFF" w:themeFill="background1"/>
          </w:tcPr>
          <w:p w14:paraId="6868AA3A" w14:textId="1643C785"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Cunoniaceae</w:t>
            </w:r>
          </w:p>
        </w:tc>
        <w:tc>
          <w:tcPr>
            <w:tcW w:w="2025" w:type="dxa"/>
            <w:tcBorders>
              <w:top w:val="single" w:sz="6" w:space="0" w:color="000000" w:themeColor="text1"/>
              <w:left w:val="nil"/>
              <w:bottom w:val="single" w:sz="18" w:space="0" w:color="000000" w:themeColor="text1"/>
              <w:right w:val="nil"/>
            </w:tcBorders>
            <w:shd w:val="clear" w:color="auto" w:fill="FFFFFF" w:themeFill="background1"/>
            <w:tcMar>
              <w:top w:w="60" w:type="dxa"/>
              <w:left w:w="120" w:type="dxa"/>
              <w:bottom w:w="60" w:type="dxa"/>
              <w:right w:w="120" w:type="dxa"/>
            </w:tcMar>
            <w:vAlign w:val="center"/>
          </w:tcPr>
          <w:p w14:paraId="59A89CC0" w14:textId="6D40033A" w:rsidR="1C1D6FE7" w:rsidRDefault="1C1D6FE7" w:rsidP="1C1D6FE7">
            <w:pPr>
              <w:rPr>
                <w:rFonts w:ascii="Calibri" w:eastAsia="Calibri" w:hAnsi="Calibri" w:cs="Calibri"/>
                <w:sz w:val="20"/>
                <w:szCs w:val="20"/>
              </w:rPr>
            </w:pPr>
            <w:r w:rsidRPr="1C1D6FE7">
              <w:rPr>
                <w:rFonts w:ascii="Calibri" w:eastAsia="Calibri" w:hAnsi="Calibri" w:cs="Calibri"/>
                <w:i/>
                <w:iCs/>
                <w:sz w:val="20"/>
                <w:szCs w:val="20"/>
                <w:lang w:val="en-US"/>
              </w:rPr>
              <w:t>Weinmania loxensis</w:t>
            </w:r>
          </w:p>
          <w:p w14:paraId="27F0265C" w14:textId="533EF06F"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Harling</w:t>
            </w:r>
          </w:p>
        </w:tc>
        <w:tc>
          <w:tcPr>
            <w:tcW w:w="900" w:type="dxa"/>
            <w:tcBorders>
              <w:top w:val="single" w:sz="6" w:space="0" w:color="000000" w:themeColor="text1"/>
              <w:left w:val="nil"/>
              <w:bottom w:val="single" w:sz="18" w:space="0" w:color="000000" w:themeColor="text1"/>
              <w:right w:val="nil"/>
            </w:tcBorders>
            <w:shd w:val="clear" w:color="auto" w:fill="FFFFFF" w:themeFill="background1"/>
            <w:tcMar>
              <w:top w:w="60" w:type="dxa"/>
              <w:left w:w="120" w:type="dxa"/>
              <w:bottom w:w="60" w:type="dxa"/>
              <w:right w:w="120" w:type="dxa"/>
            </w:tcMar>
            <w:vAlign w:val="center"/>
          </w:tcPr>
          <w:p w14:paraId="293B907D" w14:textId="5A92571D"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0.54</w:t>
            </w:r>
          </w:p>
        </w:tc>
        <w:tc>
          <w:tcPr>
            <w:tcW w:w="1080" w:type="dxa"/>
            <w:tcBorders>
              <w:top w:val="single" w:sz="6" w:space="0" w:color="000000" w:themeColor="text1"/>
              <w:left w:val="nil"/>
              <w:bottom w:val="single" w:sz="18" w:space="0" w:color="000000" w:themeColor="text1"/>
              <w:right w:val="nil"/>
            </w:tcBorders>
            <w:shd w:val="clear" w:color="auto" w:fill="FFFFFF" w:themeFill="background1"/>
            <w:tcMar>
              <w:top w:w="60" w:type="dxa"/>
              <w:left w:w="120" w:type="dxa"/>
              <w:bottom w:w="60" w:type="dxa"/>
              <w:right w:w="120" w:type="dxa"/>
            </w:tcMar>
            <w:vAlign w:val="center"/>
          </w:tcPr>
          <w:p w14:paraId="3000A963" w14:textId="609DA7DC" w:rsidR="1C1D6FE7" w:rsidRDefault="1C1D6FE7" w:rsidP="1C1D6FE7">
            <w:pPr>
              <w:rPr>
                <w:rFonts w:ascii="Calibri" w:eastAsia="Calibri" w:hAnsi="Calibri" w:cs="Calibri"/>
                <w:sz w:val="20"/>
                <w:szCs w:val="20"/>
              </w:rPr>
            </w:pPr>
            <w:r w:rsidRPr="1C1D6FE7">
              <w:rPr>
                <w:rFonts w:ascii="Calibri" w:eastAsia="Calibri" w:hAnsi="Calibri" w:cs="Calibri"/>
                <w:sz w:val="20"/>
                <w:szCs w:val="20"/>
                <w:highlight w:val="yellow"/>
                <w:lang w:val="en-US"/>
              </w:rPr>
              <w:t>7</w:t>
            </w:r>
          </w:p>
        </w:tc>
        <w:tc>
          <w:tcPr>
            <w:tcW w:w="1170" w:type="dxa"/>
            <w:tcBorders>
              <w:top w:val="single" w:sz="6" w:space="0" w:color="000000" w:themeColor="text1"/>
              <w:left w:val="nil"/>
              <w:bottom w:val="single" w:sz="18" w:space="0" w:color="000000" w:themeColor="text1"/>
              <w:right w:val="nil"/>
            </w:tcBorders>
            <w:shd w:val="clear" w:color="auto" w:fill="FFFFFF" w:themeFill="background1"/>
            <w:tcMar>
              <w:top w:w="60" w:type="dxa"/>
              <w:left w:w="120" w:type="dxa"/>
              <w:bottom w:w="60" w:type="dxa"/>
              <w:right w:w="120" w:type="dxa"/>
            </w:tcMar>
            <w:vAlign w:val="center"/>
          </w:tcPr>
          <w:p w14:paraId="19BCD6C3" w14:textId="5A0BED8D" w:rsidR="1C1D6FE7" w:rsidRDefault="1C1D6FE7" w:rsidP="1C1D6FE7">
            <w:pPr>
              <w:rPr>
                <w:rFonts w:ascii="Calibri" w:eastAsia="Calibri" w:hAnsi="Calibri" w:cs="Calibri"/>
                <w:sz w:val="20"/>
                <w:szCs w:val="20"/>
              </w:rPr>
            </w:pPr>
            <w:r w:rsidRPr="1C1D6FE7">
              <w:rPr>
                <w:rFonts w:ascii="Calibri" w:eastAsia="Calibri" w:hAnsi="Calibri" w:cs="Calibri"/>
                <w:sz w:val="20"/>
                <w:szCs w:val="20"/>
                <w:lang w:val="en-US"/>
              </w:rPr>
              <w:t>139.36</w:t>
            </w:r>
          </w:p>
        </w:tc>
      </w:tr>
    </w:tbl>
    <w:p w14:paraId="32BCEB0C" w14:textId="24940A1A" w:rsidR="1C1D6FE7" w:rsidRDefault="1C1D6FE7" w:rsidP="1C1D6FE7">
      <w:pPr>
        <w:rPr>
          <w:rFonts w:ascii="Calibri" w:eastAsia="Calibri" w:hAnsi="Calibri" w:cs="Calibri"/>
          <w:color w:val="000000" w:themeColor="text1"/>
          <w:lang w:val="nl-NL"/>
        </w:rPr>
      </w:pPr>
    </w:p>
    <w:p w14:paraId="1C357226" w14:textId="035C1D57" w:rsidR="1C1D6FE7" w:rsidRDefault="1C1D6FE7" w:rsidP="1C1D6FE7">
      <w:pPr>
        <w:rPr>
          <w:rFonts w:ascii="Calibri" w:eastAsia="Calibri" w:hAnsi="Calibri" w:cs="Calibri"/>
          <w:color w:val="000000" w:themeColor="text1"/>
          <w:lang w:val="nl-NL"/>
        </w:rPr>
      </w:pPr>
    </w:p>
    <w:p w14:paraId="09931BC0" w14:textId="251C31B6" w:rsidR="1C1D6FE7" w:rsidRDefault="1C1D6FE7" w:rsidP="1C1D6FE7">
      <w:pPr>
        <w:rPr>
          <w:rFonts w:ascii="Calibri" w:eastAsia="Calibri" w:hAnsi="Calibri" w:cs="Calibri"/>
          <w:color w:val="000000" w:themeColor="text1"/>
          <w:lang w:val="nl-NL"/>
        </w:rPr>
      </w:pPr>
    </w:p>
    <w:p w14:paraId="132A22E7" w14:textId="6AC9684D" w:rsidR="1C1D6FE7" w:rsidRDefault="1C1D6FE7" w:rsidP="1C1D6FE7">
      <w:pPr>
        <w:rPr>
          <w:rFonts w:ascii="Calibri" w:eastAsia="Calibri" w:hAnsi="Calibri" w:cs="Calibri"/>
          <w:color w:val="000000" w:themeColor="text1"/>
          <w:lang w:val="nl-NL"/>
        </w:rPr>
      </w:pPr>
    </w:p>
    <w:p w14:paraId="2B2146AC" w14:textId="5EDD74B8" w:rsidR="1C1D6FE7" w:rsidRDefault="1C1D6FE7" w:rsidP="7954D173">
      <w:pPr>
        <w:rPr>
          <w:rFonts w:ascii="Calibri" w:eastAsia="Calibri" w:hAnsi="Calibri" w:cs="Calibri"/>
          <w:color w:val="000000" w:themeColor="text1"/>
          <w:lang w:val="nl-NL"/>
        </w:rPr>
      </w:pPr>
    </w:p>
    <w:p w14:paraId="26104A27" w14:textId="3285ED83" w:rsidR="1C1D6FE7" w:rsidRDefault="1C1D6FE7" w:rsidP="1C1D6FE7">
      <w:pPr>
        <w:rPr>
          <w:rFonts w:ascii="Calibri" w:eastAsia="Calibri" w:hAnsi="Calibri" w:cs="Calibri"/>
          <w:color w:val="000000" w:themeColor="text1"/>
          <w:lang w:val="nl-NL"/>
        </w:rPr>
      </w:pPr>
      <w:r w:rsidRPr="1C1D6FE7">
        <w:rPr>
          <w:rFonts w:ascii="Calibri" w:eastAsia="Calibri" w:hAnsi="Calibri" w:cs="Calibri"/>
          <w:b/>
          <w:bCs/>
          <w:color w:val="000000" w:themeColor="text1"/>
          <w:lang w:val="en-US"/>
        </w:rPr>
        <w:lastRenderedPageBreak/>
        <w:t xml:space="preserve">Figure S1. </w:t>
      </w:r>
      <w:r w:rsidRPr="1C1D6FE7">
        <w:rPr>
          <w:rFonts w:ascii="Calibri" w:eastAsia="Calibri" w:hAnsi="Calibri" w:cs="Calibri"/>
          <w:color w:val="000000" w:themeColor="text1"/>
          <w:lang w:val="en-US"/>
        </w:rPr>
        <w:t xml:space="preserve">To assess whether leaf </w:t>
      </w:r>
      <w:r w:rsidRPr="1C1D6FE7">
        <w:rPr>
          <w:rFonts w:ascii="Calibri" w:eastAsia="Calibri" w:hAnsi="Calibri" w:cs="Calibri"/>
          <w:color w:val="000000" w:themeColor="text1"/>
          <w:lang w:val="es-MX"/>
        </w:rPr>
        <w:t>δ</w:t>
      </w:r>
      <w:r w:rsidRPr="1C1D6FE7">
        <w:rPr>
          <w:rFonts w:ascii="Calibri" w:eastAsia="Calibri" w:hAnsi="Calibri" w:cs="Calibri"/>
          <w:color w:val="000000" w:themeColor="text1"/>
          <w:lang w:val="en-US"/>
        </w:rPr>
        <w:t xml:space="preserve">¹³C varied along the elevational gradient, we fitted a linear mixed-effects model with elevation as a fixed effect and species as a random effect. No significant relationship was found between </w:t>
      </w:r>
      <w:r w:rsidRPr="1C1D6FE7">
        <w:rPr>
          <w:rFonts w:ascii="Calibri" w:eastAsia="Calibri" w:hAnsi="Calibri" w:cs="Calibri"/>
          <w:color w:val="000000" w:themeColor="text1"/>
          <w:lang w:val="es-MX"/>
        </w:rPr>
        <w:t>δ</w:t>
      </w:r>
      <w:r w:rsidRPr="1C1D6FE7">
        <w:rPr>
          <w:rFonts w:ascii="Calibri" w:eastAsia="Calibri" w:hAnsi="Calibri" w:cs="Calibri"/>
          <w:color w:val="000000" w:themeColor="text1"/>
          <w:lang w:val="en-US"/>
        </w:rPr>
        <w:t>¹³C and elevation (</w:t>
      </w:r>
      <w:r w:rsidRPr="1C1D6FE7">
        <w:rPr>
          <w:rFonts w:ascii="Calibri" w:eastAsia="Calibri" w:hAnsi="Calibri" w:cs="Calibri"/>
          <w:color w:val="000000" w:themeColor="text1"/>
          <w:lang w:val="es-MX"/>
        </w:rPr>
        <w:t>β</w:t>
      </w:r>
      <w:r w:rsidRPr="1C1D6FE7">
        <w:rPr>
          <w:rFonts w:ascii="Calibri" w:eastAsia="Calibri" w:hAnsi="Calibri" w:cs="Calibri"/>
          <w:color w:val="000000" w:themeColor="text1"/>
          <w:lang w:val="en-US"/>
        </w:rPr>
        <w:t xml:space="preserve"> = −0.0001, SE = 0.0004, z = −0.27, p = 0.79). Consistent with this result, the scatterplot showed substantial variation in </w:t>
      </w:r>
      <w:r w:rsidRPr="1C1D6FE7">
        <w:rPr>
          <w:rFonts w:ascii="Calibri" w:eastAsia="Calibri" w:hAnsi="Calibri" w:cs="Calibri"/>
          <w:color w:val="000000" w:themeColor="text1"/>
          <w:lang w:val="es-MX"/>
        </w:rPr>
        <w:t>δ</w:t>
      </w:r>
      <w:r w:rsidRPr="1C1D6FE7">
        <w:rPr>
          <w:rFonts w:ascii="Calibri" w:eastAsia="Calibri" w:hAnsi="Calibri" w:cs="Calibri"/>
          <w:color w:val="000000" w:themeColor="text1"/>
          <w:lang w:val="en-US"/>
        </w:rPr>
        <w:t xml:space="preserve">¹³C values across the elevational gradient without a clear directional trend. These findings suggest that elevation alone did not explain variation in </w:t>
      </w:r>
      <w:r w:rsidRPr="1C1D6FE7">
        <w:rPr>
          <w:rFonts w:ascii="Calibri" w:eastAsia="Calibri" w:hAnsi="Calibri" w:cs="Calibri"/>
          <w:color w:val="000000" w:themeColor="text1"/>
          <w:lang w:val="es-MX"/>
        </w:rPr>
        <w:t>δ</w:t>
      </w:r>
      <w:r w:rsidRPr="1C1D6FE7">
        <w:rPr>
          <w:rFonts w:ascii="Calibri" w:eastAsia="Calibri" w:hAnsi="Calibri" w:cs="Calibri"/>
          <w:color w:val="000000" w:themeColor="text1"/>
          <w:lang w:val="en-US"/>
        </w:rPr>
        <w:t>¹³C across the sites</w:t>
      </w:r>
    </w:p>
    <w:p w14:paraId="26DC69E6" w14:textId="7943687A" w:rsidR="1C1D6FE7" w:rsidRDefault="1C1D6FE7" w:rsidP="1C1D6FE7">
      <w:pPr>
        <w:rPr>
          <w:rFonts w:ascii="Calibri" w:eastAsia="Calibri" w:hAnsi="Calibri" w:cs="Calibri"/>
          <w:color w:val="000000" w:themeColor="text1"/>
          <w:lang w:val="nl-NL"/>
        </w:rPr>
      </w:pPr>
      <w:r>
        <w:rPr>
          <w:noProof/>
        </w:rPr>
        <w:drawing>
          <wp:inline distT="0" distB="0" distL="0" distR="0" wp14:anchorId="726848BB" wp14:editId="180EA0BB">
            <wp:extent cx="5467350" cy="4133850"/>
            <wp:effectExtent l="0" t="0" r="0" b="0"/>
            <wp:docPr id="202537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7084" name="Picture 202537084"/>
                    <pic:cNvPicPr/>
                  </pic:nvPicPr>
                  <pic:blipFill>
                    <a:blip r:embed="rId18">
                      <a:extLst>
                        <a:ext uri="{28A0092B-C50C-407E-A947-70E740481C1C}">
                          <a14:useLocalDpi xmlns:a14="http://schemas.microsoft.com/office/drawing/2010/main"/>
                        </a:ext>
                      </a:extLst>
                    </a:blip>
                    <a:stretch>
                      <a:fillRect/>
                    </a:stretch>
                  </pic:blipFill>
                  <pic:spPr>
                    <a:xfrm>
                      <a:off x="0" y="0"/>
                      <a:ext cx="5467350" cy="4133850"/>
                    </a:xfrm>
                    <a:prstGeom prst="rect">
                      <a:avLst/>
                    </a:prstGeom>
                  </pic:spPr>
                </pic:pic>
              </a:graphicData>
            </a:graphic>
          </wp:inline>
        </w:drawing>
      </w:r>
    </w:p>
    <w:p w14:paraId="1D8F9CA9" w14:textId="136C0ECB" w:rsidR="1C1D6FE7" w:rsidRDefault="1C1D6FE7" w:rsidP="1C1D6FE7">
      <w:pPr>
        <w:rPr>
          <w:rFonts w:ascii="Calibri" w:eastAsia="Calibri" w:hAnsi="Calibri" w:cs="Calibri"/>
          <w:color w:val="000000" w:themeColor="text1"/>
          <w:lang w:val="nl-NL"/>
        </w:rPr>
      </w:pPr>
    </w:p>
    <w:p w14:paraId="7F6BB046" w14:textId="5CDD7956" w:rsidR="1C1D6FE7" w:rsidRDefault="1C1D6FE7" w:rsidP="1C1D6FE7">
      <w:pPr>
        <w:rPr>
          <w:rFonts w:ascii="Calibri" w:eastAsia="Calibri" w:hAnsi="Calibri" w:cs="Calibri"/>
          <w:color w:val="000000" w:themeColor="text1"/>
          <w:lang w:val="nl-NL"/>
        </w:rPr>
      </w:pPr>
    </w:p>
    <w:p w14:paraId="4207EC97" w14:textId="607595EA" w:rsidR="1C1D6FE7" w:rsidRDefault="1C1D6FE7" w:rsidP="1C1D6FE7">
      <w:pPr>
        <w:rPr>
          <w:rFonts w:ascii="Calibri" w:eastAsia="Calibri" w:hAnsi="Calibri" w:cs="Calibri"/>
          <w:color w:val="000000" w:themeColor="text1"/>
          <w:lang w:val="nl-NL"/>
        </w:rPr>
      </w:pPr>
    </w:p>
    <w:p w14:paraId="6BDA0776" w14:textId="45E61531" w:rsidR="1C1D6FE7" w:rsidRDefault="1C1D6FE7" w:rsidP="1C1D6FE7">
      <w:pPr>
        <w:rPr>
          <w:rFonts w:ascii="Calibri" w:eastAsia="Calibri" w:hAnsi="Calibri" w:cs="Calibri"/>
          <w:color w:val="000000" w:themeColor="text1"/>
          <w:lang w:val="nl-NL"/>
        </w:rPr>
      </w:pPr>
    </w:p>
    <w:p w14:paraId="27A84925" w14:textId="548D222E" w:rsidR="1C1D6FE7" w:rsidRDefault="1C1D6FE7" w:rsidP="1C1D6FE7">
      <w:pPr>
        <w:rPr>
          <w:rFonts w:ascii="Calibri" w:eastAsia="Calibri" w:hAnsi="Calibri" w:cs="Calibri"/>
          <w:color w:val="000000" w:themeColor="text1"/>
          <w:lang w:val="nl-NL"/>
        </w:rPr>
      </w:pPr>
    </w:p>
    <w:p w14:paraId="5E86858A" w14:textId="78B6D8F9" w:rsidR="1C1D6FE7" w:rsidRDefault="1C1D6FE7" w:rsidP="1C1D6FE7">
      <w:pPr>
        <w:rPr>
          <w:rFonts w:ascii="Calibri" w:eastAsia="Calibri" w:hAnsi="Calibri" w:cs="Calibri"/>
          <w:color w:val="000000" w:themeColor="text1"/>
          <w:lang w:val="nl-NL"/>
        </w:rPr>
      </w:pPr>
    </w:p>
    <w:p w14:paraId="76F28C04" w14:textId="112ADF87" w:rsidR="1C1D6FE7" w:rsidRDefault="1C1D6FE7" w:rsidP="1C1D6FE7">
      <w:pPr>
        <w:rPr>
          <w:rFonts w:ascii="Calibri" w:eastAsia="Calibri" w:hAnsi="Calibri" w:cs="Calibri"/>
          <w:color w:val="000000" w:themeColor="text1"/>
          <w:lang w:val="nl-NL"/>
        </w:rPr>
      </w:pPr>
    </w:p>
    <w:p w14:paraId="0A37988F" w14:textId="3525C0E8" w:rsidR="1C1D6FE7" w:rsidRDefault="1C1D6FE7" w:rsidP="1C1D6FE7">
      <w:pPr>
        <w:rPr>
          <w:rFonts w:ascii="Calibri" w:eastAsia="Calibri" w:hAnsi="Calibri" w:cs="Calibri"/>
          <w:color w:val="000000" w:themeColor="text1"/>
          <w:lang w:val="nl-NL"/>
        </w:rPr>
      </w:pPr>
    </w:p>
    <w:p w14:paraId="01F62B59" w14:textId="145D3845" w:rsidR="1C1D6FE7" w:rsidRDefault="1C1D6FE7" w:rsidP="1C1D6FE7">
      <w:pPr>
        <w:rPr>
          <w:rFonts w:ascii="Calibri" w:eastAsia="Calibri" w:hAnsi="Calibri" w:cs="Calibri"/>
          <w:color w:val="000000" w:themeColor="text1"/>
          <w:lang w:val="nl-NL"/>
        </w:rPr>
      </w:pPr>
      <w:r w:rsidRPr="1C1D6FE7">
        <w:rPr>
          <w:rStyle w:val="normaltextrun"/>
          <w:rFonts w:ascii="Calibri" w:eastAsia="Calibri" w:hAnsi="Calibri" w:cs="Calibri"/>
          <w:b/>
          <w:bCs/>
          <w:color w:val="000000" w:themeColor="text1"/>
          <w:lang w:val="en-US"/>
        </w:rPr>
        <w:t>Table S2.</w:t>
      </w:r>
      <w:r w:rsidRPr="1C1D6FE7">
        <w:rPr>
          <w:rStyle w:val="normaltextrun"/>
          <w:rFonts w:ascii="Calibri" w:eastAsia="Calibri" w:hAnsi="Calibri" w:cs="Calibri"/>
          <w:color w:val="000000" w:themeColor="text1"/>
          <w:lang w:val="en-US"/>
        </w:rPr>
        <w:t xml:space="preserve"> Estimates of intrinsic water-use efficiency (iWUE), </w:t>
      </w:r>
      <w:r w:rsidRPr="1C1D6FE7">
        <w:rPr>
          <w:rStyle w:val="normaltextrun"/>
          <w:rFonts w:ascii="Calibri" w:eastAsia="Calibri" w:hAnsi="Calibri" w:cs="Calibri"/>
          <w:color w:val="000000" w:themeColor="text1"/>
          <w:lang w:val="es-MX"/>
        </w:rPr>
        <w:t>δ</w:t>
      </w:r>
      <w:r w:rsidRPr="1C1D6FE7">
        <w:rPr>
          <w:rStyle w:val="normaltextrun"/>
          <w:rFonts w:ascii="Calibri" w:eastAsia="Calibri" w:hAnsi="Calibri" w:cs="Calibri"/>
          <w:color w:val="000000" w:themeColor="text1"/>
          <w:lang w:val="en-US"/>
        </w:rPr>
        <w:t>13C (‰ v.s.V-PDB), and Ci/Ca ratio to nitrogen (N) and phosphorus (P) addition. Results are based on linear mixed-effects models (LMMs) using a factorial N × P design. Significant effects are indicated by * (p &lt; 0.05). </w:t>
      </w:r>
    </w:p>
    <w:p w14:paraId="564AD870" w14:textId="52B02B07" w:rsidR="1C1D6FE7" w:rsidRDefault="1C1D6FE7" w:rsidP="1C1D6FE7">
      <w:pPr>
        <w:rPr>
          <w:rFonts w:ascii="Calibri" w:eastAsia="Calibri" w:hAnsi="Calibri" w:cs="Calibri"/>
          <w:color w:val="000000" w:themeColor="text1"/>
          <w:lang w:val="nl-NL"/>
        </w:rPr>
      </w:pPr>
    </w:p>
    <w:tbl>
      <w:tblPr>
        <w:tblStyle w:val="PlainTable2"/>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85"/>
        <w:gridCol w:w="1035"/>
        <w:gridCol w:w="1776"/>
        <w:gridCol w:w="915"/>
        <w:gridCol w:w="712"/>
        <w:gridCol w:w="915"/>
        <w:gridCol w:w="1083"/>
        <w:gridCol w:w="750"/>
        <w:gridCol w:w="712"/>
      </w:tblGrid>
      <w:tr w:rsidR="1C1D6FE7" w14:paraId="1979E78B" w14:textId="77777777" w:rsidTr="1C1D6FE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5" w:type="dxa"/>
            <w:tcBorders>
              <w:bottom w:val="single" w:sz="6" w:space="0" w:color="7F7F7F" w:themeColor="text1" w:themeTint="80"/>
            </w:tcBorders>
            <w:tcMar>
              <w:left w:w="105" w:type="dxa"/>
              <w:right w:w="105" w:type="dxa"/>
            </w:tcMar>
          </w:tcPr>
          <w:p w14:paraId="4EE75837" w14:textId="0EDBC010" w:rsidR="1C1D6FE7" w:rsidRDefault="1C1D6FE7" w:rsidP="1C1D6FE7">
            <w:pPr>
              <w:rPr>
                <w:rFonts w:ascii="Calibri" w:eastAsia="Calibri" w:hAnsi="Calibri" w:cs="Calibri"/>
                <w:sz w:val="20"/>
                <w:szCs w:val="20"/>
              </w:rPr>
            </w:pPr>
          </w:p>
        </w:tc>
        <w:tc>
          <w:tcPr>
            <w:tcW w:w="1035" w:type="dxa"/>
            <w:tcBorders>
              <w:bottom w:val="single" w:sz="6" w:space="0" w:color="7F7F7F" w:themeColor="text1" w:themeTint="80"/>
            </w:tcBorders>
            <w:tcMar>
              <w:left w:w="105" w:type="dxa"/>
              <w:right w:w="105" w:type="dxa"/>
            </w:tcMar>
          </w:tcPr>
          <w:p w14:paraId="30C62C29" w14:textId="02DC654E"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color w:val="000000" w:themeColor="text1"/>
                <w:sz w:val="20"/>
                <w:szCs w:val="20"/>
              </w:rPr>
              <w:t>Elevation</w:t>
            </w:r>
            <w:r w:rsidRPr="1C1D6FE7">
              <w:rPr>
                <w:rFonts w:ascii="Calibri" w:eastAsia="Calibri" w:hAnsi="Calibri" w:cs="Calibri"/>
                <w:color w:val="000000" w:themeColor="text1"/>
                <w:sz w:val="20"/>
                <w:szCs w:val="20"/>
                <w:lang w:val="en-US"/>
              </w:rPr>
              <w:t> </w:t>
            </w:r>
          </w:p>
        </w:tc>
        <w:tc>
          <w:tcPr>
            <w:tcW w:w="1770" w:type="dxa"/>
            <w:tcBorders>
              <w:bottom w:val="single" w:sz="6" w:space="0" w:color="7F7F7F" w:themeColor="text1" w:themeTint="80"/>
            </w:tcBorders>
            <w:tcMar>
              <w:left w:w="105" w:type="dxa"/>
              <w:right w:w="105" w:type="dxa"/>
            </w:tcMar>
          </w:tcPr>
          <w:p w14:paraId="30963524" w14:textId="0262BB39"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color w:val="000000" w:themeColor="text1"/>
                <w:sz w:val="20"/>
                <w:szCs w:val="20"/>
              </w:rPr>
              <w:t>Specie</w:t>
            </w:r>
            <w:r w:rsidRPr="1C1D6FE7">
              <w:rPr>
                <w:rFonts w:ascii="Calibri" w:eastAsia="Calibri" w:hAnsi="Calibri" w:cs="Calibri"/>
                <w:color w:val="000000" w:themeColor="text1"/>
                <w:sz w:val="20"/>
                <w:szCs w:val="20"/>
                <w:lang w:val="en-US"/>
              </w:rPr>
              <w:t> </w:t>
            </w:r>
          </w:p>
        </w:tc>
        <w:tc>
          <w:tcPr>
            <w:tcW w:w="915" w:type="dxa"/>
            <w:tcBorders>
              <w:bottom w:val="single" w:sz="6" w:space="0" w:color="7F7F7F" w:themeColor="text1" w:themeTint="80"/>
            </w:tcBorders>
            <w:tcMar>
              <w:left w:w="105" w:type="dxa"/>
              <w:right w:w="105" w:type="dxa"/>
            </w:tcMar>
          </w:tcPr>
          <w:p w14:paraId="5CFF91F4" w14:textId="6F701C3D"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color w:val="000000" w:themeColor="text1"/>
                <w:sz w:val="20"/>
                <w:szCs w:val="20"/>
              </w:rPr>
              <w:t>N</w:t>
            </w:r>
            <w:r w:rsidRPr="1C1D6FE7">
              <w:rPr>
                <w:rFonts w:ascii="Calibri" w:eastAsia="Calibri" w:hAnsi="Calibri" w:cs="Calibri"/>
                <w:color w:val="000000" w:themeColor="text1"/>
                <w:sz w:val="20"/>
                <w:szCs w:val="20"/>
                <w:lang w:val="en-US"/>
              </w:rPr>
              <w:t> </w:t>
            </w:r>
          </w:p>
        </w:tc>
        <w:tc>
          <w:tcPr>
            <w:tcW w:w="705" w:type="dxa"/>
            <w:tcBorders>
              <w:bottom w:val="single" w:sz="6" w:space="0" w:color="7F7F7F" w:themeColor="text1" w:themeTint="80"/>
            </w:tcBorders>
            <w:tcMar>
              <w:left w:w="105" w:type="dxa"/>
              <w:right w:w="105" w:type="dxa"/>
            </w:tcMar>
          </w:tcPr>
          <w:p w14:paraId="25A12097" w14:textId="049CE5AB"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color w:val="000000" w:themeColor="text1"/>
                <w:sz w:val="20"/>
                <w:szCs w:val="20"/>
              </w:rPr>
              <w:t>P</w:t>
            </w:r>
            <w:r w:rsidRPr="1C1D6FE7">
              <w:rPr>
                <w:rFonts w:ascii="Calibri" w:eastAsia="Calibri" w:hAnsi="Calibri" w:cs="Calibri"/>
                <w:color w:val="000000" w:themeColor="text1"/>
                <w:sz w:val="20"/>
                <w:szCs w:val="20"/>
                <w:lang w:val="en-US"/>
              </w:rPr>
              <w:t> </w:t>
            </w:r>
          </w:p>
        </w:tc>
        <w:tc>
          <w:tcPr>
            <w:tcW w:w="915" w:type="dxa"/>
            <w:tcBorders>
              <w:bottom w:val="single" w:sz="6" w:space="0" w:color="7F7F7F" w:themeColor="text1" w:themeTint="80"/>
            </w:tcBorders>
            <w:tcMar>
              <w:left w:w="105" w:type="dxa"/>
              <w:right w:w="105" w:type="dxa"/>
            </w:tcMar>
          </w:tcPr>
          <w:p w14:paraId="0D87E714" w14:textId="51D51A7E"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color w:val="000000" w:themeColor="text1"/>
                <w:sz w:val="20"/>
                <w:szCs w:val="20"/>
              </w:rPr>
              <w:t>N x P</w:t>
            </w:r>
            <w:r w:rsidRPr="1C1D6FE7">
              <w:rPr>
                <w:rFonts w:ascii="Calibri" w:eastAsia="Calibri" w:hAnsi="Calibri" w:cs="Calibri"/>
                <w:color w:val="000000" w:themeColor="text1"/>
                <w:sz w:val="20"/>
                <w:szCs w:val="20"/>
                <w:lang w:val="en-US"/>
              </w:rPr>
              <w:t> </w:t>
            </w:r>
          </w:p>
        </w:tc>
        <w:tc>
          <w:tcPr>
            <w:tcW w:w="1080" w:type="dxa"/>
            <w:tcBorders>
              <w:bottom w:val="single" w:sz="6" w:space="0" w:color="7F7F7F" w:themeColor="text1" w:themeTint="80"/>
            </w:tcBorders>
            <w:tcMar>
              <w:left w:w="105" w:type="dxa"/>
              <w:right w:w="105" w:type="dxa"/>
            </w:tcMar>
          </w:tcPr>
          <w:p w14:paraId="328B996A" w14:textId="11A2D782"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color w:val="000000" w:themeColor="text1"/>
                <w:sz w:val="20"/>
                <w:szCs w:val="20"/>
              </w:rPr>
              <w:t>Num.Obs.</w:t>
            </w:r>
            <w:r w:rsidRPr="1C1D6FE7">
              <w:rPr>
                <w:rFonts w:ascii="Calibri" w:eastAsia="Calibri" w:hAnsi="Calibri" w:cs="Calibri"/>
                <w:color w:val="000000" w:themeColor="text1"/>
                <w:sz w:val="20"/>
                <w:szCs w:val="20"/>
                <w:lang w:val="en-US"/>
              </w:rPr>
              <w:t> </w:t>
            </w:r>
          </w:p>
        </w:tc>
        <w:tc>
          <w:tcPr>
            <w:tcW w:w="750" w:type="dxa"/>
            <w:tcBorders>
              <w:bottom w:val="single" w:sz="6" w:space="0" w:color="7F7F7F" w:themeColor="text1" w:themeTint="80"/>
            </w:tcBorders>
            <w:tcMar>
              <w:left w:w="105" w:type="dxa"/>
              <w:right w:w="105" w:type="dxa"/>
            </w:tcMar>
          </w:tcPr>
          <w:p w14:paraId="500576FC" w14:textId="765425E8"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color w:val="000000" w:themeColor="text1"/>
                <w:sz w:val="20"/>
                <w:szCs w:val="20"/>
              </w:rPr>
              <w:t>R2 Marg.</w:t>
            </w:r>
            <w:r w:rsidRPr="1C1D6FE7">
              <w:rPr>
                <w:rFonts w:ascii="Calibri" w:eastAsia="Calibri" w:hAnsi="Calibri" w:cs="Calibri"/>
                <w:color w:val="000000" w:themeColor="text1"/>
                <w:sz w:val="20"/>
                <w:szCs w:val="20"/>
                <w:lang w:val="en-US"/>
              </w:rPr>
              <w:t> </w:t>
            </w:r>
          </w:p>
        </w:tc>
        <w:tc>
          <w:tcPr>
            <w:tcW w:w="705" w:type="dxa"/>
            <w:tcBorders>
              <w:bottom w:val="single" w:sz="6" w:space="0" w:color="7F7F7F" w:themeColor="text1" w:themeTint="80"/>
            </w:tcBorders>
            <w:tcMar>
              <w:left w:w="105" w:type="dxa"/>
              <w:right w:w="105" w:type="dxa"/>
            </w:tcMar>
          </w:tcPr>
          <w:p w14:paraId="18DBE92B" w14:textId="666032D8"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color w:val="000000" w:themeColor="text1"/>
                <w:sz w:val="20"/>
                <w:szCs w:val="20"/>
              </w:rPr>
              <w:t>AIC</w:t>
            </w:r>
            <w:r w:rsidRPr="1C1D6FE7">
              <w:rPr>
                <w:rFonts w:ascii="Calibri" w:eastAsia="Calibri" w:hAnsi="Calibri" w:cs="Calibri"/>
                <w:color w:val="000000" w:themeColor="text1"/>
                <w:sz w:val="20"/>
                <w:szCs w:val="20"/>
                <w:lang w:val="en-US"/>
              </w:rPr>
              <w:t> </w:t>
            </w:r>
          </w:p>
        </w:tc>
      </w:tr>
      <w:tr w:rsidR="1C1D6FE7" w14:paraId="7495E1CD" w14:textId="77777777" w:rsidTr="1C1D6FE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85" w:type="dxa"/>
            <w:vMerge w:val="restart"/>
            <w:tcBorders>
              <w:top w:val="single" w:sz="6" w:space="0" w:color="7F7F7F" w:themeColor="text1" w:themeTint="80"/>
              <w:bottom w:val="single" w:sz="6" w:space="0" w:color="7F7F7F" w:themeColor="text1" w:themeTint="80"/>
            </w:tcBorders>
            <w:tcMar>
              <w:left w:w="105" w:type="dxa"/>
              <w:right w:w="105" w:type="dxa"/>
            </w:tcMar>
          </w:tcPr>
          <w:p w14:paraId="078E981C" w14:textId="0099479C" w:rsidR="1C1D6FE7" w:rsidRDefault="1C1D6FE7" w:rsidP="1C1D6FE7">
            <w:pPr>
              <w:jc w:val="center"/>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iWUE </w:t>
            </w:r>
            <w:r w:rsidRPr="1C1D6FE7">
              <w:rPr>
                <w:rFonts w:ascii="Calibri" w:eastAsia="Calibri" w:hAnsi="Calibri" w:cs="Calibri"/>
                <w:color w:val="000000" w:themeColor="text1"/>
                <w:sz w:val="20"/>
                <w:szCs w:val="20"/>
                <w:lang w:val="en-US"/>
              </w:rPr>
              <w:t> </w:t>
            </w:r>
          </w:p>
        </w:tc>
        <w:tc>
          <w:tcPr>
            <w:tcW w:w="1035" w:type="dxa"/>
            <w:vMerge w:val="restart"/>
            <w:tcBorders>
              <w:top w:val="single" w:sz="6" w:space="0" w:color="7F7F7F" w:themeColor="text1" w:themeTint="80"/>
              <w:bottom w:val="single" w:sz="6" w:space="0" w:color="7F7F7F" w:themeColor="text1" w:themeTint="80"/>
            </w:tcBorders>
            <w:tcMar>
              <w:left w:w="105" w:type="dxa"/>
              <w:right w:w="105" w:type="dxa"/>
            </w:tcMar>
          </w:tcPr>
          <w:p w14:paraId="010D5C2B" w14:textId="5FA15593"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1000</w:t>
            </w:r>
            <w:r w:rsidRPr="1C1D6FE7">
              <w:rPr>
                <w:rFonts w:ascii="Calibri" w:eastAsia="Calibri" w:hAnsi="Calibri" w:cs="Calibri"/>
                <w:color w:val="000000" w:themeColor="text1"/>
                <w:sz w:val="20"/>
                <w:szCs w:val="20"/>
                <w:lang w:val="en-US"/>
              </w:rPr>
              <w:t> </w:t>
            </w:r>
          </w:p>
        </w:tc>
        <w:tc>
          <w:tcPr>
            <w:tcW w:w="1770" w:type="dxa"/>
            <w:tcBorders>
              <w:top w:val="single" w:sz="6" w:space="0" w:color="7F7F7F" w:themeColor="text1" w:themeTint="80"/>
              <w:bottom w:val="single" w:sz="6" w:space="0" w:color="7F7F7F" w:themeColor="text1" w:themeTint="80"/>
            </w:tcBorders>
            <w:tcMar>
              <w:left w:w="105" w:type="dxa"/>
              <w:right w:w="105" w:type="dxa"/>
            </w:tcMar>
          </w:tcPr>
          <w:p w14:paraId="016F991C" w14:textId="778CE23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Pouteria torta</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55B473D9" w14:textId="73332365"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14.546*</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15805EE5" w14:textId="6B3DA0B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3.507</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7E963442" w14:textId="08EAA02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-20.319+</w:t>
            </w:r>
            <w:r w:rsidRPr="1C1D6FE7">
              <w:rPr>
                <w:rFonts w:ascii="Calibri" w:eastAsia="Calibri" w:hAnsi="Calibri" w:cs="Calibri"/>
                <w:color w:val="000000" w:themeColor="text1"/>
                <w:sz w:val="20"/>
                <w:szCs w:val="20"/>
                <w:lang w:val="en-US"/>
              </w:rPr>
              <w:t> </w:t>
            </w:r>
          </w:p>
        </w:tc>
        <w:tc>
          <w:tcPr>
            <w:tcW w:w="1080" w:type="dxa"/>
            <w:tcBorders>
              <w:top w:val="single" w:sz="6" w:space="0" w:color="7F7F7F" w:themeColor="text1" w:themeTint="80"/>
              <w:bottom w:val="single" w:sz="6" w:space="0" w:color="7F7F7F" w:themeColor="text1" w:themeTint="80"/>
            </w:tcBorders>
            <w:tcMar>
              <w:left w:w="105" w:type="dxa"/>
              <w:right w:w="105" w:type="dxa"/>
            </w:tcMar>
          </w:tcPr>
          <w:p w14:paraId="64F5C791" w14:textId="4423E91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36</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54522110" w14:textId="13FE895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sidRPr="1C1D6FE7">
              <w:rPr>
                <w:rFonts w:ascii="Calibri" w:eastAsia="Calibri" w:hAnsi="Calibri" w:cs="Calibri"/>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4DACCD1F" w14:textId="2178429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306.6</w:t>
            </w:r>
            <w:r w:rsidRPr="1C1D6FE7">
              <w:rPr>
                <w:rFonts w:ascii="Calibri" w:eastAsia="Calibri" w:hAnsi="Calibri" w:cs="Calibri"/>
                <w:color w:val="000000" w:themeColor="text1"/>
                <w:sz w:val="20"/>
                <w:szCs w:val="20"/>
                <w:lang w:val="en-US"/>
              </w:rPr>
              <w:t> </w:t>
            </w:r>
          </w:p>
        </w:tc>
      </w:tr>
      <w:tr w:rsidR="1C1D6FE7" w14:paraId="32C076D3"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885" w:type="dxa"/>
            <w:vMerge/>
            <w:vAlign w:val="center"/>
          </w:tcPr>
          <w:p w14:paraId="072609B3" w14:textId="77777777" w:rsidR="00562D1E" w:rsidRDefault="00562D1E"/>
        </w:tc>
        <w:tc>
          <w:tcPr>
            <w:tcW w:w="1035" w:type="dxa"/>
            <w:vMerge/>
            <w:tcBorders>
              <w:bottom w:val="single" w:sz="0" w:space="0" w:color="7F7F7F" w:themeColor="text1" w:themeTint="80"/>
            </w:tcBorders>
            <w:vAlign w:val="center"/>
          </w:tcPr>
          <w:p w14:paraId="1B9C7D44"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770" w:type="dxa"/>
            <w:tcMar>
              <w:left w:w="105" w:type="dxa"/>
              <w:right w:w="105" w:type="dxa"/>
            </w:tcMar>
          </w:tcPr>
          <w:p w14:paraId="503D43AB" w14:textId="7CB9219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Clarisia racemosa</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3ECB6FBB" w14:textId="58D5B99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-14.390</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687CF62C" w14:textId="007BE4C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9.654</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172C0ADE" w14:textId="5042604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1.726</w:t>
            </w:r>
            <w:r w:rsidRPr="1C1D6FE7">
              <w:rPr>
                <w:rFonts w:ascii="Calibri" w:eastAsia="Calibri" w:hAnsi="Calibri" w:cs="Calibri"/>
                <w:color w:val="000000" w:themeColor="text1"/>
                <w:sz w:val="20"/>
                <w:szCs w:val="20"/>
                <w:lang w:val="en-US"/>
              </w:rPr>
              <w:t> </w:t>
            </w:r>
          </w:p>
        </w:tc>
        <w:tc>
          <w:tcPr>
            <w:tcW w:w="1080" w:type="dxa"/>
            <w:tcMar>
              <w:left w:w="105" w:type="dxa"/>
              <w:right w:w="105" w:type="dxa"/>
            </w:tcMar>
          </w:tcPr>
          <w:p w14:paraId="070F1397" w14:textId="5EAD8FF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12</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203AA311" w14:textId="5DB31F4C"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1C1D6FE7">
              <w:rPr>
                <w:rFonts w:ascii="Calibri" w:eastAsia="Calibri" w:hAnsi="Calibri" w:cs="Calibri"/>
                <w:sz w:val="20"/>
                <w:szCs w:val="20"/>
                <w:lang w:val="en-US"/>
              </w:rPr>
              <w:t> </w:t>
            </w:r>
          </w:p>
        </w:tc>
        <w:tc>
          <w:tcPr>
            <w:tcW w:w="705" w:type="dxa"/>
            <w:tcMar>
              <w:left w:w="105" w:type="dxa"/>
              <w:right w:w="105" w:type="dxa"/>
            </w:tcMar>
          </w:tcPr>
          <w:p w14:paraId="10408025" w14:textId="007D053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94.5</w:t>
            </w:r>
            <w:r w:rsidRPr="1C1D6FE7">
              <w:rPr>
                <w:rFonts w:ascii="Calibri" w:eastAsia="Calibri" w:hAnsi="Calibri" w:cs="Calibri"/>
                <w:color w:val="000000" w:themeColor="text1"/>
                <w:sz w:val="20"/>
                <w:szCs w:val="20"/>
                <w:lang w:val="en-US"/>
              </w:rPr>
              <w:t> </w:t>
            </w:r>
          </w:p>
        </w:tc>
      </w:tr>
      <w:tr w:rsidR="1C1D6FE7" w14:paraId="12C3F39A" w14:textId="77777777" w:rsidTr="1C1D6FE7">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885" w:type="dxa"/>
            <w:vMerge/>
            <w:tcBorders>
              <w:top w:val="none" w:sz="0" w:space="0" w:color="auto"/>
              <w:bottom w:val="none" w:sz="0" w:space="0" w:color="auto"/>
            </w:tcBorders>
            <w:vAlign w:val="center"/>
          </w:tcPr>
          <w:p w14:paraId="1A2DB821" w14:textId="77777777" w:rsidR="00562D1E" w:rsidRDefault="00562D1E"/>
        </w:tc>
        <w:tc>
          <w:tcPr>
            <w:tcW w:w="1035" w:type="dxa"/>
            <w:vMerge w:val="restart"/>
            <w:tcBorders>
              <w:top w:val="single" w:sz="6" w:space="0" w:color="7F7F7F" w:themeColor="text1" w:themeTint="80"/>
              <w:bottom w:val="single" w:sz="6" w:space="0" w:color="7F7F7F" w:themeColor="text1" w:themeTint="80"/>
            </w:tcBorders>
            <w:tcMar>
              <w:left w:w="105" w:type="dxa"/>
              <w:right w:w="105" w:type="dxa"/>
            </w:tcMar>
          </w:tcPr>
          <w:p w14:paraId="05E5C910" w14:textId="32204681"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2000</w:t>
            </w:r>
            <w:r w:rsidRPr="1C1D6FE7">
              <w:rPr>
                <w:rFonts w:ascii="Calibri" w:eastAsia="Calibri" w:hAnsi="Calibri" w:cs="Calibri"/>
                <w:color w:val="000000" w:themeColor="text1"/>
                <w:sz w:val="20"/>
                <w:szCs w:val="20"/>
                <w:lang w:val="en-US"/>
              </w:rPr>
              <w:t> </w:t>
            </w:r>
          </w:p>
        </w:tc>
        <w:tc>
          <w:tcPr>
            <w:tcW w:w="1770" w:type="dxa"/>
            <w:tcBorders>
              <w:top w:val="single" w:sz="6" w:space="0" w:color="7F7F7F" w:themeColor="text1" w:themeTint="80"/>
              <w:bottom w:val="single" w:sz="6" w:space="0" w:color="7F7F7F" w:themeColor="text1" w:themeTint="80"/>
            </w:tcBorders>
            <w:tcMar>
              <w:left w:w="105" w:type="dxa"/>
              <w:right w:w="105" w:type="dxa"/>
            </w:tcMar>
          </w:tcPr>
          <w:p w14:paraId="46E2B690" w14:textId="35BA56E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Alchornea lojaensis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5837AD1D" w14:textId="7BF89F4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-0.703</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613AB98A" w14:textId="7B4E7B7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-6.601</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7BDC7AA7" w14:textId="1EE4DE1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4.128</w:t>
            </w:r>
            <w:r w:rsidRPr="1C1D6FE7">
              <w:rPr>
                <w:rFonts w:ascii="Calibri" w:eastAsia="Calibri" w:hAnsi="Calibri" w:cs="Calibri"/>
                <w:color w:val="000000" w:themeColor="text1"/>
                <w:sz w:val="20"/>
                <w:szCs w:val="20"/>
                <w:lang w:val="en-US"/>
              </w:rPr>
              <w:t> </w:t>
            </w:r>
          </w:p>
        </w:tc>
        <w:tc>
          <w:tcPr>
            <w:tcW w:w="1080" w:type="dxa"/>
            <w:tcBorders>
              <w:top w:val="single" w:sz="6" w:space="0" w:color="7F7F7F" w:themeColor="text1" w:themeTint="80"/>
              <w:bottom w:val="single" w:sz="6" w:space="0" w:color="7F7F7F" w:themeColor="text1" w:themeTint="80"/>
            </w:tcBorders>
            <w:tcMar>
              <w:left w:w="105" w:type="dxa"/>
              <w:right w:w="105" w:type="dxa"/>
            </w:tcMar>
          </w:tcPr>
          <w:p w14:paraId="116F71C2" w14:textId="2F1A9C2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45</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683BA650" w14:textId="0EA037D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sidRPr="1C1D6FE7">
              <w:rPr>
                <w:rFonts w:ascii="Calibri" w:eastAsia="Calibri" w:hAnsi="Calibri" w:cs="Calibri"/>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7670BA54" w14:textId="65B7381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380.1</w:t>
            </w:r>
            <w:r w:rsidRPr="1C1D6FE7">
              <w:rPr>
                <w:rFonts w:ascii="Calibri" w:eastAsia="Calibri" w:hAnsi="Calibri" w:cs="Calibri"/>
                <w:color w:val="000000" w:themeColor="text1"/>
                <w:sz w:val="20"/>
                <w:szCs w:val="20"/>
                <w:lang w:val="en-US"/>
              </w:rPr>
              <w:t> </w:t>
            </w:r>
          </w:p>
        </w:tc>
      </w:tr>
      <w:tr w:rsidR="1C1D6FE7" w14:paraId="529C6166"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885" w:type="dxa"/>
            <w:vMerge/>
            <w:vAlign w:val="center"/>
          </w:tcPr>
          <w:p w14:paraId="6F1E1AD1" w14:textId="77777777" w:rsidR="00562D1E" w:rsidRDefault="00562D1E"/>
        </w:tc>
        <w:tc>
          <w:tcPr>
            <w:tcW w:w="1035" w:type="dxa"/>
            <w:vMerge/>
            <w:tcBorders>
              <w:bottom w:val="single" w:sz="0" w:space="0" w:color="7F7F7F" w:themeColor="text1" w:themeTint="80"/>
            </w:tcBorders>
            <w:vAlign w:val="center"/>
          </w:tcPr>
          <w:p w14:paraId="37EADD24"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770" w:type="dxa"/>
            <w:tcMar>
              <w:left w:w="105" w:type="dxa"/>
              <w:right w:w="105" w:type="dxa"/>
            </w:tcMar>
          </w:tcPr>
          <w:p w14:paraId="2B1A66C8" w14:textId="73EA380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Myrcia sp nov</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63C39907" w14:textId="30EFEC0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6.687</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22BD664C" w14:textId="12485B8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5.608</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5696E392" w14:textId="3FD29E7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-5.984</w:t>
            </w:r>
            <w:r w:rsidRPr="1C1D6FE7">
              <w:rPr>
                <w:rFonts w:ascii="Calibri" w:eastAsia="Calibri" w:hAnsi="Calibri" w:cs="Calibri"/>
                <w:color w:val="000000" w:themeColor="text1"/>
                <w:sz w:val="20"/>
                <w:szCs w:val="20"/>
                <w:lang w:val="en-US"/>
              </w:rPr>
              <w:t> </w:t>
            </w:r>
          </w:p>
        </w:tc>
        <w:tc>
          <w:tcPr>
            <w:tcW w:w="1080" w:type="dxa"/>
            <w:tcMar>
              <w:left w:w="105" w:type="dxa"/>
              <w:right w:w="105" w:type="dxa"/>
            </w:tcMar>
          </w:tcPr>
          <w:p w14:paraId="27740ACF" w14:textId="42B68DC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50</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606D2B18" w14:textId="0D0EAD6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1C1D6FE7">
              <w:rPr>
                <w:rFonts w:ascii="Calibri" w:eastAsia="Calibri" w:hAnsi="Calibri" w:cs="Calibri"/>
                <w:sz w:val="20"/>
                <w:szCs w:val="20"/>
                <w:lang w:val="en-US"/>
              </w:rPr>
              <w:t> </w:t>
            </w:r>
          </w:p>
        </w:tc>
        <w:tc>
          <w:tcPr>
            <w:tcW w:w="705" w:type="dxa"/>
            <w:tcMar>
              <w:left w:w="105" w:type="dxa"/>
              <w:right w:w="105" w:type="dxa"/>
            </w:tcMar>
          </w:tcPr>
          <w:p w14:paraId="067BE8AA" w14:textId="628E0096"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394.1</w:t>
            </w:r>
            <w:r w:rsidRPr="1C1D6FE7">
              <w:rPr>
                <w:rFonts w:ascii="Calibri" w:eastAsia="Calibri" w:hAnsi="Calibri" w:cs="Calibri"/>
                <w:color w:val="000000" w:themeColor="text1"/>
                <w:sz w:val="20"/>
                <w:szCs w:val="20"/>
                <w:lang w:val="en-US"/>
              </w:rPr>
              <w:t> </w:t>
            </w:r>
          </w:p>
        </w:tc>
      </w:tr>
      <w:tr w:rsidR="1C1D6FE7" w14:paraId="0FDCA081" w14:textId="77777777" w:rsidTr="1C1D6FE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5" w:type="dxa"/>
            <w:vMerge/>
            <w:tcBorders>
              <w:top w:val="none" w:sz="0" w:space="0" w:color="auto"/>
              <w:bottom w:val="none" w:sz="0" w:space="0" w:color="auto"/>
            </w:tcBorders>
            <w:vAlign w:val="center"/>
          </w:tcPr>
          <w:p w14:paraId="3B821641" w14:textId="77777777" w:rsidR="00562D1E" w:rsidRDefault="00562D1E"/>
        </w:tc>
        <w:tc>
          <w:tcPr>
            <w:tcW w:w="1035" w:type="dxa"/>
            <w:vMerge w:val="restart"/>
            <w:tcBorders>
              <w:top w:val="single" w:sz="6" w:space="0" w:color="7F7F7F" w:themeColor="text1" w:themeTint="80"/>
              <w:bottom w:val="single" w:sz="6" w:space="0" w:color="7F7F7F" w:themeColor="text1" w:themeTint="80"/>
            </w:tcBorders>
            <w:tcMar>
              <w:left w:w="105" w:type="dxa"/>
              <w:right w:w="105" w:type="dxa"/>
            </w:tcMar>
          </w:tcPr>
          <w:p w14:paraId="23A0F1B3" w14:textId="6025855D"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3000</w:t>
            </w:r>
            <w:r w:rsidRPr="1C1D6FE7">
              <w:rPr>
                <w:rFonts w:ascii="Calibri" w:eastAsia="Calibri" w:hAnsi="Calibri" w:cs="Calibri"/>
                <w:color w:val="000000" w:themeColor="text1"/>
                <w:sz w:val="20"/>
                <w:szCs w:val="20"/>
                <w:lang w:val="en-US"/>
              </w:rPr>
              <w:t> </w:t>
            </w:r>
          </w:p>
        </w:tc>
        <w:tc>
          <w:tcPr>
            <w:tcW w:w="1770" w:type="dxa"/>
            <w:tcBorders>
              <w:top w:val="single" w:sz="6" w:space="0" w:color="7F7F7F" w:themeColor="text1" w:themeTint="80"/>
              <w:bottom w:val="single" w:sz="6" w:space="0" w:color="7F7F7F" w:themeColor="text1" w:themeTint="80"/>
            </w:tcBorders>
            <w:tcMar>
              <w:left w:w="105" w:type="dxa"/>
              <w:right w:w="105" w:type="dxa"/>
            </w:tcMar>
          </w:tcPr>
          <w:p w14:paraId="1E334F16" w14:textId="4C81484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Hedyosmum purpurascens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114002D7" w14:textId="7099993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5.492</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6ACD746A" w14:textId="3DFD707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-5.891</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6EDAC026" w14:textId="1E42CDB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24.202</w:t>
            </w:r>
            <w:r w:rsidRPr="1C1D6FE7">
              <w:rPr>
                <w:rFonts w:ascii="Calibri" w:eastAsia="Calibri" w:hAnsi="Calibri" w:cs="Calibri"/>
                <w:color w:val="000000" w:themeColor="text1"/>
                <w:sz w:val="20"/>
                <w:szCs w:val="20"/>
                <w:lang w:val="en-US"/>
              </w:rPr>
              <w:t> </w:t>
            </w:r>
          </w:p>
        </w:tc>
        <w:tc>
          <w:tcPr>
            <w:tcW w:w="1080" w:type="dxa"/>
            <w:tcBorders>
              <w:top w:val="single" w:sz="6" w:space="0" w:color="7F7F7F" w:themeColor="text1" w:themeTint="80"/>
              <w:bottom w:val="single" w:sz="6" w:space="0" w:color="7F7F7F" w:themeColor="text1" w:themeTint="80"/>
            </w:tcBorders>
            <w:tcMar>
              <w:left w:w="105" w:type="dxa"/>
              <w:right w:w="105" w:type="dxa"/>
            </w:tcMar>
          </w:tcPr>
          <w:p w14:paraId="537DAC05" w14:textId="1DABD82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21</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4481F539" w14:textId="599389E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sidRPr="1C1D6FE7">
              <w:rPr>
                <w:rFonts w:ascii="Calibri" w:eastAsia="Calibri" w:hAnsi="Calibri" w:cs="Calibri"/>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0EEE22F6" w14:textId="425968C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191.9</w:t>
            </w:r>
            <w:r w:rsidRPr="1C1D6FE7">
              <w:rPr>
                <w:rFonts w:ascii="Calibri" w:eastAsia="Calibri" w:hAnsi="Calibri" w:cs="Calibri"/>
                <w:color w:val="000000" w:themeColor="text1"/>
                <w:sz w:val="20"/>
                <w:szCs w:val="20"/>
                <w:lang w:val="en-US"/>
              </w:rPr>
              <w:t> </w:t>
            </w:r>
          </w:p>
        </w:tc>
      </w:tr>
      <w:tr w:rsidR="1C1D6FE7" w14:paraId="1016E5B2"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885" w:type="dxa"/>
            <w:vMerge/>
            <w:tcBorders>
              <w:bottom w:val="single" w:sz="0" w:space="0" w:color="7F7F7F" w:themeColor="text1" w:themeTint="80"/>
            </w:tcBorders>
            <w:vAlign w:val="center"/>
          </w:tcPr>
          <w:p w14:paraId="74D4DF76" w14:textId="77777777" w:rsidR="00562D1E" w:rsidRDefault="00562D1E"/>
        </w:tc>
        <w:tc>
          <w:tcPr>
            <w:tcW w:w="1035" w:type="dxa"/>
            <w:vMerge/>
            <w:tcBorders>
              <w:bottom w:val="single" w:sz="0" w:space="0" w:color="7F7F7F" w:themeColor="text1" w:themeTint="80"/>
            </w:tcBorders>
            <w:vAlign w:val="center"/>
          </w:tcPr>
          <w:p w14:paraId="01994DF3"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770" w:type="dxa"/>
            <w:tcMar>
              <w:left w:w="105" w:type="dxa"/>
              <w:right w:w="105" w:type="dxa"/>
            </w:tcMar>
          </w:tcPr>
          <w:p w14:paraId="1FC25CC0" w14:textId="0D21CFF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Weinmannia loxensis</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4A81E44C" w14:textId="7D62706C"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-4.356</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56436AD6" w14:textId="2D90812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-8.323</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76516FC6" w14:textId="2894390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-3.588</w:t>
            </w:r>
            <w:r w:rsidRPr="1C1D6FE7">
              <w:rPr>
                <w:rFonts w:ascii="Calibri" w:eastAsia="Calibri" w:hAnsi="Calibri" w:cs="Calibri"/>
                <w:color w:val="000000" w:themeColor="text1"/>
                <w:sz w:val="20"/>
                <w:szCs w:val="20"/>
                <w:lang w:val="en-US"/>
              </w:rPr>
              <w:t> </w:t>
            </w:r>
          </w:p>
        </w:tc>
        <w:tc>
          <w:tcPr>
            <w:tcW w:w="1080" w:type="dxa"/>
            <w:tcMar>
              <w:left w:w="105" w:type="dxa"/>
              <w:right w:w="105" w:type="dxa"/>
            </w:tcMar>
          </w:tcPr>
          <w:p w14:paraId="5E306315" w14:textId="12072AE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18</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0DA0D1C1" w14:textId="6527E39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1C1D6FE7">
              <w:rPr>
                <w:rFonts w:ascii="Calibri" w:eastAsia="Calibri" w:hAnsi="Calibri" w:cs="Calibri"/>
                <w:sz w:val="20"/>
                <w:szCs w:val="20"/>
                <w:lang w:val="en-US"/>
              </w:rPr>
              <w:t> </w:t>
            </w:r>
          </w:p>
        </w:tc>
        <w:tc>
          <w:tcPr>
            <w:tcW w:w="705" w:type="dxa"/>
            <w:tcMar>
              <w:left w:w="105" w:type="dxa"/>
              <w:right w:w="105" w:type="dxa"/>
            </w:tcMar>
          </w:tcPr>
          <w:p w14:paraId="61CAEF4A" w14:textId="5C69430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141.5</w:t>
            </w:r>
            <w:r w:rsidRPr="1C1D6FE7">
              <w:rPr>
                <w:rFonts w:ascii="Calibri" w:eastAsia="Calibri" w:hAnsi="Calibri" w:cs="Calibri"/>
                <w:color w:val="000000" w:themeColor="text1"/>
                <w:sz w:val="20"/>
                <w:szCs w:val="20"/>
                <w:lang w:val="en-US"/>
              </w:rPr>
              <w:t> </w:t>
            </w:r>
          </w:p>
        </w:tc>
      </w:tr>
      <w:tr w:rsidR="1C1D6FE7" w14:paraId="060F95F5" w14:textId="77777777" w:rsidTr="1C1D6FE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5" w:type="dxa"/>
            <w:vMerge w:val="restart"/>
            <w:tcBorders>
              <w:top w:val="single" w:sz="6" w:space="0" w:color="7F7F7F" w:themeColor="text1" w:themeTint="80"/>
              <w:bottom w:val="single" w:sz="6" w:space="0" w:color="7F7F7F" w:themeColor="text1" w:themeTint="80"/>
            </w:tcBorders>
            <w:tcMar>
              <w:left w:w="105" w:type="dxa"/>
              <w:right w:w="105" w:type="dxa"/>
            </w:tcMar>
          </w:tcPr>
          <w:p w14:paraId="32CEF2E2" w14:textId="3494EEB9" w:rsidR="1C1D6FE7" w:rsidRDefault="1C1D6FE7" w:rsidP="1C1D6FE7">
            <w:pPr>
              <w:jc w:val="center"/>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δ13C</w:t>
            </w:r>
            <w:r w:rsidRPr="1C1D6FE7">
              <w:rPr>
                <w:rFonts w:ascii="Calibri" w:eastAsia="Calibri" w:hAnsi="Calibri" w:cs="Calibri"/>
                <w:color w:val="000000" w:themeColor="text1"/>
                <w:sz w:val="20"/>
                <w:szCs w:val="20"/>
                <w:lang w:val="en-US"/>
              </w:rPr>
              <w:t> </w:t>
            </w:r>
          </w:p>
        </w:tc>
        <w:tc>
          <w:tcPr>
            <w:tcW w:w="1035" w:type="dxa"/>
            <w:vMerge w:val="restart"/>
            <w:tcBorders>
              <w:top w:val="single" w:sz="6" w:space="0" w:color="7F7F7F" w:themeColor="text1" w:themeTint="80"/>
              <w:bottom w:val="single" w:sz="6" w:space="0" w:color="7F7F7F" w:themeColor="text1" w:themeTint="80"/>
            </w:tcBorders>
            <w:tcMar>
              <w:left w:w="105" w:type="dxa"/>
              <w:right w:w="105" w:type="dxa"/>
            </w:tcMar>
          </w:tcPr>
          <w:p w14:paraId="1D3C9991" w14:textId="5AE9776F"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1000</w:t>
            </w:r>
            <w:r w:rsidRPr="1C1D6FE7">
              <w:rPr>
                <w:rFonts w:ascii="Calibri" w:eastAsia="Calibri" w:hAnsi="Calibri" w:cs="Calibri"/>
                <w:color w:val="000000" w:themeColor="text1"/>
                <w:sz w:val="20"/>
                <w:szCs w:val="20"/>
                <w:lang w:val="en-US"/>
              </w:rPr>
              <w:t> </w:t>
            </w:r>
          </w:p>
        </w:tc>
        <w:tc>
          <w:tcPr>
            <w:tcW w:w="1770" w:type="dxa"/>
            <w:tcBorders>
              <w:top w:val="single" w:sz="6" w:space="0" w:color="7F7F7F" w:themeColor="text1" w:themeTint="80"/>
              <w:bottom w:val="single" w:sz="6" w:space="0" w:color="7F7F7F" w:themeColor="text1" w:themeTint="80"/>
            </w:tcBorders>
            <w:tcMar>
              <w:left w:w="105" w:type="dxa"/>
              <w:right w:w="105" w:type="dxa"/>
            </w:tcMar>
          </w:tcPr>
          <w:p w14:paraId="65858852" w14:textId="08922365"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Pouteria torta</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46BBC8A7" w14:textId="07DEA38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0.282</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5C788420" w14:textId="07CBB2C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0.285</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4B2E8CB6" w14:textId="03BE81C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-0.750</w:t>
            </w:r>
            <w:r w:rsidRPr="1C1D6FE7">
              <w:rPr>
                <w:rFonts w:ascii="Calibri" w:eastAsia="Calibri" w:hAnsi="Calibri" w:cs="Calibri"/>
                <w:color w:val="000000" w:themeColor="text1"/>
                <w:sz w:val="20"/>
                <w:szCs w:val="20"/>
                <w:lang w:val="en-US"/>
              </w:rPr>
              <w:t> </w:t>
            </w:r>
          </w:p>
        </w:tc>
        <w:tc>
          <w:tcPr>
            <w:tcW w:w="1080" w:type="dxa"/>
            <w:tcBorders>
              <w:top w:val="single" w:sz="6" w:space="0" w:color="7F7F7F" w:themeColor="text1" w:themeTint="80"/>
              <w:bottom w:val="single" w:sz="6" w:space="0" w:color="7F7F7F" w:themeColor="text1" w:themeTint="80"/>
            </w:tcBorders>
            <w:tcMar>
              <w:left w:w="105" w:type="dxa"/>
              <w:right w:w="105" w:type="dxa"/>
            </w:tcMar>
          </w:tcPr>
          <w:p w14:paraId="04D63510" w14:textId="567F3F9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36</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30985081" w14:textId="169203A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0.038</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40B11A25" w14:textId="029F6E2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108.9</w:t>
            </w:r>
            <w:r w:rsidRPr="1C1D6FE7">
              <w:rPr>
                <w:rFonts w:ascii="Calibri" w:eastAsia="Calibri" w:hAnsi="Calibri" w:cs="Calibri"/>
                <w:color w:val="000000" w:themeColor="text1"/>
                <w:sz w:val="20"/>
                <w:szCs w:val="20"/>
                <w:lang w:val="en-US"/>
              </w:rPr>
              <w:t> </w:t>
            </w:r>
          </w:p>
        </w:tc>
      </w:tr>
      <w:tr w:rsidR="1C1D6FE7" w14:paraId="112531B2"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885" w:type="dxa"/>
            <w:vMerge/>
            <w:vAlign w:val="center"/>
          </w:tcPr>
          <w:p w14:paraId="7E34C564" w14:textId="77777777" w:rsidR="00562D1E" w:rsidRDefault="00562D1E"/>
        </w:tc>
        <w:tc>
          <w:tcPr>
            <w:tcW w:w="1035" w:type="dxa"/>
            <w:vMerge/>
            <w:tcBorders>
              <w:bottom w:val="single" w:sz="0" w:space="0" w:color="7F7F7F" w:themeColor="text1" w:themeTint="80"/>
            </w:tcBorders>
            <w:vAlign w:val="center"/>
          </w:tcPr>
          <w:p w14:paraId="2DA513D4"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770" w:type="dxa"/>
            <w:tcMar>
              <w:left w:w="105" w:type="dxa"/>
              <w:right w:w="105" w:type="dxa"/>
            </w:tcMar>
          </w:tcPr>
          <w:p w14:paraId="6E31B6BF" w14:textId="2E99BB5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Clarisia racemosa</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5A592B52" w14:textId="46C44F7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-1.170</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5FD442F3" w14:textId="1F4E6E3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0.788</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2B9E6B3D" w14:textId="546332C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0.138</w:t>
            </w:r>
            <w:r w:rsidRPr="1C1D6FE7">
              <w:rPr>
                <w:rFonts w:ascii="Calibri" w:eastAsia="Calibri" w:hAnsi="Calibri" w:cs="Calibri"/>
                <w:color w:val="000000" w:themeColor="text1"/>
                <w:sz w:val="20"/>
                <w:szCs w:val="20"/>
                <w:lang w:val="en-US"/>
              </w:rPr>
              <w:t> </w:t>
            </w:r>
          </w:p>
        </w:tc>
        <w:tc>
          <w:tcPr>
            <w:tcW w:w="1080" w:type="dxa"/>
            <w:tcMar>
              <w:left w:w="105" w:type="dxa"/>
              <w:right w:w="105" w:type="dxa"/>
            </w:tcMar>
          </w:tcPr>
          <w:p w14:paraId="44E6D91D" w14:textId="339D337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12</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4F7461C0" w14:textId="67AD09D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0.352</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17FBC6EE" w14:textId="18469BE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35.4</w:t>
            </w:r>
            <w:r w:rsidRPr="1C1D6FE7">
              <w:rPr>
                <w:rFonts w:ascii="Calibri" w:eastAsia="Calibri" w:hAnsi="Calibri" w:cs="Calibri"/>
                <w:color w:val="000000" w:themeColor="text1"/>
                <w:sz w:val="20"/>
                <w:szCs w:val="20"/>
                <w:lang w:val="en-US"/>
              </w:rPr>
              <w:t> </w:t>
            </w:r>
          </w:p>
        </w:tc>
      </w:tr>
      <w:tr w:rsidR="1C1D6FE7" w14:paraId="796285DE" w14:textId="77777777" w:rsidTr="1C1D6FE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85" w:type="dxa"/>
            <w:vMerge/>
            <w:tcBorders>
              <w:top w:val="none" w:sz="0" w:space="0" w:color="auto"/>
              <w:bottom w:val="none" w:sz="0" w:space="0" w:color="auto"/>
            </w:tcBorders>
            <w:vAlign w:val="center"/>
          </w:tcPr>
          <w:p w14:paraId="5D19361C" w14:textId="77777777" w:rsidR="00562D1E" w:rsidRDefault="00562D1E"/>
        </w:tc>
        <w:tc>
          <w:tcPr>
            <w:tcW w:w="1035" w:type="dxa"/>
            <w:vMerge w:val="restart"/>
            <w:tcBorders>
              <w:top w:val="single" w:sz="6" w:space="0" w:color="7F7F7F" w:themeColor="text1" w:themeTint="80"/>
              <w:bottom w:val="single" w:sz="6" w:space="0" w:color="7F7F7F" w:themeColor="text1" w:themeTint="80"/>
            </w:tcBorders>
            <w:tcMar>
              <w:left w:w="105" w:type="dxa"/>
              <w:right w:w="105" w:type="dxa"/>
            </w:tcMar>
          </w:tcPr>
          <w:p w14:paraId="17C0A36C" w14:textId="6F22B860"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2000</w:t>
            </w:r>
            <w:r w:rsidRPr="1C1D6FE7">
              <w:rPr>
                <w:rFonts w:ascii="Calibri" w:eastAsia="Calibri" w:hAnsi="Calibri" w:cs="Calibri"/>
                <w:color w:val="000000" w:themeColor="text1"/>
                <w:sz w:val="20"/>
                <w:szCs w:val="20"/>
                <w:lang w:val="en-US"/>
              </w:rPr>
              <w:t> </w:t>
            </w:r>
          </w:p>
        </w:tc>
        <w:tc>
          <w:tcPr>
            <w:tcW w:w="1770" w:type="dxa"/>
            <w:tcBorders>
              <w:top w:val="single" w:sz="6" w:space="0" w:color="7F7F7F" w:themeColor="text1" w:themeTint="80"/>
              <w:bottom w:val="single" w:sz="6" w:space="0" w:color="7F7F7F" w:themeColor="text1" w:themeTint="80"/>
            </w:tcBorders>
            <w:tcMar>
              <w:left w:w="105" w:type="dxa"/>
              <w:right w:w="105" w:type="dxa"/>
            </w:tcMar>
          </w:tcPr>
          <w:p w14:paraId="1C9C5B04" w14:textId="39A5955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Alchornea lojaensis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7CDC9598" w14:textId="6A4EDE4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0.006</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29923476" w14:textId="2B45F4F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-0.581</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0C9DE710" w14:textId="4181474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0.332</w:t>
            </w:r>
            <w:r w:rsidRPr="1C1D6FE7">
              <w:rPr>
                <w:rFonts w:ascii="Calibri" w:eastAsia="Calibri" w:hAnsi="Calibri" w:cs="Calibri"/>
                <w:color w:val="000000" w:themeColor="text1"/>
                <w:sz w:val="20"/>
                <w:szCs w:val="20"/>
                <w:lang w:val="en-US"/>
              </w:rPr>
              <w:t> </w:t>
            </w:r>
          </w:p>
        </w:tc>
        <w:tc>
          <w:tcPr>
            <w:tcW w:w="1080" w:type="dxa"/>
            <w:tcBorders>
              <w:top w:val="single" w:sz="6" w:space="0" w:color="7F7F7F" w:themeColor="text1" w:themeTint="80"/>
              <w:bottom w:val="single" w:sz="6" w:space="0" w:color="7F7F7F" w:themeColor="text1" w:themeTint="80"/>
            </w:tcBorders>
            <w:tcMar>
              <w:left w:w="105" w:type="dxa"/>
              <w:right w:w="105" w:type="dxa"/>
            </w:tcMar>
          </w:tcPr>
          <w:p w14:paraId="5F44612F" w14:textId="4F32801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45</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1F081239" w14:textId="5CFC5B0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0.039</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195EB0E3" w14:textId="4A436EF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154.2</w:t>
            </w:r>
            <w:r w:rsidRPr="1C1D6FE7">
              <w:rPr>
                <w:rFonts w:ascii="Calibri" w:eastAsia="Calibri" w:hAnsi="Calibri" w:cs="Calibri"/>
                <w:color w:val="000000" w:themeColor="text1"/>
                <w:sz w:val="20"/>
                <w:szCs w:val="20"/>
                <w:lang w:val="en-US"/>
              </w:rPr>
              <w:t> </w:t>
            </w:r>
          </w:p>
        </w:tc>
      </w:tr>
      <w:tr w:rsidR="1C1D6FE7" w14:paraId="0C88FDC8"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885" w:type="dxa"/>
            <w:vMerge/>
            <w:vAlign w:val="center"/>
          </w:tcPr>
          <w:p w14:paraId="42ABDDB7" w14:textId="77777777" w:rsidR="00562D1E" w:rsidRDefault="00562D1E"/>
        </w:tc>
        <w:tc>
          <w:tcPr>
            <w:tcW w:w="1035" w:type="dxa"/>
            <w:vMerge/>
            <w:tcBorders>
              <w:bottom w:val="single" w:sz="0" w:space="0" w:color="7F7F7F" w:themeColor="text1" w:themeTint="80"/>
            </w:tcBorders>
            <w:vAlign w:val="center"/>
          </w:tcPr>
          <w:p w14:paraId="044D652F"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770" w:type="dxa"/>
            <w:tcMar>
              <w:left w:w="105" w:type="dxa"/>
              <w:right w:w="105" w:type="dxa"/>
            </w:tcMar>
          </w:tcPr>
          <w:p w14:paraId="38EF934B" w14:textId="2775589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Myrcia sp nov</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30762E87" w14:textId="429941B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0.551</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3D697B72" w14:textId="15E4C59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0.457</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35E22C5C" w14:textId="6FB4DDC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-0.486</w:t>
            </w:r>
            <w:r w:rsidRPr="1C1D6FE7">
              <w:rPr>
                <w:rFonts w:ascii="Calibri" w:eastAsia="Calibri" w:hAnsi="Calibri" w:cs="Calibri"/>
                <w:color w:val="000000" w:themeColor="text1"/>
                <w:sz w:val="20"/>
                <w:szCs w:val="20"/>
                <w:lang w:val="en-US"/>
              </w:rPr>
              <w:t> </w:t>
            </w:r>
          </w:p>
        </w:tc>
        <w:tc>
          <w:tcPr>
            <w:tcW w:w="1080" w:type="dxa"/>
            <w:tcMar>
              <w:left w:w="105" w:type="dxa"/>
              <w:right w:w="105" w:type="dxa"/>
            </w:tcMar>
          </w:tcPr>
          <w:p w14:paraId="3661ABF5" w14:textId="54127DB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50</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47663A5C" w14:textId="0074065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0.057</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6A4C793D" w14:textId="0E227DB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149.5</w:t>
            </w:r>
            <w:r w:rsidRPr="1C1D6FE7">
              <w:rPr>
                <w:rFonts w:ascii="Calibri" w:eastAsia="Calibri" w:hAnsi="Calibri" w:cs="Calibri"/>
                <w:color w:val="000000" w:themeColor="text1"/>
                <w:sz w:val="20"/>
                <w:szCs w:val="20"/>
                <w:lang w:val="en-US"/>
              </w:rPr>
              <w:t> </w:t>
            </w:r>
          </w:p>
        </w:tc>
      </w:tr>
      <w:tr w:rsidR="1C1D6FE7" w14:paraId="42391C5E" w14:textId="77777777" w:rsidTr="1C1D6FE7">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885" w:type="dxa"/>
            <w:vMerge/>
            <w:tcBorders>
              <w:top w:val="none" w:sz="0" w:space="0" w:color="auto"/>
              <w:bottom w:val="none" w:sz="0" w:space="0" w:color="auto"/>
            </w:tcBorders>
            <w:vAlign w:val="center"/>
          </w:tcPr>
          <w:p w14:paraId="746FBB98" w14:textId="77777777" w:rsidR="00562D1E" w:rsidRDefault="00562D1E"/>
        </w:tc>
        <w:tc>
          <w:tcPr>
            <w:tcW w:w="1035" w:type="dxa"/>
            <w:vMerge w:val="restart"/>
            <w:tcBorders>
              <w:top w:val="single" w:sz="6" w:space="0" w:color="7F7F7F" w:themeColor="text1" w:themeTint="80"/>
              <w:bottom w:val="single" w:sz="6" w:space="0" w:color="7F7F7F" w:themeColor="text1" w:themeTint="80"/>
            </w:tcBorders>
            <w:tcMar>
              <w:left w:w="105" w:type="dxa"/>
              <w:right w:w="105" w:type="dxa"/>
            </w:tcMar>
          </w:tcPr>
          <w:p w14:paraId="7EC211D2" w14:textId="269BFD85"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3000</w:t>
            </w:r>
            <w:r w:rsidRPr="1C1D6FE7">
              <w:rPr>
                <w:rFonts w:ascii="Calibri" w:eastAsia="Calibri" w:hAnsi="Calibri" w:cs="Calibri"/>
                <w:color w:val="000000" w:themeColor="text1"/>
                <w:sz w:val="20"/>
                <w:szCs w:val="20"/>
                <w:lang w:val="en-US"/>
              </w:rPr>
              <w:t> </w:t>
            </w:r>
          </w:p>
        </w:tc>
        <w:tc>
          <w:tcPr>
            <w:tcW w:w="1770" w:type="dxa"/>
            <w:tcBorders>
              <w:top w:val="single" w:sz="6" w:space="0" w:color="7F7F7F" w:themeColor="text1" w:themeTint="80"/>
              <w:bottom w:val="single" w:sz="6" w:space="0" w:color="7F7F7F" w:themeColor="text1" w:themeTint="80"/>
            </w:tcBorders>
            <w:tcMar>
              <w:left w:w="105" w:type="dxa"/>
              <w:right w:w="105" w:type="dxa"/>
            </w:tcMar>
          </w:tcPr>
          <w:p w14:paraId="66BBCCEE" w14:textId="224F1A7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Hedyosmum purpurascens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7EF6B508" w14:textId="4EDC523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0.453</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3A4CCDF3" w14:textId="5A026B0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-0.483</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5DD125CB" w14:textId="50C85B6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1.986</w:t>
            </w:r>
            <w:r w:rsidRPr="1C1D6FE7">
              <w:rPr>
                <w:rFonts w:ascii="Calibri" w:eastAsia="Calibri" w:hAnsi="Calibri" w:cs="Calibri"/>
                <w:color w:val="000000" w:themeColor="text1"/>
                <w:sz w:val="20"/>
                <w:szCs w:val="20"/>
                <w:lang w:val="en-US"/>
              </w:rPr>
              <w:t> </w:t>
            </w:r>
          </w:p>
        </w:tc>
        <w:tc>
          <w:tcPr>
            <w:tcW w:w="1080" w:type="dxa"/>
            <w:tcBorders>
              <w:top w:val="single" w:sz="6" w:space="0" w:color="7F7F7F" w:themeColor="text1" w:themeTint="80"/>
              <w:bottom w:val="single" w:sz="6" w:space="0" w:color="7F7F7F" w:themeColor="text1" w:themeTint="80"/>
            </w:tcBorders>
            <w:tcMar>
              <w:left w:w="105" w:type="dxa"/>
              <w:right w:w="105" w:type="dxa"/>
            </w:tcMar>
          </w:tcPr>
          <w:p w14:paraId="59EE891E" w14:textId="435CC3C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21</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17C43C24" w14:textId="415C88E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0.188</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27750C16" w14:textId="297FACE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84.3</w:t>
            </w:r>
            <w:r w:rsidRPr="1C1D6FE7">
              <w:rPr>
                <w:rFonts w:ascii="Calibri" w:eastAsia="Calibri" w:hAnsi="Calibri" w:cs="Calibri"/>
                <w:color w:val="000000" w:themeColor="text1"/>
                <w:sz w:val="20"/>
                <w:szCs w:val="20"/>
                <w:lang w:val="en-US"/>
              </w:rPr>
              <w:t> </w:t>
            </w:r>
          </w:p>
        </w:tc>
      </w:tr>
      <w:tr w:rsidR="1C1D6FE7" w14:paraId="3006DEFB"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885" w:type="dxa"/>
            <w:vMerge/>
            <w:tcBorders>
              <w:bottom w:val="single" w:sz="0" w:space="0" w:color="7F7F7F" w:themeColor="text1" w:themeTint="80"/>
            </w:tcBorders>
            <w:vAlign w:val="center"/>
          </w:tcPr>
          <w:p w14:paraId="53761833" w14:textId="77777777" w:rsidR="00562D1E" w:rsidRDefault="00562D1E"/>
        </w:tc>
        <w:tc>
          <w:tcPr>
            <w:tcW w:w="1035" w:type="dxa"/>
            <w:vMerge/>
            <w:tcBorders>
              <w:bottom w:val="single" w:sz="0" w:space="0" w:color="7F7F7F" w:themeColor="text1" w:themeTint="80"/>
            </w:tcBorders>
            <w:vAlign w:val="center"/>
          </w:tcPr>
          <w:p w14:paraId="5F291CF6"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770" w:type="dxa"/>
            <w:tcMar>
              <w:left w:w="105" w:type="dxa"/>
              <w:right w:w="105" w:type="dxa"/>
            </w:tcMar>
          </w:tcPr>
          <w:p w14:paraId="2DC7C874" w14:textId="6C15977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Weinmannia loxensis</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48CFE827" w14:textId="7830714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-0.346</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140BC6AF" w14:textId="20DDFD0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-0.613</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459CECCA" w14:textId="7EE980A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-0.253</w:t>
            </w:r>
            <w:r w:rsidRPr="1C1D6FE7">
              <w:rPr>
                <w:rFonts w:ascii="Calibri" w:eastAsia="Calibri" w:hAnsi="Calibri" w:cs="Calibri"/>
                <w:color w:val="000000" w:themeColor="text1"/>
                <w:sz w:val="20"/>
                <w:szCs w:val="20"/>
                <w:lang w:val="en-US"/>
              </w:rPr>
              <w:t> </w:t>
            </w:r>
          </w:p>
        </w:tc>
        <w:tc>
          <w:tcPr>
            <w:tcW w:w="1080" w:type="dxa"/>
            <w:tcMar>
              <w:left w:w="105" w:type="dxa"/>
              <w:right w:w="105" w:type="dxa"/>
            </w:tcMar>
          </w:tcPr>
          <w:p w14:paraId="2FA8074D" w14:textId="045C396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18</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70B945E3" w14:textId="65D70C8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0.154</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197B6025" w14:textId="4AAF492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53.3</w:t>
            </w:r>
            <w:r w:rsidRPr="1C1D6FE7">
              <w:rPr>
                <w:rFonts w:ascii="Calibri" w:eastAsia="Calibri" w:hAnsi="Calibri" w:cs="Calibri"/>
                <w:color w:val="000000" w:themeColor="text1"/>
                <w:sz w:val="20"/>
                <w:szCs w:val="20"/>
                <w:lang w:val="en-US"/>
              </w:rPr>
              <w:t> </w:t>
            </w:r>
          </w:p>
        </w:tc>
      </w:tr>
      <w:tr w:rsidR="1C1D6FE7" w14:paraId="5060583B" w14:textId="77777777" w:rsidTr="1C1D6FE7">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885" w:type="dxa"/>
            <w:vMerge w:val="restart"/>
            <w:tcBorders>
              <w:top w:val="single" w:sz="6" w:space="0" w:color="7F7F7F" w:themeColor="text1" w:themeTint="80"/>
              <w:bottom w:val="single" w:sz="6" w:space="0" w:color="7F7F7F" w:themeColor="text1" w:themeTint="80"/>
            </w:tcBorders>
            <w:tcMar>
              <w:left w:w="105" w:type="dxa"/>
              <w:right w:w="105" w:type="dxa"/>
            </w:tcMar>
          </w:tcPr>
          <w:p w14:paraId="2011E0B0" w14:textId="60370236" w:rsidR="1C1D6FE7" w:rsidRDefault="1C1D6FE7" w:rsidP="1C1D6FE7">
            <w:pPr>
              <w:jc w:val="center"/>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Ci/Ca</w:t>
            </w:r>
            <w:r w:rsidRPr="1C1D6FE7">
              <w:rPr>
                <w:rFonts w:ascii="Calibri" w:eastAsia="Calibri" w:hAnsi="Calibri" w:cs="Calibri"/>
                <w:color w:val="000000" w:themeColor="text1"/>
                <w:sz w:val="20"/>
                <w:szCs w:val="20"/>
                <w:lang w:val="en-US"/>
              </w:rPr>
              <w:t> </w:t>
            </w:r>
          </w:p>
        </w:tc>
        <w:tc>
          <w:tcPr>
            <w:tcW w:w="1035" w:type="dxa"/>
            <w:vMerge w:val="restart"/>
            <w:tcBorders>
              <w:top w:val="single" w:sz="6" w:space="0" w:color="7F7F7F" w:themeColor="text1" w:themeTint="80"/>
              <w:bottom w:val="single" w:sz="6" w:space="0" w:color="7F7F7F" w:themeColor="text1" w:themeTint="80"/>
            </w:tcBorders>
            <w:tcMar>
              <w:left w:w="105" w:type="dxa"/>
              <w:right w:w="105" w:type="dxa"/>
            </w:tcMar>
          </w:tcPr>
          <w:p w14:paraId="6524BD70" w14:textId="0547CCBD"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1000</w:t>
            </w:r>
            <w:r w:rsidRPr="1C1D6FE7">
              <w:rPr>
                <w:rFonts w:ascii="Calibri" w:eastAsia="Calibri" w:hAnsi="Calibri" w:cs="Calibri"/>
                <w:color w:val="000000" w:themeColor="text1"/>
                <w:sz w:val="20"/>
                <w:szCs w:val="20"/>
                <w:lang w:val="en-US"/>
              </w:rPr>
              <w:t> </w:t>
            </w:r>
          </w:p>
        </w:tc>
        <w:tc>
          <w:tcPr>
            <w:tcW w:w="1770" w:type="dxa"/>
            <w:tcBorders>
              <w:top w:val="single" w:sz="6" w:space="0" w:color="7F7F7F" w:themeColor="text1" w:themeTint="80"/>
              <w:bottom w:val="single" w:sz="6" w:space="0" w:color="7F7F7F" w:themeColor="text1" w:themeTint="80"/>
            </w:tcBorders>
            <w:tcMar>
              <w:left w:w="105" w:type="dxa"/>
              <w:right w:w="105" w:type="dxa"/>
            </w:tcMar>
          </w:tcPr>
          <w:p w14:paraId="5F32835C" w14:textId="3ECCE68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Pouteria torta</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5884D090" w14:textId="20A1514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-0.055*</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45DEA0EC" w14:textId="4F560FE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-0.013</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5E89B2CB" w14:textId="18F09F5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0.077+</w:t>
            </w:r>
            <w:r w:rsidRPr="1C1D6FE7">
              <w:rPr>
                <w:rFonts w:ascii="Calibri" w:eastAsia="Calibri" w:hAnsi="Calibri" w:cs="Calibri"/>
                <w:color w:val="000000" w:themeColor="text1"/>
                <w:sz w:val="20"/>
                <w:szCs w:val="20"/>
                <w:lang w:val="en-US"/>
              </w:rPr>
              <w:t> </w:t>
            </w:r>
          </w:p>
        </w:tc>
        <w:tc>
          <w:tcPr>
            <w:tcW w:w="1080" w:type="dxa"/>
            <w:tcBorders>
              <w:top w:val="single" w:sz="6" w:space="0" w:color="7F7F7F" w:themeColor="text1" w:themeTint="80"/>
              <w:bottom w:val="single" w:sz="6" w:space="0" w:color="7F7F7F" w:themeColor="text1" w:themeTint="80"/>
            </w:tcBorders>
            <w:tcMar>
              <w:left w:w="105" w:type="dxa"/>
              <w:right w:w="105" w:type="dxa"/>
            </w:tcMar>
          </w:tcPr>
          <w:p w14:paraId="36E5AC95" w14:textId="5C97ABD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36</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26506123" w14:textId="5094922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0.152</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2301B421" w14:textId="356094B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-68.5</w:t>
            </w:r>
            <w:r w:rsidRPr="1C1D6FE7">
              <w:rPr>
                <w:rFonts w:ascii="Calibri" w:eastAsia="Calibri" w:hAnsi="Calibri" w:cs="Calibri"/>
                <w:color w:val="000000" w:themeColor="text1"/>
                <w:sz w:val="20"/>
                <w:szCs w:val="20"/>
                <w:lang w:val="en-US"/>
              </w:rPr>
              <w:t> </w:t>
            </w:r>
          </w:p>
        </w:tc>
      </w:tr>
      <w:tr w:rsidR="1C1D6FE7" w14:paraId="43729235"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885" w:type="dxa"/>
            <w:vMerge/>
            <w:vAlign w:val="center"/>
          </w:tcPr>
          <w:p w14:paraId="005F12E9" w14:textId="77777777" w:rsidR="00562D1E" w:rsidRDefault="00562D1E"/>
        </w:tc>
        <w:tc>
          <w:tcPr>
            <w:tcW w:w="1035" w:type="dxa"/>
            <w:vMerge/>
            <w:tcBorders>
              <w:bottom w:val="single" w:sz="0" w:space="0" w:color="7F7F7F" w:themeColor="text1" w:themeTint="80"/>
            </w:tcBorders>
            <w:vAlign w:val="center"/>
          </w:tcPr>
          <w:p w14:paraId="54FBE93C"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770" w:type="dxa"/>
            <w:tcMar>
              <w:left w:w="105" w:type="dxa"/>
              <w:right w:w="105" w:type="dxa"/>
            </w:tcMar>
          </w:tcPr>
          <w:p w14:paraId="71FB548C" w14:textId="43B10E9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Clarisia racemosa</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140D8F2B" w14:textId="26E171B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0.055</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3960A52A" w14:textId="6A5C482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-0.037</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10DAA858" w14:textId="6A0CF2F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-0.007</w:t>
            </w:r>
            <w:r w:rsidRPr="1C1D6FE7">
              <w:rPr>
                <w:rFonts w:ascii="Calibri" w:eastAsia="Calibri" w:hAnsi="Calibri" w:cs="Calibri"/>
                <w:color w:val="000000" w:themeColor="text1"/>
                <w:sz w:val="20"/>
                <w:szCs w:val="20"/>
                <w:lang w:val="en-US"/>
              </w:rPr>
              <w:t> </w:t>
            </w:r>
          </w:p>
        </w:tc>
        <w:tc>
          <w:tcPr>
            <w:tcW w:w="1080" w:type="dxa"/>
            <w:tcMar>
              <w:left w:w="105" w:type="dxa"/>
              <w:right w:w="105" w:type="dxa"/>
            </w:tcMar>
          </w:tcPr>
          <w:p w14:paraId="4CD25C54" w14:textId="26E49D4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12</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177B4DD8" w14:textId="6CF0F39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0.353</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0B0BD1FC" w14:textId="6669E7B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-13.7</w:t>
            </w:r>
            <w:r w:rsidRPr="1C1D6FE7">
              <w:rPr>
                <w:rFonts w:ascii="Calibri" w:eastAsia="Calibri" w:hAnsi="Calibri" w:cs="Calibri"/>
                <w:color w:val="000000" w:themeColor="text1"/>
                <w:sz w:val="20"/>
                <w:szCs w:val="20"/>
                <w:lang w:val="en-US"/>
              </w:rPr>
              <w:t> </w:t>
            </w:r>
          </w:p>
        </w:tc>
      </w:tr>
      <w:tr w:rsidR="1C1D6FE7" w14:paraId="4ECB4F36" w14:textId="77777777" w:rsidTr="1C1D6FE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885" w:type="dxa"/>
            <w:vMerge/>
            <w:tcBorders>
              <w:top w:val="none" w:sz="0" w:space="0" w:color="auto"/>
              <w:bottom w:val="none" w:sz="0" w:space="0" w:color="auto"/>
            </w:tcBorders>
            <w:vAlign w:val="center"/>
          </w:tcPr>
          <w:p w14:paraId="32914D9D" w14:textId="77777777" w:rsidR="00562D1E" w:rsidRDefault="00562D1E"/>
        </w:tc>
        <w:tc>
          <w:tcPr>
            <w:tcW w:w="1035" w:type="dxa"/>
            <w:vMerge w:val="restart"/>
            <w:tcBorders>
              <w:top w:val="single" w:sz="6" w:space="0" w:color="7F7F7F" w:themeColor="text1" w:themeTint="80"/>
              <w:bottom w:val="single" w:sz="6" w:space="0" w:color="7F7F7F" w:themeColor="text1" w:themeTint="80"/>
            </w:tcBorders>
            <w:tcMar>
              <w:left w:w="105" w:type="dxa"/>
              <w:right w:w="105" w:type="dxa"/>
            </w:tcMar>
          </w:tcPr>
          <w:p w14:paraId="32573811" w14:textId="26C25CE7"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2000</w:t>
            </w:r>
            <w:r w:rsidRPr="1C1D6FE7">
              <w:rPr>
                <w:rFonts w:ascii="Calibri" w:eastAsia="Calibri" w:hAnsi="Calibri" w:cs="Calibri"/>
                <w:color w:val="000000" w:themeColor="text1"/>
                <w:sz w:val="20"/>
                <w:szCs w:val="20"/>
                <w:lang w:val="en-US"/>
              </w:rPr>
              <w:t> </w:t>
            </w:r>
          </w:p>
        </w:tc>
        <w:tc>
          <w:tcPr>
            <w:tcW w:w="1770" w:type="dxa"/>
            <w:tcBorders>
              <w:top w:val="single" w:sz="6" w:space="0" w:color="7F7F7F" w:themeColor="text1" w:themeTint="80"/>
              <w:bottom w:val="single" w:sz="6" w:space="0" w:color="7F7F7F" w:themeColor="text1" w:themeTint="80"/>
            </w:tcBorders>
            <w:tcMar>
              <w:left w:w="105" w:type="dxa"/>
              <w:right w:w="105" w:type="dxa"/>
            </w:tcMar>
          </w:tcPr>
          <w:p w14:paraId="3CCCA4CF" w14:textId="1C6DB74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Alchornea lojaensis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36049E07" w14:textId="2BB2B22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0.000</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6077F0FC" w14:textId="3DEEC32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0.027</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20D6082D" w14:textId="6DEDCF1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-0.015</w:t>
            </w:r>
            <w:r w:rsidRPr="1C1D6FE7">
              <w:rPr>
                <w:rFonts w:ascii="Calibri" w:eastAsia="Calibri" w:hAnsi="Calibri" w:cs="Calibri"/>
                <w:color w:val="000000" w:themeColor="text1"/>
                <w:sz w:val="20"/>
                <w:szCs w:val="20"/>
                <w:lang w:val="en-US"/>
              </w:rPr>
              <w:t> </w:t>
            </w:r>
          </w:p>
        </w:tc>
        <w:tc>
          <w:tcPr>
            <w:tcW w:w="1080" w:type="dxa"/>
            <w:tcBorders>
              <w:top w:val="single" w:sz="6" w:space="0" w:color="7F7F7F" w:themeColor="text1" w:themeTint="80"/>
              <w:bottom w:val="single" w:sz="6" w:space="0" w:color="7F7F7F" w:themeColor="text1" w:themeTint="80"/>
            </w:tcBorders>
            <w:tcMar>
              <w:left w:w="105" w:type="dxa"/>
              <w:right w:w="105" w:type="dxa"/>
            </w:tcMar>
          </w:tcPr>
          <w:p w14:paraId="6FDD959A" w14:textId="0FCE87F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45</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1882162E" w14:textId="75AD0AE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0.039</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6ACA8ABE" w14:textId="4CE9108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-97.7</w:t>
            </w:r>
            <w:r w:rsidRPr="1C1D6FE7">
              <w:rPr>
                <w:rFonts w:ascii="Calibri" w:eastAsia="Calibri" w:hAnsi="Calibri" w:cs="Calibri"/>
                <w:color w:val="000000" w:themeColor="text1"/>
                <w:sz w:val="20"/>
                <w:szCs w:val="20"/>
                <w:lang w:val="en-US"/>
              </w:rPr>
              <w:t> </w:t>
            </w:r>
          </w:p>
        </w:tc>
      </w:tr>
      <w:tr w:rsidR="1C1D6FE7" w14:paraId="423A768E"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885" w:type="dxa"/>
            <w:vMerge/>
            <w:vAlign w:val="center"/>
          </w:tcPr>
          <w:p w14:paraId="046287DD" w14:textId="77777777" w:rsidR="00562D1E" w:rsidRDefault="00562D1E"/>
        </w:tc>
        <w:tc>
          <w:tcPr>
            <w:tcW w:w="1035" w:type="dxa"/>
            <w:vMerge/>
            <w:tcBorders>
              <w:bottom w:val="single" w:sz="0" w:space="0" w:color="7F7F7F" w:themeColor="text1" w:themeTint="80"/>
            </w:tcBorders>
            <w:vAlign w:val="center"/>
          </w:tcPr>
          <w:p w14:paraId="336DA198"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770" w:type="dxa"/>
            <w:tcMar>
              <w:left w:w="105" w:type="dxa"/>
              <w:right w:w="105" w:type="dxa"/>
            </w:tcMar>
          </w:tcPr>
          <w:p w14:paraId="4AE7B30E" w14:textId="0B0F4E0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Myrcia sp nov</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578E3948" w14:textId="5BF669D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-0.025</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630365B5" w14:textId="453442E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-0.022</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20445CF5" w14:textId="3002D4E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0.023</w:t>
            </w:r>
            <w:r w:rsidRPr="1C1D6FE7">
              <w:rPr>
                <w:rFonts w:ascii="Calibri" w:eastAsia="Calibri" w:hAnsi="Calibri" w:cs="Calibri"/>
                <w:color w:val="000000" w:themeColor="text1"/>
                <w:sz w:val="20"/>
                <w:szCs w:val="20"/>
                <w:lang w:val="en-US"/>
              </w:rPr>
              <w:t> </w:t>
            </w:r>
          </w:p>
        </w:tc>
        <w:tc>
          <w:tcPr>
            <w:tcW w:w="1080" w:type="dxa"/>
            <w:tcMar>
              <w:left w:w="105" w:type="dxa"/>
              <w:right w:w="105" w:type="dxa"/>
            </w:tcMar>
          </w:tcPr>
          <w:p w14:paraId="7CEAB3CC" w14:textId="5839B9D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50</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189F8CAB" w14:textId="4260762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0.057</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71219DBB" w14:textId="5F64DC5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-133.3</w:t>
            </w:r>
            <w:r w:rsidRPr="1C1D6FE7">
              <w:rPr>
                <w:rFonts w:ascii="Calibri" w:eastAsia="Calibri" w:hAnsi="Calibri" w:cs="Calibri"/>
                <w:color w:val="000000" w:themeColor="text1"/>
                <w:sz w:val="20"/>
                <w:szCs w:val="20"/>
                <w:lang w:val="en-US"/>
              </w:rPr>
              <w:t> </w:t>
            </w:r>
          </w:p>
        </w:tc>
      </w:tr>
      <w:tr w:rsidR="1C1D6FE7" w14:paraId="0483AA1E" w14:textId="77777777" w:rsidTr="1C1D6FE7">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885" w:type="dxa"/>
            <w:vMerge/>
            <w:tcBorders>
              <w:top w:val="none" w:sz="0" w:space="0" w:color="auto"/>
              <w:bottom w:val="none" w:sz="0" w:space="0" w:color="auto"/>
            </w:tcBorders>
            <w:vAlign w:val="center"/>
          </w:tcPr>
          <w:p w14:paraId="68C0CCF8" w14:textId="77777777" w:rsidR="00562D1E" w:rsidRDefault="00562D1E"/>
        </w:tc>
        <w:tc>
          <w:tcPr>
            <w:tcW w:w="1035" w:type="dxa"/>
            <w:vMerge w:val="restart"/>
            <w:tcBorders>
              <w:top w:val="single" w:sz="6" w:space="0" w:color="7F7F7F" w:themeColor="text1" w:themeTint="80"/>
              <w:bottom w:val="single" w:sz="6" w:space="0" w:color="7F7F7F" w:themeColor="text1" w:themeTint="80"/>
            </w:tcBorders>
            <w:tcMar>
              <w:left w:w="105" w:type="dxa"/>
              <w:right w:w="105" w:type="dxa"/>
            </w:tcMar>
          </w:tcPr>
          <w:p w14:paraId="5A84B256" w14:textId="1C9B62F2"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3000</w:t>
            </w:r>
            <w:r w:rsidRPr="1C1D6FE7">
              <w:rPr>
                <w:rFonts w:ascii="Calibri" w:eastAsia="Calibri" w:hAnsi="Calibri" w:cs="Calibri"/>
                <w:color w:val="000000" w:themeColor="text1"/>
                <w:sz w:val="20"/>
                <w:szCs w:val="20"/>
                <w:lang w:val="en-US"/>
              </w:rPr>
              <w:t> </w:t>
            </w:r>
          </w:p>
        </w:tc>
        <w:tc>
          <w:tcPr>
            <w:tcW w:w="1770" w:type="dxa"/>
            <w:tcBorders>
              <w:top w:val="single" w:sz="6" w:space="0" w:color="7F7F7F" w:themeColor="text1" w:themeTint="80"/>
              <w:bottom w:val="single" w:sz="6" w:space="0" w:color="7F7F7F" w:themeColor="text1" w:themeTint="80"/>
            </w:tcBorders>
            <w:tcMar>
              <w:left w:w="105" w:type="dxa"/>
              <w:right w:w="105" w:type="dxa"/>
            </w:tcMar>
          </w:tcPr>
          <w:p w14:paraId="1029AA94" w14:textId="6A37584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Hedyosmum purpurascens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2BE990C4" w14:textId="198D89C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-0.021</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74383E0E" w14:textId="50ED231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0.022</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2B3503DF" w14:textId="0AEA5525"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-0.092</w:t>
            </w:r>
            <w:r w:rsidRPr="1C1D6FE7">
              <w:rPr>
                <w:rFonts w:ascii="Calibri" w:eastAsia="Calibri" w:hAnsi="Calibri" w:cs="Calibri"/>
                <w:color w:val="000000" w:themeColor="text1"/>
                <w:sz w:val="20"/>
                <w:szCs w:val="20"/>
                <w:lang w:val="en-US"/>
              </w:rPr>
              <w:t> </w:t>
            </w:r>
          </w:p>
        </w:tc>
        <w:tc>
          <w:tcPr>
            <w:tcW w:w="1080" w:type="dxa"/>
            <w:tcBorders>
              <w:top w:val="single" w:sz="6" w:space="0" w:color="7F7F7F" w:themeColor="text1" w:themeTint="80"/>
              <w:bottom w:val="single" w:sz="6" w:space="0" w:color="7F7F7F" w:themeColor="text1" w:themeTint="80"/>
            </w:tcBorders>
            <w:tcMar>
              <w:left w:w="105" w:type="dxa"/>
              <w:right w:w="105" w:type="dxa"/>
            </w:tcMar>
          </w:tcPr>
          <w:p w14:paraId="754C9DDF" w14:textId="2B040AE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21</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699F3C05" w14:textId="7200DDB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0.188</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3E4B74E3" w14:textId="02B887EE"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-20.2</w:t>
            </w:r>
            <w:r w:rsidRPr="1C1D6FE7">
              <w:rPr>
                <w:rFonts w:ascii="Calibri" w:eastAsia="Calibri" w:hAnsi="Calibri" w:cs="Calibri"/>
                <w:color w:val="000000" w:themeColor="text1"/>
                <w:sz w:val="20"/>
                <w:szCs w:val="20"/>
                <w:lang w:val="en-US"/>
              </w:rPr>
              <w:t> </w:t>
            </w:r>
          </w:p>
        </w:tc>
      </w:tr>
      <w:tr w:rsidR="1C1D6FE7" w14:paraId="15F76427" w14:textId="77777777" w:rsidTr="1C1D6FE7">
        <w:trPr>
          <w:trHeight w:val="315"/>
        </w:trPr>
        <w:tc>
          <w:tcPr>
            <w:cnfStyle w:val="001000000000" w:firstRow="0" w:lastRow="0" w:firstColumn="1" w:lastColumn="0" w:oddVBand="0" w:evenVBand="0" w:oddHBand="0" w:evenHBand="0" w:firstRowFirstColumn="0" w:firstRowLastColumn="0" w:lastRowFirstColumn="0" w:lastRowLastColumn="0"/>
            <w:tcW w:w="885" w:type="dxa"/>
            <w:vMerge/>
            <w:tcBorders>
              <w:top w:val="single" w:sz="0" w:space="0" w:color="7F7F7F" w:themeColor="text1" w:themeTint="80"/>
              <w:bottom w:val="single" w:sz="0" w:space="0" w:color="7F7F7F" w:themeColor="text1" w:themeTint="80"/>
            </w:tcBorders>
            <w:vAlign w:val="center"/>
          </w:tcPr>
          <w:p w14:paraId="1AD8CBA9" w14:textId="77777777" w:rsidR="00562D1E" w:rsidRDefault="00562D1E"/>
        </w:tc>
        <w:tc>
          <w:tcPr>
            <w:tcW w:w="1035" w:type="dxa"/>
            <w:vMerge/>
            <w:tcBorders>
              <w:top w:val="single" w:sz="0" w:space="0" w:color="7F7F7F" w:themeColor="text1" w:themeTint="80"/>
              <w:bottom w:val="single" w:sz="0" w:space="0" w:color="7F7F7F" w:themeColor="text1" w:themeTint="80"/>
            </w:tcBorders>
            <w:vAlign w:val="center"/>
          </w:tcPr>
          <w:p w14:paraId="4B487D75"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770" w:type="dxa"/>
            <w:tcMar>
              <w:left w:w="105" w:type="dxa"/>
              <w:right w:w="105" w:type="dxa"/>
            </w:tcMar>
          </w:tcPr>
          <w:p w14:paraId="3A2E5DD1" w14:textId="7B1DDF0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Weinmannia loxensis</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169C63E2" w14:textId="631ABC6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0.016</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6F16115E" w14:textId="74DAEAA3"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0.029</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05A15742" w14:textId="0FD272D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0.012</w:t>
            </w:r>
            <w:r w:rsidRPr="1C1D6FE7">
              <w:rPr>
                <w:rFonts w:ascii="Calibri" w:eastAsia="Calibri" w:hAnsi="Calibri" w:cs="Calibri"/>
                <w:color w:val="000000" w:themeColor="text1"/>
                <w:sz w:val="20"/>
                <w:szCs w:val="20"/>
                <w:lang w:val="en-US"/>
              </w:rPr>
              <w:t> </w:t>
            </w:r>
          </w:p>
        </w:tc>
        <w:tc>
          <w:tcPr>
            <w:tcW w:w="1080" w:type="dxa"/>
            <w:tcMar>
              <w:left w:w="105" w:type="dxa"/>
              <w:right w:w="105" w:type="dxa"/>
            </w:tcMar>
          </w:tcPr>
          <w:p w14:paraId="67171660" w14:textId="137634E3"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18</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4C3B9039" w14:textId="25290F76"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0.155</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24621FA2" w14:textId="462D8323"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-32.7</w:t>
            </w:r>
            <w:r w:rsidRPr="1C1D6FE7">
              <w:rPr>
                <w:rFonts w:ascii="Calibri" w:eastAsia="Calibri" w:hAnsi="Calibri" w:cs="Calibri"/>
                <w:color w:val="000000" w:themeColor="text1"/>
                <w:sz w:val="20"/>
                <w:szCs w:val="20"/>
                <w:lang w:val="en-US"/>
              </w:rPr>
              <w:t> </w:t>
            </w:r>
          </w:p>
        </w:tc>
      </w:tr>
    </w:tbl>
    <w:p w14:paraId="72D8892C" w14:textId="5532B9D7" w:rsidR="1C1D6FE7" w:rsidRDefault="1C1D6FE7" w:rsidP="1C1D6FE7">
      <w:pPr>
        <w:rPr>
          <w:rFonts w:ascii="Calibri" w:eastAsia="Calibri" w:hAnsi="Calibri" w:cs="Calibri"/>
          <w:color w:val="000000" w:themeColor="text1"/>
          <w:lang w:val="nl-NL"/>
        </w:rPr>
      </w:pPr>
    </w:p>
    <w:p w14:paraId="28EA14B2" w14:textId="04C3F1FE" w:rsidR="1C1D6FE7" w:rsidRDefault="1C1D6FE7" w:rsidP="1C1D6FE7">
      <w:pPr>
        <w:rPr>
          <w:rFonts w:ascii="Calibri" w:eastAsia="Calibri" w:hAnsi="Calibri" w:cs="Calibri"/>
          <w:color w:val="000000" w:themeColor="text1"/>
          <w:lang w:val="nl-NL"/>
        </w:rPr>
      </w:pPr>
    </w:p>
    <w:p w14:paraId="0E08FE90" w14:textId="3E378262" w:rsidR="1C1D6FE7" w:rsidRDefault="1C1D6FE7" w:rsidP="1C1D6FE7">
      <w:pPr>
        <w:rPr>
          <w:rFonts w:ascii="Calibri" w:eastAsia="Calibri" w:hAnsi="Calibri" w:cs="Calibri"/>
          <w:color w:val="000000" w:themeColor="text1"/>
          <w:lang w:val="nl-NL"/>
        </w:rPr>
      </w:pPr>
    </w:p>
    <w:p w14:paraId="05584CF5" w14:textId="5F012344" w:rsidR="1C1D6FE7" w:rsidRDefault="1C1D6FE7" w:rsidP="1C1D6FE7">
      <w:pPr>
        <w:spacing w:after="0" w:line="240" w:lineRule="auto"/>
        <w:jc w:val="both"/>
        <w:rPr>
          <w:rFonts w:ascii="Calibri" w:eastAsia="Calibri" w:hAnsi="Calibri" w:cs="Calibri"/>
          <w:color w:val="000000" w:themeColor="text1"/>
          <w:lang w:val="nl-NL"/>
        </w:rPr>
      </w:pPr>
      <w:r w:rsidRPr="1C1D6FE7">
        <w:rPr>
          <w:rFonts w:ascii="Calibri" w:eastAsia="Calibri" w:hAnsi="Calibri" w:cs="Calibri"/>
          <w:b/>
          <w:bCs/>
          <w:color w:val="000000" w:themeColor="text1"/>
          <w:lang w:val="en-US"/>
        </w:rPr>
        <w:t>Table S3. </w:t>
      </w:r>
      <w:r w:rsidRPr="1C1D6FE7">
        <w:rPr>
          <w:rFonts w:ascii="Calibri" w:eastAsia="Calibri" w:hAnsi="Calibri" w:cs="Calibri"/>
          <w:color w:val="000000" w:themeColor="text1"/>
          <w:lang w:val="en-US"/>
        </w:rPr>
        <w:t>Estimates of nutrients and leaf ratios to nitrogen (N) and phosphorus (P) addition. Results are based on linear mixed-effects models (LMMs) using a factorial N × P design. Significant effects are indicated by * (p &lt; 0.05). </w:t>
      </w:r>
    </w:p>
    <w:p w14:paraId="319D904F" w14:textId="2E7D24C1" w:rsidR="1C1D6FE7" w:rsidRDefault="1C1D6FE7" w:rsidP="1C1D6FE7">
      <w:pPr>
        <w:spacing w:after="0" w:line="240" w:lineRule="auto"/>
        <w:jc w:val="both"/>
        <w:rPr>
          <w:rFonts w:ascii="Segoe UI" w:eastAsia="Segoe UI" w:hAnsi="Segoe UI" w:cs="Segoe UI"/>
          <w:color w:val="000000" w:themeColor="text1"/>
          <w:sz w:val="18"/>
          <w:szCs w:val="18"/>
          <w:lang w:val="nl-NL"/>
        </w:rPr>
      </w:pPr>
    </w:p>
    <w:tbl>
      <w:tblPr>
        <w:tblStyle w:val="PlainTable2"/>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90"/>
        <w:gridCol w:w="1005"/>
        <w:gridCol w:w="1410"/>
        <w:gridCol w:w="1010"/>
        <w:gridCol w:w="1112"/>
        <w:gridCol w:w="1010"/>
        <w:gridCol w:w="705"/>
        <w:gridCol w:w="780"/>
        <w:gridCol w:w="750"/>
      </w:tblGrid>
      <w:tr w:rsidR="1C1D6FE7" w14:paraId="08AD45A3" w14:textId="77777777" w:rsidTr="1C1D6FE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90" w:type="dxa"/>
            <w:tcBorders>
              <w:bottom w:val="single" w:sz="6" w:space="0" w:color="7F7F7F" w:themeColor="text1" w:themeTint="80"/>
            </w:tcBorders>
            <w:tcMar>
              <w:left w:w="105" w:type="dxa"/>
              <w:right w:w="105" w:type="dxa"/>
            </w:tcMar>
          </w:tcPr>
          <w:p w14:paraId="7F08316F" w14:textId="78855DFD" w:rsidR="1C1D6FE7" w:rsidRDefault="1C1D6FE7" w:rsidP="1C1D6FE7">
            <w:pPr>
              <w:rPr>
                <w:rFonts w:ascii="Calibri" w:eastAsia="Calibri" w:hAnsi="Calibri" w:cs="Calibri"/>
                <w:color w:val="000000" w:themeColor="text1"/>
                <w:sz w:val="20"/>
                <w:szCs w:val="20"/>
              </w:rPr>
            </w:pPr>
            <w:r w:rsidRPr="1C1D6FE7">
              <w:rPr>
                <w:rFonts w:ascii="Calibri" w:eastAsia="Calibri" w:hAnsi="Calibri" w:cs="Calibri"/>
                <w:b w:val="0"/>
                <w:bCs w:val="0"/>
                <w:color w:val="000000" w:themeColor="text1"/>
                <w:sz w:val="20"/>
                <w:szCs w:val="20"/>
              </w:rPr>
              <w:t>Response</w:t>
            </w:r>
          </w:p>
        </w:tc>
        <w:tc>
          <w:tcPr>
            <w:tcW w:w="1005" w:type="dxa"/>
            <w:tcBorders>
              <w:bottom w:val="single" w:sz="6" w:space="0" w:color="7F7F7F" w:themeColor="text1" w:themeTint="80"/>
            </w:tcBorders>
            <w:tcMar>
              <w:left w:w="105" w:type="dxa"/>
              <w:right w:w="105" w:type="dxa"/>
            </w:tcMar>
          </w:tcPr>
          <w:p w14:paraId="5D6B7078" w14:textId="618BD068"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b w:val="0"/>
                <w:bCs w:val="0"/>
                <w:color w:val="000000" w:themeColor="text1"/>
                <w:sz w:val="20"/>
                <w:szCs w:val="20"/>
              </w:rPr>
              <w:t>Elevation</w:t>
            </w:r>
            <w:r w:rsidRPr="1C1D6FE7">
              <w:rPr>
                <w:rFonts w:ascii="Calibri" w:eastAsia="Calibri" w:hAnsi="Calibri" w:cs="Calibri"/>
                <w:color w:val="000000" w:themeColor="text1"/>
                <w:sz w:val="20"/>
                <w:szCs w:val="20"/>
                <w:lang w:val="en-US"/>
              </w:rPr>
              <w:t> </w:t>
            </w:r>
          </w:p>
        </w:tc>
        <w:tc>
          <w:tcPr>
            <w:tcW w:w="1410" w:type="dxa"/>
            <w:tcBorders>
              <w:bottom w:val="single" w:sz="6" w:space="0" w:color="7F7F7F" w:themeColor="text1" w:themeTint="80"/>
            </w:tcBorders>
            <w:tcMar>
              <w:left w:w="105" w:type="dxa"/>
              <w:right w:w="105" w:type="dxa"/>
            </w:tcMar>
          </w:tcPr>
          <w:p w14:paraId="58E7FC78" w14:textId="69E9A065"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b w:val="0"/>
                <w:bCs w:val="0"/>
                <w:color w:val="000000" w:themeColor="text1"/>
                <w:sz w:val="20"/>
                <w:szCs w:val="20"/>
              </w:rPr>
              <w:t>Specie</w:t>
            </w:r>
            <w:r w:rsidRPr="1C1D6FE7">
              <w:rPr>
                <w:rFonts w:ascii="Calibri" w:eastAsia="Calibri" w:hAnsi="Calibri" w:cs="Calibri"/>
                <w:color w:val="000000" w:themeColor="text1"/>
                <w:sz w:val="20"/>
                <w:szCs w:val="20"/>
                <w:lang w:val="en-US"/>
              </w:rPr>
              <w:t> </w:t>
            </w:r>
          </w:p>
        </w:tc>
        <w:tc>
          <w:tcPr>
            <w:tcW w:w="1005" w:type="dxa"/>
            <w:tcBorders>
              <w:bottom w:val="single" w:sz="6" w:space="0" w:color="7F7F7F" w:themeColor="text1" w:themeTint="80"/>
            </w:tcBorders>
            <w:tcMar>
              <w:left w:w="105" w:type="dxa"/>
              <w:right w:w="105" w:type="dxa"/>
            </w:tcMar>
          </w:tcPr>
          <w:p w14:paraId="108E881A" w14:textId="52ED0FB9"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b w:val="0"/>
                <w:bCs w:val="0"/>
                <w:color w:val="000000" w:themeColor="text1"/>
                <w:sz w:val="20"/>
                <w:szCs w:val="20"/>
              </w:rPr>
              <w:t>N</w:t>
            </w:r>
            <w:r w:rsidRPr="1C1D6FE7">
              <w:rPr>
                <w:rFonts w:ascii="Calibri" w:eastAsia="Calibri" w:hAnsi="Calibri" w:cs="Calibri"/>
                <w:color w:val="000000" w:themeColor="text1"/>
                <w:sz w:val="20"/>
                <w:szCs w:val="20"/>
                <w:lang w:val="en-US"/>
              </w:rPr>
              <w:t> </w:t>
            </w:r>
          </w:p>
        </w:tc>
        <w:tc>
          <w:tcPr>
            <w:tcW w:w="1110" w:type="dxa"/>
            <w:tcBorders>
              <w:bottom w:val="single" w:sz="6" w:space="0" w:color="7F7F7F" w:themeColor="text1" w:themeTint="80"/>
            </w:tcBorders>
            <w:tcMar>
              <w:left w:w="105" w:type="dxa"/>
              <w:right w:w="105" w:type="dxa"/>
            </w:tcMar>
          </w:tcPr>
          <w:p w14:paraId="355BAD9F" w14:textId="3FC42340"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b w:val="0"/>
                <w:bCs w:val="0"/>
                <w:color w:val="000000" w:themeColor="text1"/>
                <w:sz w:val="20"/>
                <w:szCs w:val="20"/>
              </w:rPr>
              <w:t>P</w:t>
            </w:r>
            <w:r w:rsidRPr="1C1D6FE7">
              <w:rPr>
                <w:rFonts w:ascii="Calibri" w:eastAsia="Calibri" w:hAnsi="Calibri" w:cs="Calibri"/>
                <w:color w:val="000000" w:themeColor="text1"/>
                <w:sz w:val="20"/>
                <w:szCs w:val="20"/>
                <w:lang w:val="en-US"/>
              </w:rPr>
              <w:t> </w:t>
            </w:r>
          </w:p>
        </w:tc>
        <w:tc>
          <w:tcPr>
            <w:tcW w:w="1005" w:type="dxa"/>
            <w:tcBorders>
              <w:bottom w:val="single" w:sz="6" w:space="0" w:color="7F7F7F" w:themeColor="text1" w:themeTint="80"/>
            </w:tcBorders>
            <w:tcMar>
              <w:left w:w="105" w:type="dxa"/>
              <w:right w:w="105" w:type="dxa"/>
            </w:tcMar>
          </w:tcPr>
          <w:p w14:paraId="08E4335C" w14:textId="73E88659"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b w:val="0"/>
                <w:bCs w:val="0"/>
                <w:color w:val="000000" w:themeColor="text1"/>
                <w:sz w:val="20"/>
                <w:szCs w:val="20"/>
              </w:rPr>
              <w:t>N × P</w:t>
            </w:r>
            <w:r w:rsidRPr="1C1D6FE7">
              <w:rPr>
                <w:rFonts w:ascii="Calibri" w:eastAsia="Calibri" w:hAnsi="Calibri" w:cs="Calibri"/>
                <w:color w:val="000000" w:themeColor="text1"/>
                <w:sz w:val="20"/>
                <w:szCs w:val="20"/>
                <w:lang w:val="en-US"/>
              </w:rPr>
              <w:t> </w:t>
            </w:r>
          </w:p>
        </w:tc>
        <w:tc>
          <w:tcPr>
            <w:tcW w:w="705" w:type="dxa"/>
            <w:tcBorders>
              <w:bottom w:val="single" w:sz="6" w:space="0" w:color="7F7F7F" w:themeColor="text1" w:themeTint="80"/>
            </w:tcBorders>
            <w:tcMar>
              <w:left w:w="105" w:type="dxa"/>
              <w:right w:w="105" w:type="dxa"/>
            </w:tcMar>
          </w:tcPr>
          <w:p w14:paraId="7655DFF3" w14:textId="2205BF3E"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b w:val="0"/>
                <w:bCs w:val="0"/>
                <w:color w:val="000000" w:themeColor="text1"/>
                <w:sz w:val="20"/>
                <w:szCs w:val="20"/>
              </w:rPr>
              <w:t>Num.</w:t>
            </w:r>
            <w:r w:rsidRPr="1C1D6FE7">
              <w:rPr>
                <w:rFonts w:ascii="Calibri" w:eastAsia="Calibri" w:hAnsi="Calibri" w:cs="Calibri"/>
                <w:color w:val="000000" w:themeColor="text1"/>
                <w:sz w:val="20"/>
                <w:szCs w:val="20"/>
                <w:lang w:val="en-US"/>
              </w:rPr>
              <w:t> </w:t>
            </w:r>
          </w:p>
          <w:p w14:paraId="45E8DB4E" w14:textId="44D76CCC"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b w:val="0"/>
                <w:bCs w:val="0"/>
                <w:color w:val="000000" w:themeColor="text1"/>
                <w:sz w:val="20"/>
                <w:szCs w:val="20"/>
              </w:rPr>
              <w:t>Obs.</w:t>
            </w:r>
            <w:r w:rsidRPr="1C1D6FE7">
              <w:rPr>
                <w:rFonts w:ascii="Calibri" w:eastAsia="Calibri" w:hAnsi="Calibri" w:cs="Calibri"/>
                <w:color w:val="000000" w:themeColor="text1"/>
                <w:sz w:val="20"/>
                <w:szCs w:val="20"/>
                <w:lang w:val="en-US"/>
              </w:rPr>
              <w:t> </w:t>
            </w:r>
          </w:p>
        </w:tc>
        <w:tc>
          <w:tcPr>
            <w:tcW w:w="780" w:type="dxa"/>
            <w:tcBorders>
              <w:bottom w:val="single" w:sz="6" w:space="0" w:color="7F7F7F" w:themeColor="text1" w:themeTint="80"/>
            </w:tcBorders>
            <w:tcMar>
              <w:left w:w="105" w:type="dxa"/>
              <w:right w:w="105" w:type="dxa"/>
            </w:tcMar>
          </w:tcPr>
          <w:p w14:paraId="7696AC5B" w14:textId="7F9C3BA5"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b w:val="0"/>
                <w:bCs w:val="0"/>
                <w:color w:val="000000" w:themeColor="text1"/>
                <w:sz w:val="20"/>
                <w:szCs w:val="20"/>
              </w:rPr>
              <w:t>R2 Marg.</w:t>
            </w:r>
            <w:r w:rsidRPr="1C1D6FE7">
              <w:rPr>
                <w:rFonts w:ascii="Calibri" w:eastAsia="Calibri" w:hAnsi="Calibri" w:cs="Calibri"/>
                <w:color w:val="000000" w:themeColor="text1"/>
                <w:sz w:val="20"/>
                <w:szCs w:val="20"/>
                <w:lang w:val="en-US"/>
              </w:rPr>
              <w:t> </w:t>
            </w:r>
          </w:p>
        </w:tc>
        <w:tc>
          <w:tcPr>
            <w:tcW w:w="750" w:type="dxa"/>
            <w:tcBorders>
              <w:bottom w:val="single" w:sz="6" w:space="0" w:color="7F7F7F" w:themeColor="text1" w:themeTint="80"/>
            </w:tcBorders>
            <w:tcMar>
              <w:left w:w="105" w:type="dxa"/>
              <w:right w:w="105" w:type="dxa"/>
            </w:tcMar>
          </w:tcPr>
          <w:p w14:paraId="33338817" w14:textId="3F4A05F1"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b w:val="0"/>
                <w:bCs w:val="0"/>
                <w:color w:val="000000" w:themeColor="text1"/>
                <w:sz w:val="20"/>
                <w:szCs w:val="20"/>
              </w:rPr>
              <w:t>AIC</w:t>
            </w:r>
            <w:r w:rsidRPr="1C1D6FE7">
              <w:rPr>
                <w:rFonts w:ascii="Calibri" w:eastAsia="Calibri" w:hAnsi="Calibri" w:cs="Calibri"/>
                <w:color w:val="000000" w:themeColor="text1"/>
                <w:sz w:val="20"/>
                <w:szCs w:val="20"/>
                <w:lang w:val="en-US"/>
              </w:rPr>
              <w:t> </w:t>
            </w:r>
          </w:p>
        </w:tc>
      </w:tr>
      <w:tr w:rsidR="1C1D6FE7" w14:paraId="10F30B8E" w14:textId="77777777" w:rsidTr="1C1D6FE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990" w:type="dxa"/>
            <w:vMerge w:val="restart"/>
            <w:tcBorders>
              <w:top w:val="single" w:sz="6" w:space="0" w:color="7F7F7F" w:themeColor="text1" w:themeTint="80"/>
              <w:bottom w:val="single" w:sz="6" w:space="0" w:color="7F7F7F" w:themeColor="text1" w:themeTint="80"/>
            </w:tcBorders>
            <w:tcMar>
              <w:left w:w="105" w:type="dxa"/>
              <w:right w:w="105" w:type="dxa"/>
            </w:tcMar>
          </w:tcPr>
          <w:p w14:paraId="35E946FF" w14:textId="562DB6FF" w:rsidR="1C1D6FE7" w:rsidRDefault="1C1D6FE7" w:rsidP="1C1D6FE7">
            <w:pPr>
              <w:rPr>
                <w:rFonts w:ascii="Calibri" w:eastAsia="Calibri" w:hAnsi="Calibri" w:cs="Calibri"/>
                <w:color w:val="000000" w:themeColor="text1"/>
                <w:sz w:val="20"/>
                <w:szCs w:val="20"/>
              </w:rPr>
            </w:pPr>
            <w:r w:rsidRPr="1C1D6FE7">
              <w:rPr>
                <w:rFonts w:ascii="Calibri" w:eastAsia="Calibri" w:hAnsi="Calibri" w:cs="Calibri"/>
                <w:b w:val="0"/>
                <w:bCs w:val="0"/>
                <w:color w:val="000000" w:themeColor="text1"/>
                <w:sz w:val="20"/>
                <w:szCs w:val="20"/>
              </w:rPr>
              <w:t>logLNC</w:t>
            </w:r>
            <w:r w:rsidRPr="1C1D6FE7">
              <w:rPr>
                <w:rFonts w:ascii="Calibri" w:eastAsia="Calibri" w:hAnsi="Calibri" w:cs="Calibri"/>
                <w:color w:val="000000" w:themeColor="text1"/>
                <w:sz w:val="20"/>
                <w:szCs w:val="20"/>
                <w:lang w:val="en-US"/>
              </w:rPr>
              <w:t> </w:t>
            </w:r>
          </w:p>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4E5797C4" w14:textId="62EA484A"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0DDF54AD" w14:textId="44A00B3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Pouteria torta</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1ED9C750" w14:textId="705E2CB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0.021</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1356CE41" w14:textId="31555D8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0.082*</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3F450BDB" w14:textId="7E2C77B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-0.054</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655E898E" w14:textId="65C3682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36</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446F7685" w14:textId="73AF33B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0.132</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6AAD21C9" w14:textId="68C9B6B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-54.8</w:t>
            </w:r>
            <w:r w:rsidRPr="1C1D6FE7">
              <w:rPr>
                <w:rFonts w:ascii="Calibri" w:eastAsia="Calibri" w:hAnsi="Calibri" w:cs="Calibri"/>
                <w:color w:val="000000" w:themeColor="text1"/>
                <w:sz w:val="20"/>
                <w:szCs w:val="20"/>
                <w:lang w:val="en-US"/>
              </w:rPr>
              <w:t> </w:t>
            </w:r>
          </w:p>
        </w:tc>
      </w:tr>
      <w:tr w:rsidR="1C1D6FE7" w14:paraId="29157943"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vAlign w:val="center"/>
          </w:tcPr>
          <w:p w14:paraId="784B0CD3" w14:textId="77777777" w:rsidR="00562D1E" w:rsidRDefault="00562D1E"/>
        </w:tc>
        <w:tc>
          <w:tcPr>
            <w:tcW w:w="1005" w:type="dxa"/>
            <w:vMerge/>
            <w:tcBorders>
              <w:bottom w:val="single" w:sz="0" w:space="0" w:color="7F7F7F" w:themeColor="text1" w:themeTint="80"/>
            </w:tcBorders>
            <w:vAlign w:val="center"/>
          </w:tcPr>
          <w:p w14:paraId="3DF80EFE"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46A128D7" w14:textId="1EECF76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Clarisia racemosa</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5C698959" w14:textId="127F81A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0.150</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479ABDB1" w14:textId="5192F93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0.120</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51E686D0" w14:textId="751E180C"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0.043</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029FDB25" w14:textId="66B7E44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12</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39AED2DE" w14:textId="6234974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0.520</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52BCF9BA" w14:textId="597053C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4.9</w:t>
            </w:r>
            <w:r w:rsidRPr="1C1D6FE7">
              <w:rPr>
                <w:rFonts w:ascii="Calibri" w:eastAsia="Calibri" w:hAnsi="Calibri" w:cs="Calibri"/>
                <w:color w:val="000000" w:themeColor="text1"/>
                <w:sz w:val="20"/>
                <w:szCs w:val="20"/>
                <w:lang w:val="en-US"/>
              </w:rPr>
              <w:t> </w:t>
            </w:r>
          </w:p>
        </w:tc>
      </w:tr>
      <w:tr w:rsidR="1C1D6FE7" w14:paraId="6EAA844E" w14:textId="77777777" w:rsidTr="1C1D6FE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990" w:type="dxa"/>
            <w:vMerge/>
            <w:tcBorders>
              <w:top w:val="none" w:sz="0" w:space="0" w:color="auto"/>
              <w:bottom w:val="none" w:sz="0" w:space="0" w:color="auto"/>
            </w:tcBorders>
            <w:vAlign w:val="center"/>
          </w:tcPr>
          <w:p w14:paraId="6647B71F" w14:textId="77777777" w:rsidR="00562D1E" w:rsidRDefault="00562D1E"/>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395EB676" w14:textId="3F5CBA12"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7910C42A" w14:textId="2AF3340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Alchornea lojaensis</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4AC036EA" w14:textId="441DDA6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0.125*</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53ED363B" w14:textId="57A57BC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-0.043</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23591DD4" w14:textId="39211E9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-0.044</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12BBB56C" w14:textId="090F17A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45</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34CC14E9" w14:textId="7E82F3A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0.182</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1321055E" w14:textId="742C52F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-26.6</w:t>
            </w:r>
            <w:r w:rsidRPr="1C1D6FE7">
              <w:rPr>
                <w:rFonts w:ascii="Calibri" w:eastAsia="Calibri" w:hAnsi="Calibri" w:cs="Calibri"/>
                <w:color w:val="000000" w:themeColor="text1"/>
                <w:sz w:val="20"/>
                <w:szCs w:val="20"/>
                <w:lang w:val="en-US"/>
              </w:rPr>
              <w:t> </w:t>
            </w:r>
          </w:p>
        </w:tc>
      </w:tr>
      <w:tr w:rsidR="1C1D6FE7" w14:paraId="7353A564"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vAlign w:val="center"/>
          </w:tcPr>
          <w:p w14:paraId="58C45EE7" w14:textId="77777777" w:rsidR="00562D1E" w:rsidRDefault="00562D1E"/>
        </w:tc>
        <w:tc>
          <w:tcPr>
            <w:tcW w:w="1005" w:type="dxa"/>
            <w:vMerge/>
            <w:tcBorders>
              <w:bottom w:val="single" w:sz="0" w:space="0" w:color="7F7F7F" w:themeColor="text1" w:themeTint="80"/>
            </w:tcBorders>
            <w:vAlign w:val="center"/>
          </w:tcPr>
          <w:p w14:paraId="584EFDF7"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18BEF36D" w14:textId="7EB17A5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Myrcia sp nov</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152383AA" w14:textId="29EBBF5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0.132**</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30DC09F4" w14:textId="24B1CAC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-0.071+</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06428122" w14:textId="29C7D26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0.041</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500469BA" w14:textId="6AF679A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49</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1F208334" w14:textId="3167C30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0.350</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4A9C63C4" w14:textId="3AED12F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-52.1</w:t>
            </w:r>
            <w:r w:rsidRPr="1C1D6FE7">
              <w:rPr>
                <w:rFonts w:ascii="Calibri" w:eastAsia="Calibri" w:hAnsi="Calibri" w:cs="Calibri"/>
                <w:color w:val="000000" w:themeColor="text1"/>
                <w:sz w:val="20"/>
                <w:szCs w:val="20"/>
                <w:lang w:val="en-US"/>
              </w:rPr>
              <w:t> </w:t>
            </w:r>
          </w:p>
        </w:tc>
      </w:tr>
      <w:tr w:rsidR="1C1D6FE7" w14:paraId="310E5B59" w14:textId="77777777" w:rsidTr="1C1D6FE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990" w:type="dxa"/>
            <w:vMerge/>
            <w:tcBorders>
              <w:top w:val="none" w:sz="0" w:space="0" w:color="auto"/>
              <w:bottom w:val="none" w:sz="0" w:space="0" w:color="auto"/>
            </w:tcBorders>
            <w:vAlign w:val="center"/>
          </w:tcPr>
          <w:p w14:paraId="49DBE1CA" w14:textId="77777777" w:rsidR="00562D1E" w:rsidRDefault="00562D1E"/>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5B761060" w14:textId="6F18AF3E"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286EFEB7" w14:textId="2AA3F69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Hedyosmum purpurascens</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29622FA0" w14:textId="52500ED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0.201**</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0B55DBDE" w14:textId="23B9A5B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0.088</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3C4F954A" w14:textId="58B79B4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-0.126</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5D6097BC" w14:textId="22EC0F7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21</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27FD8B82" w14:textId="16FF53C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0.243</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71610C1C" w14:textId="743AD78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-5.4</w:t>
            </w:r>
            <w:r w:rsidRPr="1C1D6FE7">
              <w:rPr>
                <w:rFonts w:ascii="Calibri" w:eastAsia="Calibri" w:hAnsi="Calibri" w:cs="Calibri"/>
                <w:color w:val="000000" w:themeColor="text1"/>
                <w:sz w:val="20"/>
                <w:szCs w:val="20"/>
                <w:lang w:val="en-US"/>
              </w:rPr>
              <w:t> </w:t>
            </w:r>
          </w:p>
        </w:tc>
      </w:tr>
      <w:tr w:rsidR="1C1D6FE7" w14:paraId="663E246B"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0" w:space="0" w:color="7F7F7F" w:themeColor="text1" w:themeTint="80"/>
            </w:tcBorders>
            <w:vAlign w:val="center"/>
          </w:tcPr>
          <w:p w14:paraId="60165275" w14:textId="77777777" w:rsidR="00562D1E" w:rsidRDefault="00562D1E"/>
        </w:tc>
        <w:tc>
          <w:tcPr>
            <w:tcW w:w="1005" w:type="dxa"/>
            <w:vMerge/>
            <w:tcBorders>
              <w:bottom w:val="single" w:sz="0" w:space="0" w:color="7F7F7F" w:themeColor="text1" w:themeTint="80"/>
            </w:tcBorders>
            <w:vAlign w:val="center"/>
          </w:tcPr>
          <w:p w14:paraId="71C9E359"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68D73281" w14:textId="56F43106"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Weinmannia loxensis</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2D64968A" w14:textId="4BA6F4C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0.092</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4A9A825D" w14:textId="0B1154E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0.026</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1A3E9D8D" w14:textId="14F4308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-0.042</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6E2A6D67" w14:textId="5353576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18</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5D4B8D35" w14:textId="2A84E13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0.067</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58B3F12C" w14:textId="7A45C95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3.2</w:t>
            </w:r>
            <w:r w:rsidRPr="1C1D6FE7">
              <w:rPr>
                <w:rFonts w:ascii="Calibri" w:eastAsia="Calibri" w:hAnsi="Calibri" w:cs="Calibri"/>
                <w:color w:val="000000" w:themeColor="text1"/>
                <w:sz w:val="20"/>
                <w:szCs w:val="20"/>
                <w:lang w:val="en-US"/>
              </w:rPr>
              <w:t> </w:t>
            </w:r>
          </w:p>
        </w:tc>
      </w:tr>
      <w:tr w:rsidR="1C1D6FE7" w14:paraId="4F2354B4" w14:textId="77777777" w:rsidTr="1C1D6FE7">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990" w:type="dxa"/>
            <w:vMerge w:val="restart"/>
            <w:tcBorders>
              <w:top w:val="single" w:sz="6" w:space="0" w:color="7F7F7F" w:themeColor="text1" w:themeTint="80"/>
              <w:bottom w:val="single" w:sz="6" w:space="0" w:color="7F7F7F" w:themeColor="text1" w:themeTint="80"/>
            </w:tcBorders>
            <w:tcMar>
              <w:left w:w="105" w:type="dxa"/>
              <w:right w:w="105" w:type="dxa"/>
            </w:tcMar>
          </w:tcPr>
          <w:p w14:paraId="2C859456" w14:textId="1E85432E" w:rsidR="1C1D6FE7" w:rsidRDefault="1C1D6FE7" w:rsidP="1C1D6FE7">
            <w:pPr>
              <w:rPr>
                <w:rFonts w:ascii="Calibri" w:eastAsia="Calibri" w:hAnsi="Calibri" w:cs="Calibri"/>
                <w:color w:val="000000" w:themeColor="text1"/>
                <w:sz w:val="20"/>
                <w:szCs w:val="20"/>
              </w:rPr>
            </w:pPr>
            <w:r w:rsidRPr="1C1D6FE7">
              <w:rPr>
                <w:rFonts w:ascii="Calibri" w:eastAsia="Calibri" w:hAnsi="Calibri" w:cs="Calibri"/>
                <w:b w:val="0"/>
                <w:bCs w:val="0"/>
                <w:color w:val="000000" w:themeColor="text1"/>
                <w:sz w:val="20"/>
                <w:szCs w:val="20"/>
              </w:rPr>
              <w:t>Narea </w:t>
            </w:r>
            <w:r w:rsidRPr="1C1D6FE7">
              <w:rPr>
                <w:rFonts w:ascii="Calibri" w:eastAsia="Calibri" w:hAnsi="Calibri" w:cs="Calibri"/>
                <w:color w:val="000000" w:themeColor="text1"/>
                <w:sz w:val="20"/>
                <w:szCs w:val="20"/>
                <w:lang w:val="en-US"/>
              </w:rPr>
              <w:t> </w:t>
            </w:r>
          </w:p>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2C0C5C4E" w14:textId="168DB1E3"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5E1A2F26" w14:textId="16213FE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Pouteria torta</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282F0FB3" w14:textId="4BBF41DE"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0.127</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2303C540" w14:textId="1CE6367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0.250*</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472ACB32" w14:textId="2D54E25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-0.222</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064E07A6" w14:textId="6092009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36</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64A1B5E2" w14:textId="08108DC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0.123</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2790AEE7" w14:textId="67811AF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22.3</w:t>
            </w:r>
            <w:r w:rsidRPr="1C1D6FE7">
              <w:rPr>
                <w:rFonts w:ascii="Calibri" w:eastAsia="Calibri" w:hAnsi="Calibri" w:cs="Calibri"/>
                <w:color w:val="000000" w:themeColor="text1"/>
                <w:sz w:val="20"/>
                <w:szCs w:val="20"/>
                <w:lang w:val="en-US"/>
              </w:rPr>
              <w:t> </w:t>
            </w:r>
          </w:p>
        </w:tc>
      </w:tr>
      <w:tr w:rsidR="1C1D6FE7" w14:paraId="0D6E1C77"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vAlign w:val="center"/>
          </w:tcPr>
          <w:p w14:paraId="0ADA9B3D" w14:textId="77777777" w:rsidR="00562D1E" w:rsidRDefault="00562D1E"/>
        </w:tc>
        <w:tc>
          <w:tcPr>
            <w:tcW w:w="1005" w:type="dxa"/>
            <w:vMerge/>
            <w:tcBorders>
              <w:bottom w:val="single" w:sz="0" w:space="0" w:color="7F7F7F" w:themeColor="text1" w:themeTint="80"/>
            </w:tcBorders>
            <w:vAlign w:val="center"/>
          </w:tcPr>
          <w:p w14:paraId="18670130"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30BBF3B1" w14:textId="4837746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Clarisia racemosa</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20ED5741" w14:textId="1A1DF4D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-0.102</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6A67A1B2" w14:textId="2D0E365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0.159</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2F12074B" w14:textId="17886B33"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0.238</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1D7B3FB0" w14:textId="36415D7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12</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652106DB" w14:textId="5277A3E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0.342</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2352C67E" w14:textId="3F19418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12.3</w:t>
            </w:r>
            <w:r w:rsidRPr="1C1D6FE7">
              <w:rPr>
                <w:rFonts w:ascii="Calibri" w:eastAsia="Calibri" w:hAnsi="Calibri" w:cs="Calibri"/>
                <w:color w:val="000000" w:themeColor="text1"/>
                <w:sz w:val="20"/>
                <w:szCs w:val="20"/>
                <w:lang w:val="en-US"/>
              </w:rPr>
              <w:t> </w:t>
            </w:r>
          </w:p>
        </w:tc>
      </w:tr>
      <w:tr w:rsidR="1C1D6FE7" w14:paraId="0D36C39E" w14:textId="77777777" w:rsidTr="1C1D6FE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990" w:type="dxa"/>
            <w:vMerge/>
            <w:tcBorders>
              <w:top w:val="none" w:sz="0" w:space="0" w:color="auto"/>
              <w:bottom w:val="none" w:sz="0" w:space="0" w:color="auto"/>
            </w:tcBorders>
            <w:vAlign w:val="center"/>
          </w:tcPr>
          <w:p w14:paraId="6C4C34C3" w14:textId="77777777" w:rsidR="00562D1E" w:rsidRDefault="00562D1E"/>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6F2B257C" w14:textId="0B58A6B6"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011208BB" w14:textId="2D5C94F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Alchornea lojaensis</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32DF4390" w14:textId="4256BE9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0.320</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7A96AF32" w14:textId="2B0C1F7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-0.133</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56A499CA" w14:textId="65F25E2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0.057</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47A8BA50" w14:textId="1A34ED6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45</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39746F26" w14:textId="0CFE858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0.106</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51684B0F" w14:textId="7F922B2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87.9</w:t>
            </w:r>
            <w:r w:rsidRPr="1C1D6FE7">
              <w:rPr>
                <w:rFonts w:ascii="Calibri" w:eastAsia="Calibri" w:hAnsi="Calibri" w:cs="Calibri"/>
                <w:color w:val="000000" w:themeColor="text1"/>
                <w:sz w:val="20"/>
                <w:szCs w:val="20"/>
                <w:lang w:val="en-US"/>
              </w:rPr>
              <w:t> </w:t>
            </w:r>
          </w:p>
        </w:tc>
      </w:tr>
      <w:tr w:rsidR="1C1D6FE7" w14:paraId="5DA0B7BC"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vAlign w:val="center"/>
          </w:tcPr>
          <w:p w14:paraId="22DC364D" w14:textId="77777777" w:rsidR="00562D1E" w:rsidRDefault="00562D1E"/>
        </w:tc>
        <w:tc>
          <w:tcPr>
            <w:tcW w:w="1005" w:type="dxa"/>
            <w:vMerge/>
            <w:tcBorders>
              <w:bottom w:val="single" w:sz="0" w:space="0" w:color="7F7F7F" w:themeColor="text1" w:themeTint="80"/>
            </w:tcBorders>
            <w:vAlign w:val="center"/>
          </w:tcPr>
          <w:p w14:paraId="3563B372"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4D6AD6D0" w14:textId="11D9175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Myrcia sp nov</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2A6B7E51" w14:textId="2DA4E6F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0.401***</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4EF47630" w14:textId="6457E38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-0.034</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5E6EE12D" w14:textId="7AEEB17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-0.094</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28434ADD" w14:textId="04103AE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49</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18CED2E9" w14:textId="6F707C7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0.324</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05CFEC81" w14:textId="6567CBA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25.5</w:t>
            </w:r>
            <w:r w:rsidRPr="1C1D6FE7">
              <w:rPr>
                <w:rFonts w:ascii="Calibri" w:eastAsia="Calibri" w:hAnsi="Calibri" w:cs="Calibri"/>
                <w:color w:val="000000" w:themeColor="text1"/>
                <w:sz w:val="20"/>
                <w:szCs w:val="20"/>
                <w:lang w:val="en-US"/>
              </w:rPr>
              <w:t> </w:t>
            </w:r>
          </w:p>
        </w:tc>
      </w:tr>
      <w:tr w:rsidR="1C1D6FE7" w14:paraId="7FB100A0" w14:textId="77777777" w:rsidTr="1C1D6FE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990" w:type="dxa"/>
            <w:vMerge/>
            <w:tcBorders>
              <w:top w:val="none" w:sz="0" w:space="0" w:color="auto"/>
              <w:bottom w:val="none" w:sz="0" w:space="0" w:color="auto"/>
            </w:tcBorders>
            <w:vAlign w:val="center"/>
          </w:tcPr>
          <w:p w14:paraId="6E8FCF12" w14:textId="77777777" w:rsidR="00562D1E" w:rsidRDefault="00562D1E"/>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1BE25E3D" w14:textId="4FA91671"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4F4BE3AA" w14:textId="45C9A0D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Hedyosmum purpurascens</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3E33D567" w14:textId="2A3EC0A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0.702**</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5AF9143F" w14:textId="065DF9B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-0.022</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37779135" w14:textId="4AA90CC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-0.232</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35DA2F52" w14:textId="07F08EC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21</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287CA0BD" w14:textId="05AD421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0.433</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3A96A9C6" w14:textId="12F6D22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33.2</w:t>
            </w:r>
            <w:r w:rsidRPr="1C1D6FE7">
              <w:rPr>
                <w:rFonts w:ascii="Calibri" w:eastAsia="Calibri" w:hAnsi="Calibri" w:cs="Calibri"/>
                <w:color w:val="000000" w:themeColor="text1"/>
                <w:sz w:val="20"/>
                <w:szCs w:val="20"/>
                <w:lang w:val="en-US"/>
              </w:rPr>
              <w:t> </w:t>
            </w:r>
          </w:p>
        </w:tc>
      </w:tr>
      <w:tr w:rsidR="1C1D6FE7" w14:paraId="33E3E2DB"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0" w:space="0" w:color="7F7F7F" w:themeColor="text1" w:themeTint="80"/>
            </w:tcBorders>
            <w:vAlign w:val="center"/>
          </w:tcPr>
          <w:p w14:paraId="4A26B4AD" w14:textId="77777777" w:rsidR="00562D1E" w:rsidRDefault="00562D1E"/>
        </w:tc>
        <w:tc>
          <w:tcPr>
            <w:tcW w:w="1005" w:type="dxa"/>
            <w:vMerge/>
            <w:tcBorders>
              <w:bottom w:val="single" w:sz="0" w:space="0" w:color="7F7F7F" w:themeColor="text1" w:themeTint="80"/>
            </w:tcBorders>
            <w:vAlign w:val="center"/>
          </w:tcPr>
          <w:p w14:paraId="457AB1CD"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028D2234" w14:textId="7C3EAD5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Weinmannia loxensis</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61FD5816" w14:textId="56DFA21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0.182</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61665294" w14:textId="567F5A2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-0.000</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2EEA768D" w14:textId="5C58846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-0.113</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35CC44F2" w14:textId="4D9B777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18</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4FEDC8C4" w14:textId="0DF3F25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0.114</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08A34536" w14:textId="72AF0CC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16.1</w:t>
            </w:r>
            <w:r w:rsidRPr="1C1D6FE7">
              <w:rPr>
                <w:rFonts w:ascii="Calibri" w:eastAsia="Calibri" w:hAnsi="Calibri" w:cs="Calibri"/>
                <w:color w:val="000000" w:themeColor="text1"/>
                <w:sz w:val="20"/>
                <w:szCs w:val="20"/>
                <w:lang w:val="en-US"/>
              </w:rPr>
              <w:t> </w:t>
            </w:r>
          </w:p>
        </w:tc>
      </w:tr>
      <w:tr w:rsidR="1C1D6FE7" w14:paraId="53D855BF" w14:textId="77777777" w:rsidTr="1C1D6FE7">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990" w:type="dxa"/>
            <w:vMerge w:val="restart"/>
            <w:tcBorders>
              <w:top w:val="single" w:sz="6" w:space="0" w:color="7F7F7F" w:themeColor="text1" w:themeTint="80"/>
              <w:bottom w:val="single" w:sz="6" w:space="0" w:color="7F7F7F" w:themeColor="text1" w:themeTint="80"/>
            </w:tcBorders>
            <w:tcMar>
              <w:left w:w="105" w:type="dxa"/>
              <w:right w:w="105" w:type="dxa"/>
            </w:tcMar>
          </w:tcPr>
          <w:p w14:paraId="45221C6A" w14:textId="4BCEA655" w:rsidR="1C1D6FE7" w:rsidRDefault="1C1D6FE7" w:rsidP="1C1D6FE7">
            <w:pPr>
              <w:rPr>
                <w:rFonts w:ascii="Calibri" w:eastAsia="Calibri" w:hAnsi="Calibri" w:cs="Calibri"/>
                <w:color w:val="000000" w:themeColor="text1"/>
                <w:sz w:val="20"/>
                <w:szCs w:val="20"/>
              </w:rPr>
            </w:pPr>
            <w:r w:rsidRPr="1C1D6FE7">
              <w:rPr>
                <w:rFonts w:ascii="Calibri" w:eastAsia="Calibri" w:hAnsi="Calibri" w:cs="Calibri"/>
                <w:b w:val="0"/>
                <w:bCs w:val="0"/>
                <w:color w:val="000000" w:themeColor="text1"/>
                <w:sz w:val="20"/>
                <w:szCs w:val="20"/>
              </w:rPr>
              <w:t>logLPC </w:t>
            </w:r>
            <w:r w:rsidRPr="1C1D6FE7">
              <w:rPr>
                <w:rFonts w:ascii="Calibri" w:eastAsia="Calibri" w:hAnsi="Calibri" w:cs="Calibri"/>
                <w:color w:val="000000" w:themeColor="text1"/>
                <w:sz w:val="20"/>
                <w:szCs w:val="20"/>
                <w:lang w:val="en-US"/>
              </w:rPr>
              <w:t> </w:t>
            </w:r>
          </w:p>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75D600D0" w14:textId="4B2C1BB0"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3D6CE821" w14:textId="0A3328D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Pouteria torta</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4A3AE828" w14:textId="121A5F8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-0.038</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6CCFE312" w14:textId="4CF8C10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0.178+</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6FB77705" w14:textId="18632C7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-0.019</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6A56F195" w14:textId="517CA68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36</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045BD9F2" w14:textId="60266C5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0.153</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359324E1" w14:textId="15334CE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7.5</w:t>
            </w:r>
            <w:r w:rsidRPr="1C1D6FE7">
              <w:rPr>
                <w:rFonts w:ascii="Calibri" w:eastAsia="Calibri" w:hAnsi="Calibri" w:cs="Calibri"/>
                <w:color w:val="000000" w:themeColor="text1"/>
                <w:sz w:val="20"/>
                <w:szCs w:val="20"/>
                <w:lang w:val="en-US"/>
              </w:rPr>
              <w:t> </w:t>
            </w:r>
          </w:p>
        </w:tc>
      </w:tr>
      <w:tr w:rsidR="1C1D6FE7" w14:paraId="70CCDB9D"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vAlign w:val="center"/>
          </w:tcPr>
          <w:p w14:paraId="2DFF58E2" w14:textId="77777777" w:rsidR="00562D1E" w:rsidRDefault="00562D1E"/>
        </w:tc>
        <w:tc>
          <w:tcPr>
            <w:tcW w:w="1005" w:type="dxa"/>
            <w:vMerge/>
            <w:tcBorders>
              <w:bottom w:val="single" w:sz="0" w:space="0" w:color="7F7F7F" w:themeColor="text1" w:themeTint="80"/>
            </w:tcBorders>
            <w:vAlign w:val="center"/>
          </w:tcPr>
          <w:p w14:paraId="3C549A57"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3B8870F2" w14:textId="7C0D5AB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Clarisia racemosa</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7BF39A67" w14:textId="649C5FD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0.194</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7675C89D" w14:textId="2646FE0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0.386**</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66A806B8" w14:textId="51BAE78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-0.210</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41003F1A" w14:textId="7F1D5FB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12</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39ED3A6C" w14:textId="23993F0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0.684</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16F2E285" w14:textId="1CDF199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4.1</w:t>
            </w:r>
            <w:r w:rsidRPr="1C1D6FE7">
              <w:rPr>
                <w:rFonts w:ascii="Calibri" w:eastAsia="Calibri" w:hAnsi="Calibri" w:cs="Calibri"/>
                <w:color w:val="000000" w:themeColor="text1"/>
                <w:sz w:val="20"/>
                <w:szCs w:val="20"/>
                <w:lang w:val="en-US"/>
              </w:rPr>
              <w:t> </w:t>
            </w:r>
          </w:p>
        </w:tc>
      </w:tr>
      <w:tr w:rsidR="1C1D6FE7" w14:paraId="6BB7711D" w14:textId="77777777" w:rsidTr="1C1D6FE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90" w:type="dxa"/>
            <w:vMerge/>
            <w:tcBorders>
              <w:top w:val="none" w:sz="0" w:space="0" w:color="auto"/>
              <w:bottom w:val="none" w:sz="0" w:space="0" w:color="auto"/>
            </w:tcBorders>
            <w:vAlign w:val="center"/>
          </w:tcPr>
          <w:p w14:paraId="1B1D1368" w14:textId="77777777" w:rsidR="00562D1E" w:rsidRDefault="00562D1E"/>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1DDD2797" w14:textId="1847C449"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6E54EDDC" w14:textId="65F4738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Alchornea lojaensis</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24053F04" w14:textId="5FBC395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-0.019</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338F219B" w14:textId="49724E7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0.428***</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64D6B62D" w14:textId="392D054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0.080</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14BAF2CA" w14:textId="0ED2258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44</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18A3F17D" w14:textId="7E29A67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0.491</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6111B1FA" w14:textId="2162976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14.9</w:t>
            </w:r>
            <w:r w:rsidRPr="1C1D6FE7">
              <w:rPr>
                <w:rFonts w:ascii="Calibri" w:eastAsia="Calibri" w:hAnsi="Calibri" w:cs="Calibri"/>
                <w:color w:val="000000" w:themeColor="text1"/>
                <w:sz w:val="20"/>
                <w:szCs w:val="20"/>
                <w:lang w:val="en-US"/>
              </w:rPr>
              <w:t> </w:t>
            </w:r>
          </w:p>
        </w:tc>
      </w:tr>
      <w:tr w:rsidR="1C1D6FE7" w14:paraId="2B0A2160"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vAlign w:val="center"/>
          </w:tcPr>
          <w:p w14:paraId="4F1AFCEA" w14:textId="77777777" w:rsidR="00562D1E" w:rsidRDefault="00562D1E"/>
        </w:tc>
        <w:tc>
          <w:tcPr>
            <w:tcW w:w="1005" w:type="dxa"/>
            <w:vMerge/>
            <w:tcBorders>
              <w:bottom w:val="single" w:sz="0" w:space="0" w:color="7F7F7F" w:themeColor="text1" w:themeTint="80"/>
            </w:tcBorders>
            <w:vAlign w:val="center"/>
          </w:tcPr>
          <w:p w14:paraId="5573B010"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2B5174B4" w14:textId="3E9B4FA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Myrcia sp nov</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1378C443" w14:textId="4603770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0.027</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435D3B3F" w14:textId="738C59D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1.315***</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01C9E9FF" w14:textId="4155716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-0.655**</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456BB1E1" w14:textId="5FF01BD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50</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347CAB3F" w14:textId="496ABC6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0.707</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29483C35" w14:textId="2C952F1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55.8</w:t>
            </w:r>
            <w:r w:rsidRPr="1C1D6FE7">
              <w:rPr>
                <w:rFonts w:ascii="Calibri" w:eastAsia="Calibri" w:hAnsi="Calibri" w:cs="Calibri"/>
                <w:color w:val="000000" w:themeColor="text1"/>
                <w:sz w:val="20"/>
                <w:szCs w:val="20"/>
                <w:lang w:val="en-US"/>
              </w:rPr>
              <w:t> </w:t>
            </w:r>
          </w:p>
        </w:tc>
      </w:tr>
      <w:tr w:rsidR="1C1D6FE7" w14:paraId="3519DC0D" w14:textId="77777777" w:rsidTr="1C1D6FE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990" w:type="dxa"/>
            <w:vMerge/>
            <w:tcBorders>
              <w:top w:val="none" w:sz="0" w:space="0" w:color="auto"/>
              <w:bottom w:val="none" w:sz="0" w:space="0" w:color="auto"/>
            </w:tcBorders>
            <w:vAlign w:val="center"/>
          </w:tcPr>
          <w:p w14:paraId="32B95266" w14:textId="77777777" w:rsidR="00562D1E" w:rsidRDefault="00562D1E"/>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47EB3787" w14:textId="4FB14435"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74C3EDB9" w14:textId="17D2E49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Hedyosmum purpurascens</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12BBF58D" w14:textId="14DDD9E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-0.039</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1A86A9C8" w14:textId="60D2B3A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0.492***</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5F04CC58" w14:textId="05B3BCD5"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-0.203</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3EF9D250" w14:textId="39EA4F15"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2A492FAC" w14:textId="21BC638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0.622</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27A88A6F" w14:textId="66B26C7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9.4</w:t>
            </w:r>
            <w:r w:rsidRPr="1C1D6FE7">
              <w:rPr>
                <w:rFonts w:ascii="Calibri" w:eastAsia="Calibri" w:hAnsi="Calibri" w:cs="Calibri"/>
                <w:color w:val="000000" w:themeColor="text1"/>
                <w:sz w:val="20"/>
                <w:szCs w:val="20"/>
                <w:lang w:val="en-US"/>
              </w:rPr>
              <w:t> </w:t>
            </w:r>
          </w:p>
        </w:tc>
      </w:tr>
      <w:tr w:rsidR="1C1D6FE7" w14:paraId="257D35BE"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0" w:space="0" w:color="7F7F7F" w:themeColor="text1" w:themeTint="80"/>
            </w:tcBorders>
            <w:vAlign w:val="center"/>
          </w:tcPr>
          <w:p w14:paraId="37F14359" w14:textId="77777777" w:rsidR="00562D1E" w:rsidRDefault="00562D1E"/>
        </w:tc>
        <w:tc>
          <w:tcPr>
            <w:tcW w:w="1005" w:type="dxa"/>
            <w:vMerge/>
            <w:tcBorders>
              <w:bottom w:val="single" w:sz="0" w:space="0" w:color="7F7F7F" w:themeColor="text1" w:themeTint="80"/>
            </w:tcBorders>
            <w:vAlign w:val="center"/>
          </w:tcPr>
          <w:p w14:paraId="4B8843D7"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110648B4" w14:textId="14F8A2B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Weinmannia loxensis</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28187B23" w14:textId="5AFC22DC"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0.081</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33A8B722" w14:textId="304041F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1.043***</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7AFA4FBF" w14:textId="5EE4DCB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-0.869***</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57AC4CCE" w14:textId="26575A0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18</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1D532CF9" w14:textId="44722E0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0.858</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135FBA49" w14:textId="6BC794D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11.4</w:t>
            </w:r>
            <w:r w:rsidRPr="1C1D6FE7">
              <w:rPr>
                <w:rFonts w:ascii="Calibri" w:eastAsia="Calibri" w:hAnsi="Calibri" w:cs="Calibri"/>
                <w:color w:val="000000" w:themeColor="text1"/>
                <w:sz w:val="20"/>
                <w:szCs w:val="20"/>
                <w:lang w:val="en-US"/>
              </w:rPr>
              <w:t> </w:t>
            </w:r>
          </w:p>
        </w:tc>
      </w:tr>
      <w:tr w:rsidR="1C1D6FE7" w14:paraId="2B693E7E" w14:textId="77777777" w:rsidTr="1C1D6FE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990" w:type="dxa"/>
            <w:vMerge w:val="restart"/>
            <w:tcBorders>
              <w:top w:val="single" w:sz="6" w:space="0" w:color="7F7F7F" w:themeColor="text1" w:themeTint="80"/>
              <w:bottom w:val="single" w:sz="6" w:space="0" w:color="7F7F7F" w:themeColor="text1" w:themeTint="80"/>
            </w:tcBorders>
            <w:tcMar>
              <w:left w:w="105" w:type="dxa"/>
              <w:right w:w="105" w:type="dxa"/>
            </w:tcMar>
          </w:tcPr>
          <w:p w14:paraId="660E2052" w14:textId="5A02A6D5" w:rsidR="1C1D6FE7" w:rsidRDefault="1C1D6FE7" w:rsidP="1C1D6FE7">
            <w:pPr>
              <w:rPr>
                <w:rFonts w:ascii="Calibri" w:eastAsia="Calibri" w:hAnsi="Calibri" w:cs="Calibri"/>
                <w:color w:val="000000" w:themeColor="text1"/>
                <w:sz w:val="20"/>
                <w:szCs w:val="20"/>
              </w:rPr>
            </w:pPr>
            <w:r w:rsidRPr="1C1D6FE7">
              <w:rPr>
                <w:rFonts w:ascii="Calibri" w:eastAsia="Calibri" w:hAnsi="Calibri" w:cs="Calibri"/>
                <w:b w:val="0"/>
                <w:bCs w:val="0"/>
                <w:color w:val="000000" w:themeColor="text1"/>
                <w:sz w:val="20"/>
                <w:szCs w:val="20"/>
              </w:rPr>
              <w:t>Parea </w:t>
            </w:r>
            <w:r w:rsidRPr="1C1D6FE7">
              <w:rPr>
                <w:rFonts w:ascii="Calibri" w:eastAsia="Calibri" w:hAnsi="Calibri" w:cs="Calibri"/>
                <w:color w:val="000000" w:themeColor="text1"/>
                <w:sz w:val="20"/>
                <w:szCs w:val="20"/>
                <w:lang w:val="en-US"/>
              </w:rPr>
              <w:t> </w:t>
            </w:r>
          </w:p>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4FDB660F" w14:textId="6B53EB07"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45B7AA4F" w14:textId="25FEC7B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Pouteria torta</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4C592EDD" w14:textId="1DB7A60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-0.000</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21A2E7AB" w14:textId="2463783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0.018**</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37B8F199" w14:textId="599F92E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-0.006</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07E3B073" w14:textId="4BCB122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36</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75B33C55" w14:textId="588374E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0.279</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4356EA4A" w14:textId="4238557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-170.3</w:t>
            </w:r>
            <w:r w:rsidRPr="1C1D6FE7">
              <w:rPr>
                <w:rFonts w:ascii="Calibri" w:eastAsia="Calibri" w:hAnsi="Calibri" w:cs="Calibri"/>
                <w:color w:val="000000" w:themeColor="text1"/>
                <w:sz w:val="20"/>
                <w:szCs w:val="20"/>
                <w:lang w:val="en-US"/>
              </w:rPr>
              <w:t> </w:t>
            </w:r>
          </w:p>
        </w:tc>
      </w:tr>
      <w:tr w:rsidR="1C1D6FE7" w14:paraId="0FFBBF34"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vAlign w:val="center"/>
          </w:tcPr>
          <w:p w14:paraId="76A777F0" w14:textId="77777777" w:rsidR="00562D1E" w:rsidRDefault="00562D1E"/>
        </w:tc>
        <w:tc>
          <w:tcPr>
            <w:tcW w:w="1005" w:type="dxa"/>
            <w:vMerge/>
            <w:tcBorders>
              <w:bottom w:val="single" w:sz="0" w:space="0" w:color="7F7F7F" w:themeColor="text1" w:themeTint="80"/>
            </w:tcBorders>
            <w:vAlign w:val="center"/>
          </w:tcPr>
          <w:p w14:paraId="6CF91C5C"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4356142E" w14:textId="79DAF7A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Clarisia racemosa</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49DB6621" w14:textId="7AC228A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-0.003</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49B772D5" w14:textId="38DC43A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0.033*</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2821B9FB" w14:textId="6D80BC8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-0.008</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613A0925" w14:textId="6FE226CC"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12</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10A8BB0D" w14:textId="038576A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0.437</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07EDB71C" w14:textId="020DFD2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-27.6</w:t>
            </w:r>
            <w:r w:rsidRPr="1C1D6FE7">
              <w:rPr>
                <w:rFonts w:ascii="Calibri" w:eastAsia="Calibri" w:hAnsi="Calibri" w:cs="Calibri"/>
                <w:color w:val="000000" w:themeColor="text1"/>
                <w:sz w:val="20"/>
                <w:szCs w:val="20"/>
                <w:lang w:val="en-US"/>
              </w:rPr>
              <w:t> </w:t>
            </w:r>
          </w:p>
        </w:tc>
      </w:tr>
      <w:tr w:rsidR="1C1D6FE7" w14:paraId="02D45CC4" w14:textId="77777777" w:rsidTr="1C1D6FE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990" w:type="dxa"/>
            <w:vMerge/>
            <w:tcBorders>
              <w:top w:val="none" w:sz="0" w:space="0" w:color="auto"/>
              <w:bottom w:val="none" w:sz="0" w:space="0" w:color="auto"/>
            </w:tcBorders>
            <w:vAlign w:val="center"/>
          </w:tcPr>
          <w:p w14:paraId="7241E0EB" w14:textId="77777777" w:rsidR="00562D1E" w:rsidRDefault="00562D1E"/>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3915A6E5" w14:textId="7375562C"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21900474" w14:textId="49C0F0B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Alchornea lojaensis</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568B2DB0" w14:textId="1FF50515"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-0.011</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1A3400DE" w14:textId="6DB0042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0.129***</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21D6FAEB" w14:textId="0272781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0.048</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64C1011C" w14:textId="1BA43AE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44</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6B3507F8" w14:textId="5DF6F42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0.485</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0D8F2779" w14:textId="6783C21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-69.9</w:t>
            </w:r>
            <w:r w:rsidRPr="1C1D6FE7">
              <w:rPr>
                <w:rFonts w:ascii="Calibri" w:eastAsia="Calibri" w:hAnsi="Calibri" w:cs="Calibri"/>
                <w:color w:val="000000" w:themeColor="text1"/>
                <w:sz w:val="20"/>
                <w:szCs w:val="20"/>
                <w:lang w:val="en-US"/>
              </w:rPr>
              <w:t> </w:t>
            </w:r>
          </w:p>
        </w:tc>
      </w:tr>
      <w:tr w:rsidR="1C1D6FE7" w14:paraId="1ACDB5B0" w14:textId="77777777" w:rsidTr="1C1D6FE7">
        <w:trPr>
          <w:trHeight w:val="390"/>
        </w:trPr>
        <w:tc>
          <w:tcPr>
            <w:cnfStyle w:val="001000000000" w:firstRow="0" w:lastRow="0" w:firstColumn="1" w:lastColumn="0" w:oddVBand="0" w:evenVBand="0" w:oddHBand="0" w:evenHBand="0" w:firstRowFirstColumn="0" w:firstRowLastColumn="0" w:lastRowFirstColumn="0" w:lastRowLastColumn="0"/>
            <w:tcW w:w="990" w:type="dxa"/>
            <w:vMerge/>
            <w:vAlign w:val="center"/>
          </w:tcPr>
          <w:p w14:paraId="08B61084" w14:textId="77777777" w:rsidR="00562D1E" w:rsidRDefault="00562D1E"/>
        </w:tc>
        <w:tc>
          <w:tcPr>
            <w:tcW w:w="1005" w:type="dxa"/>
            <w:vMerge/>
            <w:tcBorders>
              <w:bottom w:val="single" w:sz="0" w:space="0" w:color="7F7F7F" w:themeColor="text1" w:themeTint="80"/>
            </w:tcBorders>
            <w:vAlign w:val="center"/>
          </w:tcPr>
          <w:p w14:paraId="5CDA3EAA"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6889F93D" w14:textId="2B3D56C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Myrcia sp nov</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55F9069C" w14:textId="194CCCB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-0.001</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4F5709EB" w14:textId="366387D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0.382***</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732AA7BC" w14:textId="5D51AE7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-0.258***</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7A9505E6" w14:textId="6597A1A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50</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3A70303C" w14:textId="7138513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0.604</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24DD0777" w14:textId="173D89D6"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-38.1</w:t>
            </w:r>
            <w:r w:rsidRPr="1C1D6FE7">
              <w:rPr>
                <w:rFonts w:ascii="Calibri" w:eastAsia="Calibri" w:hAnsi="Calibri" w:cs="Calibri"/>
                <w:color w:val="000000" w:themeColor="text1"/>
                <w:sz w:val="20"/>
                <w:szCs w:val="20"/>
                <w:lang w:val="en-US"/>
              </w:rPr>
              <w:t> </w:t>
            </w:r>
          </w:p>
        </w:tc>
      </w:tr>
      <w:tr w:rsidR="1C1D6FE7" w14:paraId="0975F4DB" w14:textId="77777777" w:rsidTr="1C1D6FE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990" w:type="dxa"/>
            <w:vMerge/>
            <w:tcBorders>
              <w:top w:val="none" w:sz="0" w:space="0" w:color="auto"/>
              <w:bottom w:val="none" w:sz="0" w:space="0" w:color="auto"/>
            </w:tcBorders>
            <w:vAlign w:val="center"/>
          </w:tcPr>
          <w:p w14:paraId="708747A9" w14:textId="77777777" w:rsidR="00562D1E" w:rsidRDefault="00562D1E"/>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01E391B0" w14:textId="6C249C89"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07D651DD" w14:textId="69EFD68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Hedyosmum purpurascens</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44DCA43C" w14:textId="4B620C1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0.008</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7FCC2436" w14:textId="3AA71C5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0.063*</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521C0E61" w14:textId="783CF8D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-0.034</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504F455C" w14:textId="1DD78DF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15D3EE91" w14:textId="782557A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0.322</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55B05D1B" w14:textId="6841E40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-39.6</w:t>
            </w:r>
            <w:r w:rsidRPr="1C1D6FE7">
              <w:rPr>
                <w:rFonts w:ascii="Calibri" w:eastAsia="Calibri" w:hAnsi="Calibri" w:cs="Calibri"/>
                <w:color w:val="000000" w:themeColor="text1"/>
                <w:sz w:val="20"/>
                <w:szCs w:val="20"/>
                <w:lang w:val="en-US"/>
              </w:rPr>
              <w:t> </w:t>
            </w:r>
          </w:p>
        </w:tc>
      </w:tr>
      <w:tr w:rsidR="1C1D6FE7" w14:paraId="55D16C51"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0" w:space="0" w:color="7F7F7F" w:themeColor="text1" w:themeTint="80"/>
            </w:tcBorders>
            <w:vAlign w:val="center"/>
          </w:tcPr>
          <w:p w14:paraId="3227B472" w14:textId="77777777" w:rsidR="00562D1E" w:rsidRDefault="00562D1E"/>
        </w:tc>
        <w:tc>
          <w:tcPr>
            <w:tcW w:w="1005" w:type="dxa"/>
            <w:vMerge/>
            <w:tcBorders>
              <w:bottom w:val="single" w:sz="0" w:space="0" w:color="7F7F7F" w:themeColor="text1" w:themeTint="80"/>
            </w:tcBorders>
            <w:vAlign w:val="center"/>
          </w:tcPr>
          <w:p w14:paraId="3D21681F"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1CA633CF" w14:textId="6CF689D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Weinmannia loxensis</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1CD91F2B" w14:textId="43713A0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0.009</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48C86543" w14:textId="5C6A2BB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0.145***</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58D4A7BF" w14:textId="21C4F84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-0.134**</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7D17FD08" w14:textId="568F64DC"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18</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7A75199E" w14:textId="76A0D523"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0.778</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63E5A6FF" w14:textId="4C54070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-35.7</w:t>
            </w:r>
            <w:r w:rsidRPr="1C1D6FE7">
              <w:rPr>
                <w:rFonts w:ascii="Calibri" w:eastAsia="Calibri" w:hAnsi="Calibri" w:cs="Calibri"/>
                <w:color w:val="000000" w:themeColor="text1"/>
                <w:sz w:val="20"/>
                <w:szCs w:val="20"/>
                <w:lang w:val="en-US"/>
              </w:rPr>
              <w:t> </w:t>
            </w:r>
          </w:p>
        </w:tc>
      </w:tr>
      <w:tr w:rsidR="1C1D6FE7" w14:paraId="35912355" w14:textId="77777777" w:rsidTr="1C1D6FE7">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990" w:type="dxa"/>
            <w:vMerge w:val="restart"/>
            <w:tcBorders>
              <w:top w:val="single" w:sz="6" w:space="0" w:color="7F7F7F" w:themeColor="text1" w:themeTint="80"/>
              <w:bottom w:val="single" w:sz="6" w:space="0" w:color="7F7F7F" w:themeColor="text1" w:themeTint="80"/>
            </w:tcBorders>
            <w:tcMar>
              <w:left w:w="105" w:type="dxa"/>
              <w:right w:w="105" w:type="dxa"/>
            </w:tcMar>
          </w:tcPr>
          <w:p w14:paraId="1E98662E" w14:textId="05448763" w:rsidR="1C1D6FE7" w:rsidRDefault="1C1D6FE7" w:rsidP="1C1D6FE7">
            <w:pPr>
              <w:jc w:val="center"/>
              <w:rPr>
                <w:rFonts w:ascii="Calibri" w:eastAsia="Calibri" w:hAnsi="Calibri" w:cs="Calibri"/>
                <w:color w:val="000000" w:themeColor="text1"/>
                <w:sz w:val="20"/>
                <w:szCs w:val="20"/>
              </w:rPr>
            </w:pPr>
            <w:r w:rsidRPr="1C1D6FE7">
              <w:rPr>
                <w:rFonts w:ascii="Calibri" w:eastAsia="Calibri" w:hAnsi="Calibri" w:cs="Calibri"/>
                <w:b w:val="0"/>
                <w:bCs w:val="0"/>
                <w:color w:val="000000" w:themeColor="text1"/>
                <w:sz w:val="20"/>
                <w:szCs w:val="20"/>
              </w:rPr>
              <w:t>Leaf N:P </w:t>
            </w:r>
            <w:r w:rsidRPr="1C1D6FE7">
              <w:rPr>
                <w:rFonts w:ascii="Calibri" w:eastAsia="Calibri" w:hAnsi="Calibri" w:cs="Calibri"/>
                <w:color w:val="000000" w:themeColor="text1"/>
                <w:sz w:val="20"/>
                <w:szCs w:val="20"/>
                <w:lang w:val="en-US"/>
              </w:rPr>
              <w:t> </w:t>
            </w:r>
          </w:p>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39B45387" w14:textId="5BE9CE3D"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3F6317FA" w14:textId="5ED7BA4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Pouteria torta</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6AD90D9C" w14:textId="5E5DA30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1.444</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39BE208A" w14:textId="306C52F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-2.163</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6FF3D0E0" w14:textId="5AB16B8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-1.269</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08608BD6" w14:textId="2A64B6F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36</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05BE6347" w14:textId="23434F9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0.087</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18D2A967" w14:textId="4DFC2B3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211.6</w:t>
            </w:r>
            <w:r w:rsidRPr="1C1D6FE7">
              <w:rPr>
                <w:rFonts w:ascii="Calibri" w:eastAsia="Calibri" w:hAnsi="Calibri" w:cs="Calibri"/>
                <w:color w:val="000000" w:themeColor="text1"/>
                <w:sz w:val="20"/>
                <w:szCs w:val="20"/>
                <w:lang w:val="en-US"/>
              </w:rPr>
              <w:t> </w:t>
            </w:r>
          </w:p>
        </w:tc>
      </w:tr>
      <w:tr w:rsidR="1C1D6FE7" w14:paraId="124E2965"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vAlign w:val="center"/>
          </w:tcPr>
          <w:p w14:paraId="0E65CC41" w14:textId="77777777" w:rsidR="00562D1E" w:rsidRDefault="00562D1E"/>
        </w:tc>
        <w:tc>
          <w:tcPr>
            <w:tcW w:w="1005" w:type="dxa"/>
            <w:vMerge/>
            <w:tcBorders>
              <w:bottom w:val="single" w:sz="0" w:space="0" w:color="7F7F7F" w:themeColor="text1" w:themeTint="80"/>
            </w:tcBorders>
            <w:vAlign w:val="center"/>
          </w:tcPr>
          <w:p w14:paraId="683371D1"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33B16BCC" w14:textId="16E32056"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Clarisia racemosa</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24681F02" w14:textId="608537C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-0.995</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399EAFC9" w14:textId="5DB6BBB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-4.953+</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39B11D30" w14:textId="75F538E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4.873</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046D8E7F" w14:textId="2117022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12</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747D586C" w14:textId="5EF238B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0.356</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1CD69FA0" w14:textId="0AA3813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55.5</w:t>
            </w:r>
            <w:r w:rsidRPr="1C1D6FE7">
              <w:rPr>
                <w:rFonts w:ascii="Calibri" w:eastAsia="Calibri" w:hAnsi="Calibri" w:cs="Calibri"/>
                <w:color w:val="000000" w:themeColor="text1"/>
                <w:sz w:val="20"/>
                <w:szCs w:val="20"/>
                <w:lang w:val="en-US"/>
              </w:rPr>
              <w:t> </w:t>
            </w:r>
          </w:p>
        </w:tc>
      </w:tr>
      <w:tr w:rsidR="1C1D6FE7" w14:paraId="31DA659D" w14:textId="77777777" w:rsidTr="1C1D6FE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90" w:type="dxa"/>
            <w:vMerge/>
            <w:tcBorders>
              <w:top w:val="none" w:sz="0" w:space="0" w:color="auto"/>
              <w:bottom w:val="none" w:sz="0" w:space="0" w:color="auto"/>
            </w:tcBorders>
            <w:vAlign w:val="center"/>
          </w:tcPr>
          <w:p w14:paraId="6AB945D9" w14:textId="77777777" w:rsidR="00562D1E" w:rsidRDefault="00562D1E"/>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51C9A596" w14:textId="79F65887"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02FD0666" w14:textId="1EE4513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Alchornea lojaensis</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2464E602" w14:textId="4914A50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2.152*</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0C157F29" w14:textId="3E40B08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-5.550***</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7AC0B7C0" w14:textId="52AB659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-1.908</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1A63C2C4" w14:textId="28CC3E7E"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44</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2123C99E" w14:textId="1754D2CE"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0.670</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06D38F9B" w14:textId="404C5A2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193.3</w:t>
            </w:r>
            <w:r w:rsidRPr="1C1D6FE7">
              <w:rPr>
                <w:rFonts w:ascii="Calibri" w:eastAsia="Calibri" w:hAnsi="Calibri" w:cs="Calibri"/>
                <w:color w:val="000000" w:themeColor="text1"/>
                <w:sz w:val="20"/>
                <w:szCs w:val="20"/>
                <w:lang w:val="en-US"/>
              </w:rPr>
              <w:t> </w:t>
            </w:r>
          </w:p>
        </w:tc>
      </w:tr>
      <w:tr w:rsidR="1C1D6FE7" w14:paraId="3AD9AA49"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vAlign w:val="center"/>
          </w:tcPr>
          <w:p w14:paraId="25A102AE" w14:textId="77777777" w:rsidR="00562D1E" w:rsidRDefault="00562D1E"/>
        </w:tc>
        <w:tc>
          <w:tcPr>
            <w:tcW w:w="1005" w:type="dxa"/>
            <w:vMerge/>
            <w:tcBorders>
              <w:bottom w:val="single" w:sz="0" w:space="0" w:color="7F7F7F" w:themeColor="text1" w:themeTint="80"/>
            </w:tcBorders>
            <w:vAlign w:val="center"/>
          </w:tcPr>
          <w:p w14:paraId="2D3FC79C"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4B6A9448" w14:textId="23A3D5E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Myrcia sp nov</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625D8F29" w14:textId="49185EB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0.673</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09AA82DB" w14:textId="40C91C1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-16.578***</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215EEE61" w14:textId="216981D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5.278*</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3EF36660" w14:textId="6C38760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49</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0066BB26" w14:textId="5852752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0.771</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63210E21" w14:textId="1B88328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272.6</w:t>
            </w:r>
            <w:r w:rsidRPr="1C1D6FE7">
              <w:rPr>
                <w:rFonts w:ascii="Calibri" w:eastAsia="Calibri" w:hAnsi="Calibri" w:cs="Calibri"/>
                <w:color w:val="000000" w:themeColor="text1"/>
                <w:sz w:val="20"/>
                <w:szCs w:val="20"/>
                <w:lang w:val="en-US"/>
              </w:rPr>
              <w:t> </w:t>
            </w:r>
          </w:p>
        </w:tc>
      </w:tr>
      <w:tr w:rsidR="1C1D6FE7" w14:paraId="4A9E547C" w14:textId="77777777" w:rsidTr="1C1D6FE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90" w:type="dxa"/>
            <w:vMerge/>
            <w:tcBorders>
              <w:top w:val="none" w:sz="0" w:space="0" w:color="auto"/>
              <w:bottom w:val="none" w:sz="0" w:space="0" w:color="auto"/>
            </w:tcBorders>
            <w:vAlign w:val="center"/>
          </w:tcPr>
          <w:p w14:paraId="17A6A3AD" w14:textId="77777777" w:rsidR="00562D1E" w:rsidRDefault="00562D1E"/>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37DD4A0D" w14:textId="212A4970"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07581568" w14:textId="4A1346C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Hedyosmum purpurascens</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01E9C097" w14:textId="06EE542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4.611*</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3E8C1175" w14:textId="5D60418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-5.020*</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67105E55" w14:textId="0A805D4E"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-0.826</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10C5AF31" w14:textId="04B05B5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0260F9C2" w14:textId="1B5306E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0.591</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614B8E39" w14:textId="1635E5C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100.9</w:t>
            </w:r>
            <w:r w:rsidRPr="1C1D6FE7">
              <w:rPr>
                <w:rFonts w:ascii="Calibri" w:eastAsia="Calibri" w:hAnsi="Calibri" w:cs="Calibri"/>
                <w:color w:val="000000" w:themeColor="text1"/>
                <w:sz w:val="20"/>
                <w:szCs w:val="20"/>
                <w:lang w:val="en-US"/>
              </w:rPr>
              <w:t> </w:t>
            </w:r>
          </w:p>
        </w:tc>
      </w:tr>
      <w:tr w:rsidR="1C1D6FE7" w14:paraId="0068BCDC"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0" w:space="0" w:color="7F7F7F" w:themeColor="text1" w:themeTint="80"/>
            </w:tcBorders>
            <w:vAlign w:val="center"/>
          </w:tcPr>
          <w:p w14:paraId="47929823" w14:textId="77777777" w:rsidR="00562D1E" w:rsidRDefault="00562D1E"/>
        </w:tc>
        <w:tc>
          <w:tcPr>
            <w:tcW w:w="1005" w:type="dxa"/>
            <w:vMerge/>
            <w:tcBorders>
              <w:bottom w:val="single" w:sz="0" w:space="0" w:color="7F7F7F" w:themeColor="text1" w:themeTint="80"/>
            </w:tcBorders>
            <w:vAlign w:val="center"/>
          </w:tcPr>
          <w:p w14:paraId="3ECC40EA"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33376838" w14:textId="0DA22503"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Weinmannia loxensis</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27E69394" w14:textId="6DFA1C1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0.234</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0FC3C9DA" w14:textId="06E0C49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-11.345***</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25BD0D55" w14:textId="4515FB2C"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8.033**</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6167EF3F" w14:textId="4AE8C0F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18</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22B0B6A9" w14:textId="5CC54AD3"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0.823</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520F9D91" w14:textId="178D49C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83.1</w:t>
            </w:r>
            <w:r w:rsidRPr="1C1D6FE7">
              <w:rPr>
                <w:rFonts w:ascii="Calibri" w:eastAsia="Calibri" w:hAnsi="Calibri" w:cs="Calibri"/>
                <w:color w:val="000000" w:themeColor="text1"/>
                <w:sz w:val="20"/>
                <w:szCs w:val="20"/>
                <w:lang w:val="en-US"/>
              </w:rPr>
              <w:t> </w:t>
            </w:r>
          </w:p>
        </w:tc>
      </w:tr>
      <w:tr w:rsidR="1C1D6FE7" w14:paraId="5F84B2A4" w14:textId="77777777" w:rsidTr="1C1D6FE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990" w:type="dxa"/>
            <w:vMerge w:val="restart"/>
            <w:tcBorders>
              <w:top w:val="single" w:sz="6" w:space="0" w:color="7F7F7F" w:themeColor="text1" w:themeTint="80"/>
              <w:bottom w:val="single" w:sz="6" w:space="0" w:color="7F7F7F" w:themeColor="text1" w:themeTint="80"/>
            </w:tcBorders>
            <w:tcMar>
              <w:left w:w="105" w:type="dxa"/>
              <w:right w:w="105" w:type="dxa"/>
            </w:tcMar>
          </w:tcPr>
          <w:p w14:paraId="5C1BD3C0" w14:textId="66E9614A" w:rsidR="1C1D6FE7" w:rsidRDefault="1C1D6FE7" w:rsidP="1C1D6FE7">
            <w:pPr>
              <w:jc w:val="center"/>
              <w:rPr>
                <w:rFonts w:ascii="Calibri" w:eastAsia="Calibri" w:hAnsi="Calibri" w:cs="Calibri"/>
                <w:color w:val="000000" w:themeColor="text1"/>
                <w:sz w:val="20"/>
                <w:szCs w:val="20"/>
              </w:rPr>
            </w:pPr>
            <w:r w:rsidRPr="1C1D6FE7">
              <w:rPr>
                <w:rFonts w:ascii="Calibri" w:eastAsia="Calibri" w:hAnsi="Calibri" w:cs="Calibri"/>
                <w:b w:val="0"/>
                <w:bCs w:val="0"/>
                <w:color w:val="000000" w:themeColor="text1"/>
                <w:sz w:val="20"/>
                <w:szCs w:val="20"/>
              </w:rPr>
              <w:lastRenderedPageBreak/>
              <w:t>logLCC</w:t>
            </w:r>
            <w:r w:rsidRPr="1C1D6FE7">
              <w:rPr>
                <w:rFonts w:ascii="Calibri" w:eastAsia="Calibri" w:hAnsi="Calibri" w:cs="Calibri"/>
                <w:color w:val="000000" w:themeColor="text1"/>
                <w:sz w:val="20"/>
                <w:szCs w:val="20"/>
                <w:lang w:val="en-US"/>
              </w:rPr>
              <w:t> </w:t>
            </w:r>
          </w:p>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2D91C6E4" w14:textId="521E9DB8"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691E08E8" w14:textId="766B48F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Pouteria torta</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003BD8CF" w14:textId="4906401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0.005</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5BF0F4EE" w14:textId="15900D6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0.003</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1FDE6721" w14:textId="47E0047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-0.008</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7D88162C" w14:textId="3C851F5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33</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3EBB6081" w14:textId="64BD1D0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0.036</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6499F2AA" w14:textId="181C24E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-155.4</w:t>
            </w:r>
            <w:r w:rsidRPr="1C1D6FE7">
              <w:rPr>
                <w:rFonts w:ascii="Calibri" w:eastAsia="Calibri" w:hAnsi="Calibri" w:cs="Calibri"/>
                <w:color w:val="000000" w:themeColor="text1"/>
                <w:sz w:val="20"/>
                <w:szCs w:val="20"/>
                <w:lang w:val="en-US"/>
              </w:rPr>
              <w:t> </w:t>
            </w:r>
          </w:p>
        </w:tc>
      </w:tr>
      <w:tr w:rsidR="1C1D6FE7" w14:paraId="1C955183"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vAlign w:val="center"/>
          </w:tcPr>
          <w:p w14:paraId="08AAD1D3" w14:textId="77777777" w:rsidR="00562D1E" w:rsidRDefault="00562D1E"/>
        </w:tc>
        <w:tc>
          <w:tcPr>
            <w:tcW w:w="1005" w:type="dxa"/>
            <w:vMerge/>
            <w:tcBorders>
              <w:bottom w:val="single" w:sz="0" w:space="0" w:color="7F7F7F" w:themeColor="text1" w:themeTint="80"/>
            </w:tcBorders>
            <w:vAlign w:val="center"/>
          </w:tcPr>
          <w:p w14:paraId="7C1B725B"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72734649" w14:textId="5C53A38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Clarisia racemosa</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1E44C9C2" w14:textId="7F178D4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0.060</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1FC42125" w14:textId="232CEE1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0.040</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1A86B500" w14:textId="00E906F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-0.078</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538A03AE" w14:textId="20DD7826"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12</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02B9BB31" w14:textId="13D0C3C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0.263</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7C97800A" w14:textId="1F69943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-16.6</w:t>
            </w:r>
            <w:r w:rsidRPr="1C1D6FE7">
              <w:rPr>
                <w:rFonts w:ascii="Calibri" w:eastAsia="Calibri" w:hAnsi="Calibri" w:cs="Calibri"/>
                <w:color w:val="000000" w:themeColor="text1"/>
                <w:sz w:val="20"/>
                <w:szCs w:val="20"/>
                <w:lang w:val="en-US"/>
              </w:rPr>
              <w:t> </w:t>
            </w:r>
          </w:p>
        </w:tc>
      </w:tr>
      <w:tr w:rsidR="1C1D6FE7" w14:paraId="78700797" w14:textId="77777777" w:rsidTr="1C1D6FE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90" w:type="dxa"/>
            <w:vMerge/>
            <w:tcBorders>
              <w:top w:val="none" w:sz="0" w:space="0" w:color="auto"/>
              <w:bottom w:val="none" w:sz="0" w:space="0" w:color="auto"/>
            </w:tcBorders>
            <w:vAlign w:val="center"/>
          </w:tcPr>
          <w:p w14:paraId="7DD1BD5D" w14:textId="77777777" w:rsidR="00562D1E" w:rsidRDefault="00562D1E"/>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50C975CB" w14:textId="415CEFB6"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2AB4316F" w14:textId="3F4AA4B5"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Alchornea lojaensis</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5F339240" w14:textId="0A8371F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-0.005</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6FE37D33" w14:textId="7C2210E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-0.006</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7E097553" w14:textId="3777529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0.012</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4D5E9564" w14:textId="690841E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43</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60054743" w14:textId="79BA514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0.029</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0111BA67" w14:textId="5F1AC09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-183.4</w:t>
            </w:r>
            <w:r w:rsidRPr="1C1D6FE7">
              <w:rPr>
                <w:rFonts w:ascii="Calibri" w:eastAsia="Calibri" w:hAnsi="Calibri" w:cs="Calibri"/>
                <w:color w:val="000000" w:themeColor="text1"/>
                <w:sz w:val="20"/>
                <w:szCs w:val="20"/>
                <w:lang w:val="en-US"/>
              </w:rPr>
              <w:t> </w:t>
            </w:r>
          </w:p>
        </w:tc>
      </w:tr>
      <w:tr w:rsidR="1C1D6FE7" w14:paraId="08ACC4AB"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vAlign w:val="center"/>
          </w:tcPr>
          <w:p w14:paraId="008DE888" w14:textId="77777777" w:rsidR="00562D1E" w:rsidRDefault="00562D1E"/>
        </w:tc>
        <w:tc>
          <w:tcPr>
            <w:tcW w:w="1005" w:type="dxa"/>
            <w:vMerge/>
            <w:tcBorders>
              <w:bottom w:val="single" w:sz="0" w:space="0" w:color="7F7F7F" w:themeColor="text1" w:themeTint="80"/>
            </w:tcBorders>
            <w:vAlign w:val="center"/>
          </w:tcPr>
          <w:p w14:paraId="5204D204"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1F9CEC2E" w14:textId="463A601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Myrcia sp nov</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736A5CF7" w14:textId="5F73E4A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-0.003</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72989A87" w14:textId="1815729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-0.006</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15B212B9" w14:textId="1B20389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-0.007</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0872E543" w14:textId="15805946"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50</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7262350C" w14:textId="1C8EC16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0.119</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49F15486" w14:textId="6CE737D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-219.7</w:t>
            </w:r>
            <w:r w:rsidRPr="1C1D6FE7">
              <w:rPr>
                <w:rFonts w:ascii="Calibri" w:eastAsia="Calibri" w:hAnsi="Calibri" w:cs="Calibri"/>
                <w:color w:val="000000" w:themeColor="text1"/>
                <w:sz w:val="20"/>
                <w:szCs w:val="20"/>
                <w:lang w:val="en-US"/>
              </w:rPr>
              <w:t> </w:t>
            </w:r>
          </w:p>
        </w:tc>
      </w:tr>
      <w:tr w:rsidR="1C1D6FE7" w14:paraId="25F57636" w14:textId="77777777" w:rsidTr="1C1D6FE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90" w:type="dxa"/>
            <w:vMerge/>
            <w:tcBorders>
              <w:top w:val="none" w:sz="0" w:space="0" w:color="auto"/>
              <w:bottom w:val="none" w:sz="0" w:space="0" w:color="auto"/>
            </w:tcBorders>
            <w:vAlign w:val="center"/>
          </w:tcPr>
          <w:p w14:paraId="5C2D94FB" w14:textId="77777777" w:rsidR="00562D1E" w:rsidRDefault="00562D1E"/>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20E0AF6D" w14:textId="2689A3FB"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5149A20D" w14:textId="20B46DA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Hedyosmum purpurascens</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61608E0E" w14:textId="3B0A943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-0.008</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0A292C77" w14:textId="31BA578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-0.003</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5F933978" w14:textId="483ACDA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0.022</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79866AC1" w14:textId="1B47222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21</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307B6CD2" w14:textId="3037D455"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0.104</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4CB26C0A" w14:textId="7347D0F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-71.4</w:t>
            </w:r>
            <w:r w:rsidRPr="1C1D6FE7">
              <w:rPr>
                <w:rFonts w:ascii="Calibri" w:eastAsia="Calibri" w:hAnsi="Calibri" w:cs="Calibri"/>
                <w:color w:val="000000" w:themeColor="text1"/>
                <w:sz w:val="20"/>
                <w:szCs w:val="20"/>
                <w:lang w:val="en-US"/>
              </w:rPr>
              <w:t> </w:t>
            </w:r>
          </w:p>
        </w:tc>
      </w:tr>
      <w:tr w:rsidR="1C1D6FE7" w14:paraId="7F0C3344"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0" w:space="0" w:color="7F7F7F" w:themeColor="text1" w:themeTint="80"/>
            </w:tcBorders>
            <w:vAlign w:val="center"/>
          </w:tcPr>
          <w:p w14:paraId="1D081B16" w14:textId="77777777" w:rsidR="00562D1E" w:rsidRDefault="00562D1E"/>
        </w:tc>
        <w:tc>
          <w:tcPr>
            <w:tcW w:w="1005" w:type="dxa"/>
            <w:vMerge/>
            <w:tcBorders>
              <w:bottom w:val="single" w:sz="0" w:space="0" w:color="7F7F7F" w:themeColor="text1" w:themeTint="80"/>
            </w:tcBorders>
            <w:vAlign w:val="center"/>
          </w:tcPr>
          <w:p w14:paraId="06C935BC"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6BE471C6" w14:textId="6B67CD9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Weinmannia loxensis</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48F3374C" w14:textId="6BE298E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0.002</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3DA4C381" w14:textId="783C521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-0.006</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5FD91A3A" w14:textId="6F7495B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0.043</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4664A623" w14:textId="6EB161E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18</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449B0A05" w14:textId="72876E6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0.215</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2B5172BB" w14:textId="38224E8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-45.7</w:t>
            </w:r>
            <w:r w:rsidRPr="1C1D6FE7">
              <w:rPr>
                <w:rFonts w:ascii="Calibri" w:eastAsia="Calibri" w:hAnsi="Calibri" w:cs="Calibri"/>
                <w:color w:val="000000" w:themeColor="text1"/>
                <w:sz w:val="20"/>
                <w:szCs w:val="20"/>
                <w:lang w:val="en-US"/>
              </w:rPr>
              <w:t> </w:t>
            </w:r>
          </w:p>
        </w:tc>
      </w:tr>
      <w:tr w:rsidR="1C1D6FE7" w14:paraId="5E6B6DF9" w14:textId="77777777" w:rsidTr="1C1D6FE7">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990" w:type="dxa"/>
            <w:vMerge w:val="restart"/>
            <w:tcBorders>
              <w:top w:val="single" w:sz="6" w:space="0" w:color="7F7F7F" w:themeColor="text1" w:themeTint="80"/>
              <w:bottom w:val="single" w:sz="6" w:space="0" w:color="7F7F7F" w:themeColor="text1" w:themeTint="80"/>
            </w:tcBorders>
            <w:tcMar>
              <w:left w:w="105" w:type="dxa"/>
              <w:right w:w="105" w:type="dxa"/>
            </w:tcMar>
          </w:tcPr>
          <w:p w14:paraId="21D2D509" w14:textId="286C6811" w:rsidR="1C1D6FE7" w:rsidRDefault="1C1D6FE7" w:rsidP="1C1D6FE7">
            <w:pPr>
              <w:jc w:val="center"/>
              <w:rPr>
                <w:rFonts w:ascii="Calibri" w:eastAsia="Calibri" w:hAnsi="Calibri" w:cs="Calibri"/>
                <w:color w:val="000000" w:themeColor="text1"/>
                <w:sz w:val="20"/>
                <w:szCs w:val="20"/>
              </w:rPr>
            </w:pPr>
            <w:r w:rsidRPr="1C1D6FE7">
              <w:rPr>
                <w:rFonts w:ascii="Calibri" w:eastAsia="Calibri" w:hAnsi="Calibri" w:cs="Calibri"/>
                <w:b w:val="0"/>
                <w:bCs w:val="0"/>
                <w:color w:val="000000" w:themeColor="text1"/>
                <w:sz w:val="20"/>
                <w:szCs w:val="20"/>
              </w:rPr>
              <w:t>Carea </w:t>
            </w:r>
            <w:r w:rsidRPr="1C1D6FE7">
              <w:rPr>
                <w:rFonts w:ascii="Calibri" w:eastAsia="Calibri" w:hAnsi="Calibri" w:cs="Calibri"/>
                <w:color w:val="000000" w:themeColor="text1"/>
                <w:sz w:val="20"/>
                <w:szCs w:val="20"/>
                <w:lang w:val="en-US"/>
              </w:rPr>
              <w:t> </w:t>
            </w:r>
          </w:p>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26DB6760" w14:textId="4B4E38BA"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1CFB45AA" w14:textId="0C8E668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Pouteria torta</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46E39B12" w14:textId="09BF54C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5.475</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5CCADB2F" w14:textId="1BF1C55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2.721</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4603070E" w14:textId="2855015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-7.198</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25EFA29A" w14:textId="069E706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33</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16B9D721" w14:textId="7B3F76E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0.064</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31DEEBE7" w14:textId="6189FE2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225.4</w:t>
            </w:r>
            <w:r w:rsidRPr="1C1D6FE7">
              <w:rPr>
                <w:rFonts w:ascii="Calibri" w:eastAsia="Calibri" w:hAnsi="Calibri" w:cs="Calibri"/>
                <w:color w:val="000000" w:themeColor="text1"/>
                <w:sz w:val="20"/>
                <w:szCs w:val="20"/>
                <w:lang w:val="en-US"/>
              </w:rPr>
              <w:t> </w:t>
            </w:r>
          </w:p>
        </w:tc>
      </w:tr>
      <w:tr w:rsidR="1C1D6FE7" w14:paraId="1176A7A4"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vAlign w:val="center"/>
          </w:tcPr>
          <w:p w14:paraId="3111F958" w14:textId="77777777" w:rsidR="00562D1E" w:rsidRDefault="00562D1E"/>
        </w:tc>
        <w:tc>
          <w:tcPr>
            <w:tcW w:w="1005" w:type="dxa"/>
            <w:vMerge/>
            <w:tcBorders>
              <w:bottom w:val="single" w:sz="0" w:space="0" w:color="7F7F7F" w:themeColor="text1" w:themeTint="80"/>
            </w:tcBorders>
            <w:vAlign w:val="center"/>
          </w:tcPr>
          <w:p w14:paraId="13542DEA"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2B72C972" w14:textId="7EC9F2C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Clarisia racemosa</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0D98339A" w14:textId="0253476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-8.463*</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50E70451" w14:textId="0DC86D1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-2.305</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75EA7E25" w14:textId="7D2FA1D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5.705</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1D587022" w14:textId="683046F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12</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651B22AF" w14:textId="4A47FDC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0.274</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630260D1" w14:textId="5AE2DD1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55.3</w:t>
            </w:r>
            <w:r w:rsidRPr="1C1D6FE7">
              <w:rPr>
                <w:rFonts w:ascii="Calibri" w:eastAsia="Calibri" w:hAnsi="Calibri" w:cs="Calibri"/>
                <w:color w:val="000000" w:themeColor="text1"/>
                <w:sz w:val="20"/>
                <w:szCs w:val="20"/>
                <w:lang w:val="en-US"/>
              </w:rPr>
              <w:t> </w:t>
            </w:r>
          </w:p>
        </w:tc>
      </w:tr>
      <w:tr w:rsidR="1C1D6FE7" w14:paraId="5965EA35" w14:textId="77777777" w:rsidTr="1C1D6FE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990" w:type="dxa"/>
            <w:vMerge/>
            <w:tcBorders>
              <w:top w:val="none" w:sz="0" w:space="0" w:color="auto"/>
              <w:bottom w:val="none" w:sz="0" w:space="0" w:color="auto"/>
            </w:tcBorders>
            <w:vAlign w:val="center"/>
          </w:tcPr>
          <w:p w14:paraId="04D7D88E" w14:textId="77777777" w:rsidR="00562D1E" w:rsidRDefault="00562D1E"/>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31C45B2A" w14:textId="0028C053"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70F8B668" w14:textId="394771EE"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Alchornea lojaensis</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2C9FB1C4" w14:textId="21E1FB65"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-5.913</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4A8A38F2" w14:textId="5C70AFDE"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0.059</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7D1E7D5F" w14:textId="2C705DD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12.199</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60B13F50" w14:textId="1A78BB9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43</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4F133075" w14:textId="0E9B89E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0.045</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456B59DE" w14:textId="2228155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355.2</w:t>
            </w:r>
            <w:r w:rsidRPr="1C1D6FE7">
              <w:rPr>
                <w:rFonts w:ascii="Calibri" w:eastAsia="Calibri" w:hAnsi="Calibri" w:cs="Calibri"/>
                <w:color w:val="000000" w:themeColor="text1"/>
                <w:sz w:val="20"/>
                <w:szCs w:val="20"/>
                <w:lang w:val="en-US"/>
              </w:rPr>
              <w:t> </w:t>
            </w:r>
          </w:p>
        </w:tc>
      </w:tr>
      <w:tr w:rsidR="1C1D6FE7" w14:paraId="62926B4D"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vAlign w:val="center"/>
          </w:tcPr>
          <w:p w14:paraId="636D4CD2" w14:textId="77777777" w:rsidR="00562D1E" w:rsidRDefault="00562D1E"/>
        </w:tc>
        <w:tc>
          <w:tcPr>
            <w:tcW w:w="1005" w:type="dxa"/>
            <w:vMerge/>
            <w:tcBorders>
              <w:bottom w:val="single" w:sz="0" w:space="0" w:color="7F7F7F" w:themeColor="text1" w:themeTint="80"/>
            </w:tcBorders>
            <w:vAlign w:val="center"/>
          </w:tcPr>
          <w:p w14:paraId="5D2227E8"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5FAF86FC" w14:textId="678FFDF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Myrcia sp nov</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53AEEC33" w14:textId="7EB5B8EC"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1.625</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6803061E" w14:textId="2150F0E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6.197</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2688DE24" w14:textId="5990673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-9.664</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75F86763" w14:textId="583A896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50</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0EA8D1ED" w14:textId="2FC2452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0.046</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46B31ABF" w14:textId="308869A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393.7</w:t>
            </w:r>
            <w:r w:rsidRPr="1C1D6FE7">
              <w:rPr>
                <w:rFonts w:ascii="Calibri" w:eastAsia="Calibri" w:hAnsi="Calibri" w:cs="Calibri"/>
                <w:color w:val="000000" w:themeColor="text1"/>
                <w:sz w:val="20"/>
                <w:szCs w:val="20"/>
                <w:lang w:val="en-US"/>
              </w:rPr>
              <w:t> </w:t>
            </w:r>
          </w:p>
        </w:tc>
      </w:tr>
      <w:tr w:rsidR="1C1D6FE7" w14:paraId="23C1E675" w14:textId="77777777" w:rsidTr="1C1D6FE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990" w:type="dxa"/>
            <w:vMerge/>
            <w:tcBorders>
              <w:top w:val="none" w:sz="0" w:space="0" w:color="auto"/>
              <w:bottom w:val="none" w:sz="0" w:space="0" w:color="auto"/>
            </w:tcBorders>
            <w:vAlign w:val="center"/>
          </w:tcPr>
          <w:p w14:paraId="2D3A5A8D" w14:textId="77777777" w:rsidR="00562D1E" w:rsidRDefault="00562D1E"/>
        </w:tc>
        <w:tc>
          <w:tcPr>
            <w:tcW w:w="1005" w:type="dxa"/>
            <w:vMerge w:val="restart"/>
            <w:tcBorders>
              <w:top w:val="single" w:sz="6" w:space="0" w:color="7F7F7F" w:themeColor="text1" w:themeTint="80"/>
              <w:bottom w:val="single" w:sz="6" w:space="0" w:color="7F7F7F" w:themeColor="text1" w:themeTint="80"/>
            </w:tcBorders>
            <w:tcMar>
              <w:left w:w="105" w:type="dxa"/>
              <w:right w:w="105" w:type="dxa"/>
            </w:tcMar>
          </w:tcPr>
          <w:p w14:paraId="0ECFFF94" w14:textId="35CA52FF"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3000</w:t>
            </w:r>
            <w:r w:rsidRPr="1C1D6FE7">
              <w:rPr>
                <w:rFonts w:ascii="Calibri" w:eastAsia="Calibri" w:hAnsi="Calibri" w:cs="Calibri"/>
                <w:color w:val="000000" w:themeColor="text1"/>
                <w:sz w:val="20"/>
                <w:szCs w:val="20"/>
                <w:lang w:val="en-US"/>
              </w:rPr>
              <w:t> </w:t>
            </w:r>
          </w:p>
        </w:tc>
        <w:tc>
          <w:tcPr>
            <w:tcW w:w="1410" w:type="dxa"/>
            <w:tcBorders>
              <w:top w:val="single" w:sz="6" w:space="0" w:color="7F7F7F" w:themeColor="text1" w:themeTint="80"/>
              <w:bottom w:val="single" w:sz="6" w:space="0" w:color="7F7F7F" w:themeColor="text1" w:themeTint="80"/>
            </w:tcBorders>
            <w:tcMar>
              <w:left w:w="105" w:type="dxa"/>
              <w:right w:w="105" w:type="dxa"/>
            </w:tcMar>
          </w:tcPr>
          <w:p w14:paraId="6FD011D8" w14:textId="1EECE36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Hedyosmum purpurascens</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16065BDF" w14:textId="3BD1F81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5.565</w:t>
            </w:r>
            <w:r w:rsidRPr="1C1D6FE7">
              <w:rPr>
                <w:rFonts w:ascii="Calibri" w:eastAsia="Calibri" w:hAnsi="Calibri" w:cs="Calibri"/>
                <w:color w:val="000000" w:themeColor="text1"/>
                <w:sz w:val="20"/>
                <w:szCs w:val="20"/>
                <w:lang w:val="en-US"/>
              </w:rPr>
              <w:t> </w:t>
            </w:r>
          </w:p>
        </w:tc>
        <w:tc>
          <w:tcPr>
            <w:tcW w:w="1110" w:type="dxa"/>
            <w:tcBorders>
              <w:top w:val="single" w:sz="6" w:space="0" w:color="7F7F7F" w:themeColor="text1" w:themeTint="80"/>
              <w:bottom w:val="single" w:sz="6" w:space="0" w:color="7F7F7F" w:themeColor="text1" w:themeTint="80"/>
            </w:tcBorders>
            <w:tcMar>
              <w:left w:w="105" w:type="dxa"/>
              <w:right w:w="105" w:type="dxa"/>
            </w:tcMar>
          </w:tcPr>
          <w:p w14:paraId="3B742634" w14:textId="560D02D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-7.692</w:t>
            </w:r>
            <w:r w:rsidRPr="1C1D6FE7">
              <w:rPr>
                <w:rFonts w:ascii="Calibri" w:eastAsia="Calibri" w:hAnsi="Calibri" w:cs="Calibri"/>
                <w:color w:val="000000" w:themeColor="text1"/>
                <w:sz w:val="20"/>
                <w:szCs w:val="20"/>
                <w:lang w:val="en-US"/>
              </w:rPr>
              <w:t> </w:t>
            </w:r>
          </w:p>
        </w:tc>
        <w:tc>
          <w:tcPr>
            <w:tcW w:w="1005" w:type="dxa"/>
            <w:tcBorders>
              <w:top w:val="single" w:sz="6" w:space="0" w:color="7F7F7F" w:themeColor="text1" w:themeTint="80"/>
              <w:bottom w:val="single" w:sz="6" w:space="0" w:color="7F7F7F" w:themeColor="text1" w:themeTint="80"/>
            </w:tcBorders>
            <w:tcMar>
              <w:left w:w="105" w:type="dxa"/>
              <w:right w:w="105" w:type="dxa"/>
            </w:tcMar>
          </w:tcPr>
          <w:p w14:paraId="6DF208E5" w14:textId="51D14A15"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2.922</w:t>
            </w:r>
            <w:r w:rsidRPr="1C1D6FE7">
              <w:rPr>
                <w:rFonts w:ascii="Calibri" w:eastAsia="Calibri" w:hAnsi="Calibri" w:cs="Calibri"/>
                <w:color w:val="000000" w:themeColor="text1"/>
                <w:sz w:val="20"/>
                <w:szCs w:val="20"/>
                <w:lang w:val="en-US"/>
              </w:rPr>
              <w:t> </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39111A2B" w14:textId="6D24C9A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21</w:t>
            </w:r>
            <w:r w:rsidRPr="1C1D6FE7">
              <w:rPr>
                <w:rFonts w:ascii="Calibri" w:eastAsia="Calibri" w:hAnsi="Calibri" w:cs="Calibri"/>
                <w:color w:val="000000" w:themeColor="text1"/>
                <w:sz w:val="20"/>
                <w:szCs w:val="20"/>
                <w:lang w:val="en-US"/>
              </w:rPr>
              <w:t> </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6A505A8F" w14:textId="2202ED4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0.194</w:t>
            </w:r>
            <w:r w:rsidRPr="1C1D6FE7">
              <w:rPr>
                <w:rFonts w:ascii="Calibri" w:eastAsia="Calibri" w:hAnsi="Calibri" w:cs="Calibri"/>
                <w:color w:val="000000" w:themeColor="text1"/>
                <w:sz w:val="20"/>
                <w:szCs w:val="20"/>
                <w:lang w:val="en-US"/>
              </w:rPr>
              <w:t> </w:t>
            </w:r>
          </w:p>
        </w:tc>
        <w:tc>
          <w:tcPr>
            <w:tcW w:w="750" w:type="dxa"/>
            <w:tcBorders>
              <w:top w:val="single" w:sz="6" w:space="0" w:color="7F7F7F" w:themeColor="text1" w:themeTint="80"/>
              <w:bottom w:val="single" w:sz="6" w:space="0" w:color="7F7F7F" w:themeColor="text1" w:themeTint="80"/>
            </w:tcBorders>
            <w:tcMar>
              <w:left w:w="105" w:type="dxa"/>
              <w:right w:w="105" w:type="dxa"/>
            </w:tcMar>
          </w:tcPr>
          <w:p w14:paraId="255D87B4" w14:textId="3B247C1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148.4</w:t>
            </w:r>
            <w:r w:rsidRPr="1C1D6FE7">
              <w:rPr>
                <w:rFonts w:ascii="Calibri" w:eastAsia="Calibri" w:hAnsi="Calibri" w:cs="Calibri"/>
                <w:color w:val="000000" w:themeColor="text1"/>
                <w:sz w:val="20"/>
                <w:szCs w:val="20"/>
                <w:lang w:val="en-US"/>
              </w:rPr>
              <w:t> </w:t>
            </w:r>
          </w:p>
        </w:tc>
      </w:tr>
      <w:tr w:rsidR="1C1D6FE7" w14:paraId="104FF7E6" w14:textId="77777777" w:rsidTr="1C1D6FE7">
        <w:trPr>
          <w:trHeight w:val="285"/>
        </w:trPr>
        <w:tc>
          <w:tcPr>
            <w:cnfStyle w:val="001000000000" w:firstRow="0" w:lastRow="0" w:firstColumn="1" w:lastColumn="0" w:oddVBand="0" w:evenVBand="0" w:oddHBand="0" w:evenHBand="0" w:firstRowFirstColumn="0" w:firstRowLastColumn="0" w:lastRowFirstColumn="0" w:lastRowLastColumn="0"/>
            <w:tcW w:w="990" w:type="dxa"/>
            <w:vMerge/>
            <w:tcBorders>
              <w:top w:val="single" w:sz="0" w:space="0" w:color="7F7F7F" w:themeColor="text1" w:themeTint="80"/>
              <w:bottom w:val="single" w:sz="0" w:space="0" w:color="7F7F7F" w:themeColor="text1" w:themeTint="80"/>
            </w:tcBorders>
            <w:vAlign w:val="center"/>
          </w:tcPr>
          <w:p w14:paraId="1EE39C5C" w14:textId="77777777" w:rsidR="00562D1E" w:rsidRDefault="00562D1E"/>
        </w:tc>
        <w:tc>
          <w:tcPr>
            <w:tcW w:w="1005" w:type="dxa"/>
            <w:vMerge/>
            <w:tcBorders>
              <w:top w:val="single" w:sz="0" w:space="0" w:color="7F7F7F" w:themeColor="text1" w:themeTint="80"/>
              <w:bottom w:val="single" w:sz="0" w:space="0" w:color="7F7F7F" w:themeColor="text1" w:themeTint="80"/>
            </w:tcBorders>
            <w:vAlign w:val="center"/>
          </w:tcPr>
          <w:p w14:paraId="13C32D02"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410" w:type="dxa"/>
            <w:tcMar>
              <w:left w:w="105" w:type="dxa"/>
              <w:right w:w="105" w:type="dxa"/>
            </w:tcMar>
          </w:tcPr>
          <w:p w14:paraId="1A9E1B81" w14:textId="33EE390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rPr>
              <w:t> Weinmannia loxensis</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26840521" w14:textId="6328305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1.384</w:t>
            </w:r>
            <w:r w:rsidRPr="1C1D6FE7">
              <w:rPr>
                <w:rFonts w:ascii="Calibri" w:eastAsia="Calibri" w:hAnsi="Calibri" w:cs="Calibri"/>
                <w:color w:val="000000" w:themeColor="text1"/>
                <w:sz w:val="20"/>
                <w:szCs w:val="20"/>
                <w:lang w:val="en-US"/>
              </w:rPr>
              <w:t> </w:t>
            </w:r>
          </w:p>
        </w:tc>
        <w:tc>
          <w:tcPr>
            <w:tcW w:w="1110" w:type="dxa"/>
            <w:tcMar>
              <w:left w:w="105" w:type="dxa"/>
              <w:right w:w="105" w:type="dxa"/>
            </w:tcMar>
          </w:tcPr>
          <w:p w14:paraId="2D31D36B" w14:textId="0C45722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-2.826</w:t>
            </w:r>
            <w:r w:rsidRPr="1C1D6FE7">
              <w:rPr>
                <w:rFonts w:ascii="Calibri" w:eastAsia="Calibri" w:hAnsi="Calibri" w:cs="Calibri"/>
                <w:color w:val="000000" w:themeColor="text1"/>
                <w:sz w:val="20"/>
                <w:szCs w:val="20"/>
                <w:lang w:val="en-US"/>
              </w:rPr>
              <w:t> </w:t>
            </w:r>
          </w:p>
        </w:tc>
        <w:tc>
          <w:tcPr>
            <w:tcW w:w="1005" w:type="dxa"/>
            <w:tcMar>
              <w:left w:w="105" w:type="dxa"/>
              <w:right w:w="105" w:type="dxa"/>
            </w:tcMar>
          </w:tcPr>
          <w:p w14:paraId="724F5A76" w14:textId="71F233A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1.675</w:t>
            </w:r>
            <w:r w:rsidRPr="1C1D6FE7">
              <w:rPr>
                <w:rFonts w:ascii="Calibri" w:eastAsia="Calibri" w:hAnsi="Calibri" w:cs="Calibri"/>
                <w:color w:val="000000" w:themeColor="text1"/>
                <w:sz w:val="20"/>
                <w:szCs w:val="20"/>
                <w:lang w:val="en-US"/>
              </w:rPr>
              <w:t> </w:t>
            </w:r>
          </w:p>
        </w:tc>
        <w:tc>
          <w:tcPr>
            <w:tcW w:w="705" w:type="dxa"/>
            <w:tcMar>
              <w:left w:w="105" w:type="dxa"/>
              <w:right w:w="105" w:type="dxa"/>
            </w:tcMar>
          </w:tcPr>
          <w:p w14:paraId="568410DA" w14:textId="28A13A6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18</w:t>
            </w:r>
            <w:r w:rsidRPr="1C1D6FE7">
              <w:rPr>
                <w:rFonts w:ascii="Calibri" w:eastAsia="Calibri" w:hAnsi="Calibri" w:cs="Calibri"/>
                <w:color w:val="000000" w:themeColor="text1"/>
                <w:sz w:val="20"/>
                <w:szCs w:val="20"/>
                <w:lang w:val="en-US"/>
              </w:rPr>
              <w:t> </w:t>
            </w:r>
          </w:p>
        </w:tc>
        <w:tc>
          <w:tcPr>
            <w:tcW w:w="780" w:type="dxa"/>
            <w:tcMar>
              <w:left w:w="105" w:type="dxa"/>
              <w:right w:w="105" w:type="dxa"/>
            </w:tcMar>
          </w:tcPr>
          <w:p w14:paraId="32394873" w14:textId="52F5FA6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0.072</w:t>
            </w:r>
            <w:r w:rsidRPr="1C1D6FE7">
              <w:rPr>
                <w:rFonts w:ascii="Calibri" w:eastAsia="Calibri" w:hAnsi="Calibri" w:cs="Calibri"/>
                <w:color w:val="000000" w:themeColor="text1"/>
                <w:sz w:val="20"/>
                <w:szCs w:val="20"/>
                <w:lang w:val="en-US"/>
              </w:rPr>
              <w:t> </w:t>
            </w:r>
          </w:p>
        </w:tc>
        <w:tc>
          <w:tcPr>
            <w:tcW w:w="750" w:type="dxa"/>
            <w:tcMar>
              <w:left w:w="105" w:type="dxa"/>
              <w:right w:w="105" w:type="dxa"/>
            </w:tcMar>
          </w:tcPr>
          <w:p w14:paraId="11CC21A5" w14:textId="66FA20C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rPr>
              <w:t>108.9</w:t>
            </w:r>
            <w:r w:rsidRPr="1C1D6FE7">
              <w:rPr>
                <w:rFonts w:ascii="Calibri" w:eastAsia="Calibri" w:hAnsi="Calibri" w:cs="Calibri"/>
                <w:color w:val="000000" w:themeColor="text1"/>
                <w:sz w:val="20"/>
                <w:szCs w:val="20"/>
                <w:lang w:val="en-US"/>
              </w:rPr>
              <w:t> </w:t>
            </w:r>
          </w:p>
        </w:tc>
      </w:tr>
    </w:tbl>
    <w:p w14:paraId="277BE160" w14:textId="4F767F9C" w:rsidR="1C1D6FE7" w:rsidRDefault="1C1D6FE7" w:rsidP="1C1D6FE7">
      <w:pPr>
        <w:rPr>
          <w:rFonts w:ascii="Calibri" w:eastAsia="Calibri" w:hAnsi="Calibri" w:cs="Calibri"/>
          <w:color w:val="000000" w:themeColor="text1"/>
          <w:lang w:val="nl-NL"/>
        </w:rPr>
      </w:pPr>
    </w:p>
    <w:p w14:paraId="6950A3CE" w14:textId="434641B7" w:rsidR="1C1D6FE7" w:rsidRDefault="1C1D6FE7" w:rsidP="1C1D6FE7">
      <w:pPr>
        <w:rPr>
          <w:rFonts w:ascii="Calibri" w:eastAsia="Calibri" w:hAnsi="Calibri" w:cs="Calibri"/>
          <w:color w:val="000000" w:themeColor="text1"/>
          <w:lang w:val="nl-NL"/>
        </w:rPr>
      </w:pPr>
    </w:p>
    <w:p w14:paraId="2CB16D0C" w14:textId="3565B0E1" w:rsidR="1C1D6FE7" w:rsidRDefault="1C1D6FE7" w:rsidP="1C1D6FE7">
      <w:pPr>
        <w:rPr>
          <w:rFonts w:ascii="Calibri" w:eastAsia="Calibri" w:hAnsi="Calibri" w:cs="Calibri"/>
          <w:color w:val="000000" w:themeColor="text1"/>
          <w:lang w:val="nl-NL"/>
        </w:rPr>
      </w:pPr>
      <w:r>
        <w:rPr>
          <w:noProof/>
        </w:rPr>
        <w:drawing>
          <wp:inline distT="0" distB="0" distL="0" distR="0" wp14:anchorId="7B7DF7DD" wp14:editId="7721C8BD">
            <wp:extent cx="304800" cy="304800"/>
            <wp:effectExtent l="0" t="0" r="0" b="0"/>
            <wp:docPr id="1288949534" name="drawing" title="http://127.0.0.1:34725/chunk_output/A8884044BA299E9F/1D77CCB2/c6vfcftc37cy9/000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49534" name="Picture 1288949534"/>
                    <pic:cNvPicPr/>
                  </pic:nvPicPr>
                  <pic:blipFill>
                    <a:blip r:embed="rId19">
                      <a:extLst>
                        <a:ext uri="{28A0092B-C50C-407E-A947-70E740481C1C}">
                          <a14:useLocalDpi xmlns:a14="http://schemas.microsoft.com/office/drawing/2010/main"/>
                        </a:ext>
                      </a:extLst>
                    </a:blip>
                    <a:stretch>
                      <a:fillRect/>
                    </a:stretch>
                  </pic:blipFill>
                  <pic:spPr>
                    <a:xfrm>
                      <a:off x="0" y="0"/>
                      <a:ext cx="304800" cy="304800"/>
                    </a:xfrm>
                    <a:prstGeom prst="rect">
                      <a:avLst/>
                    </a:prstGeom>
                  </pic:spPr>
                </pic:pic>
              </a:graphicData>
            </a:graphic>
          </wp:inline>
        </w:drawing>
      </w:r>
      <w:r>
        <w:rPr>
          <w:noProof/>
        </w:rPr>
        <w:drawing>
          <wp:inline distT="0" distB="0" distL="0" distR="0" wp14:anchorId="6FEB5F5B" wp14:editId="06E81187">
            <wp:extent cx="304800" cy="304800"/>
            <wp:effectExtent l="0" t="0" r="0" b="0"/>
            <wp:docPr id="958020943" name="drawing" title="http://127.0.0.1:34725/chunk_output/A8884044BA299E9F/1D77CCB2/c6vfcftc37cy9/000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20943" name="Picture 958020943"/>
                    <pic:cNvPicPr/>
                  </pic:nvPicPr>
                  <pic:blipFill>
                    <a:blip r:embed="rId19">
                      <a:extLst>
                        <a:ext uri="{28A0092B-C50C-407E-A947-70E740481C1C}">
                          <a14:useLocalDpi xmlns:a14="http://schemas.microsoft.com/office/drawing/2010/main"/>
                        </a:ext>
                      </a:extLst>
                    </a:blip>
                    <a:stretch>
                      <a:fillRect/>
                    </a:stretch>
                  </pic:blipFill>
                  <pic:spPr>
                    <a:xfrm>
                      <a:off x="0" y="0"/>
                      <a:ext cx="304800" cy="304800"/>
                    </a:xfrm>
                    <a:prstGeom prst="rect">
                      <a:avLst/>
                    </a:prstGeom>
                  </pic:spPr>
                </pic:pic>
              </a:graphicData>
            </a:graphic>
          </wp:inline>
        </w:drawing>
      </w:r>
    </w:p>
    <w:p w14:paraId="0C4E9C9A" w14:textId="42820D6D" w:rsidR="1C1D6FE7" w:rsidRDefault="1C1D6FE7" w:rsidP="1C1D6FE7">
      <w:pPr>
        <w:rPr>
          <w:rFonts w:ascii="Calibri" w:eastAsia="Calibri" w:hAnsi="Calibri" w:cs="Calibri"/>
          <w:color w:val="000000" w:themeColor="text1"/>
          <w:lang w:val="nl-NL"/>
        </w:rPr>
      </w:pPr>
    </w:p>
    <w:p w14:paraId="3C543AE5" w14:textId="7749AC11" w:rsidR="1C1D6FE7" w:rsidRDefault="1C1D6FE7" w:rsidP="1C1D6FE7">
      <w:pPr>
        <w:rPr>
          <w:rFonts w:ascii="Calibri" w:eastAsia="Calibri" w:hAnsi="Calibri" w:cs="Calibri"/>
          <w:color w:val="000000" w:themeColor="text1"/>
          <w:lang w:val="nl-NL"/>
        </w:rPr>
      </w:pPr>
    </w:p>
    <w:p w14:paraId="0CA454B9" w14:textId="615B661D" w:rsidR="1C1D6FE7" w:rsidRDefault="1C1D6FE7" w:rsidP="1C1D6FE7">
      <w:pPr>
        <w:rPr>
          <w:rFonts w:ascii="Calibri" w:eastAsia="Calibri" w:hAnsi="Calibri" w:cs="Calibri"/>
          <w:color w:val="000000" w:themeColor="text1"/>
          <w:lang w:val="nl-NL"/>
        </w:rPr>
      </w:pPr>
    </w:p>
    <w:p w14:paraId="7EA23240" w14:textId="48A8B462" w:rsidR="1C1D6FE7" w:rsidRDefault="1C1D6FE7" w:rsidP="1C1D6FE7">
      <w:pPr>
        <w:rPr>
          <w:rFonts w:ascii="Calibri" w:eastAsia="Calibri" w:hAnsi="Calibri" w:cs="Calibri"/>
          <w:color w:val="000000" w:themeColor="text1"/>
          <w:lang w:val="nl-NL"/>
        </w:rPr>
      </w:pPr>
    </w:p>
    <w:p w14:paraId="6926EE18" w14:textId="52C280A4" w:rsidR="1C1D6FE7" w:rsidRDefault="79CD96C1" w:rsidP="79CD96C1">
      <w:pPr>
        <w:spacing w:after="0" w:line="240" w:lineRule="auto"/>
        <w:jc w:val="both"/>
        <w:rPr>
          <w:rFonts w:ascii="Calibri" w:eastAsia="Calibri" w:hAnsi="Calibri" w:cs="Calibri"/>
          <w:color w:val="000000" w:themeColor="text1"/>
          <w:lang w:val="nl-NL"/>
        </w:rPr>
      </w:pPr>
      <w:commentRangeStart w:id="435"/>
      <w:r w:rsidRPr="79CD96C1">
        <w:rPr>
          <w:rFonts w:ascii="Calibri" w:eastAsia="Calibri" w:hAnsi="Calibri" w:cs="Calibri"/>
          <w:b/>
          <w:bCs/>
          <w:color w:val="000000" w:themeColor="text1"/>
          <w:lang w:val="en-US"/>
        </w:rPr>
        <w:t>Table S4. </w:t>
      </w:r>
      <w:r w:rsidRPr="79CD96C1">
        <w:rPr>
          <w:rFonts w:ascii="Calibri" w:eastAsia="Calibri" w:hAnsi="Calibri" w:cs="Calibri"/>
          <w:color w:val="000000" w:themeColor="text1"/>
          <w:lang w:val="en-US"/>
        </w:rPr>
        <w:t>Estimates of morphological traits to nitrogen (N) and phosphorus (P) addition. Results are based on linear mixed-effects models (LMMs) using a factorial N × P design. Significant effects are indicated by * (p &lt; 0.05). </w:t>
      </w:r>
      <w:commentRangeEnd w:id="435"/>
      <w:r w:rsidR="1C1D6FE7">
        <w:rPr>
          <w:rStyle w:val="CommentReference"/>
          <w:rFonts w:ascii="Calibri" w:eastAsia="Calibri" w:hAnsi="Calibri" w:cs="Calibri"/>
          <w:color w:val="000000" w:themeColor="text1"/>
          <w:sz w:val="22"/>
          <w:szCs w:val="22"/>
          <w:lang w:val="nl-NL"/>
        </w:rPr>
        <w:commentReference w:id="435"/>
      </w:r>
    </w:p>
    <w:p w14:paraId="1F1D6962" w14:textId="4923DDAF" w:rsidR="1C1D6FE7" w:rsidRDefault="1C1D6FE7" w:rsidP="1C1D6FE7">
      <w:pPr>
        <w:rPr>
          <w:rFonts w:ascii="Calibri" w:eastAsia="Calibri" w:hAnsi="Calibri" w:cs="Calibri"/>
          <w:color w:val="000000" w:themeColor="text1"/>
          <w:lang w:val="nl-NL"/>
        </w:rPr>
      </w:pPr>
    </w:p>
    <w:tbl>
      <w:tblPr>
        <w:tblStyle w:val="PlainTable2"/>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85"/>
        <w:gridCol w:w="1185"/>
        <w:gridCol w:w="1350"/>
        <w:gridCol w:w="915"/>
        <w:gridCol w:w="870"/>
        <w:gridCol w:w="960"/>
        <w:gridCol w:w="1038"/>
        <w:gridCol w:w="705"/>
        <w:gridCol w:w="780"/>
      </w:tblGrid>
      <w:tr w:rsidR="1C1D6FE7" w14:paraId="57E81C35" w14:textId="77777777" w:rsidTr="1C1D6FE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85" w:type="dxa"/>
            <w:tcBorders>
              <w:bottom w:val="single" w:sz="6" w:space="0" w:color="7F7F7F" w:themeColor="text1" w:themeTint="80"/>
            </w:tcBorders>
            <w:tcMar>
              <w:left w:w="105" w:type="dxa"/>
              <w:right w:w="105" w:type="dxa"/>
            </w:tcMar>
          </w:tcPr>
          <w:p w14:paraId="2A2C6229" w14:textId="4B7249B6" w:rsidR="1C1D6FE7" w:rsidRDefault="1C1D6FE7" w:rsidP="1C1D6FE7">
            <w:pPr>
              <w:rPr>
                <w:rFonts w:ascii="Calibri" w:eastAsia="Calibri" w:hAnsi="Calibri" w:cs="Calibri"/>
                <w:color w:val="000000" w:themeColor="text1"/>
                <w:sz w:val="20"/>
                <w:szCs w:val="20"/>
              </w:rPr>
            </w:pPr>
            <w:r w:rsidRPr="1C1D6FE7">
              <w:rPr>
                <w:rFonts w:ascii="Calibri" w:eastAsia="Calibri" w:hAnsi="Calibri" w:cs="Calibri"/>
                <w:b w:val="0"/>
                <w:bCs w:val="0"/>
                <w:color w:val="000000" w:themeColor="text1"/>
                <w:sz w:val="20"/>
                <w:szCs w:val="20"/>
                <w:lang w:val="en-US"/>
              </w:rPr>
              <w:t> Response</w:t>
            </w:r>
          </w:p>
        </w:tc>
        <w:tc>
          <w:tcPr>
            <w:tcW w:w="1185" w:type="dxa"/>
            <w:tcBorders>
              <w:bottom w:val="single" w:sz="6" w:space="0" w:color="7F7F7F" w:themeColor="text1" w:themeTint="80"/>
            </w:tcBorders>
            <w:tcMar>
              <w:left w:w="105" w:type="dxa"/>
              <w:right w:w="105" w:type="dxa"/>
            </w:tcMar>
          </w:tcPr>
          <w:p w14:paraId="21549A4C" w14:textId="5F594F79"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b w:val="0"/>
                <w:bCs w:val="0"/>
                <w:color w:val="000000" w:themeColor="text1"/>
                <w:sz w:val="20"/>
                <w:szCs w:val="20"/>
                <w:lang w:val="en-US"/>
              </w:rPr>
              <w:t> Elevation</w:t>
            </w:r>
          </w:p>
        </w:tc>
        <w:tc>
          <w:tcPr>
            <w:tcW w:w="1350" w:type="dxa"/>
            <w:tcBorders>
              <w:bottom w:val="single" w:sz="6" w:space="0" w:color="7F7F7F" w:themeColor="text1" w:themeTint="80"/>
            </w:tcBorders>
            <w:tcMar>
              <w:left w:w="105" w:type="dxa"/>
              <w:right w:w="105" w:type="dxa"/>
            </w:tcMar>
          </w:tcPr>
          <w:p w14:paraId="1719C2E7" w14:textId="7D9A7E10"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b w:val="0"/>
                <w:bCs w:val="0"/>
                <w:color w:val="000000" w:themeColor="text1"/>
                <w:sz w:val="20"/>
                <w:szCs w:val="20"/>
                <w:lang w:val="en-US"/>
              </w:rPr>
              <w:t>Specie </w:t>
            </w:r>
          </w:p>
        </w:tc>
        <w:tc>
          <w:tcPr>
            <w:tcW w:w="915" w:type="dxa"/>
            <w:tcBorders>
              <w:bottom w:val="single" w:sz="6" w:space="0" w:color="7F7F7F" w:themeColor="text1" w:themeTint="80"/>
            </w:tcBorders>
            <w:tcMar>
              <w:left w:w="105" w:type="dxa"/>
              <w:right w:w="105" w:type="dxa"/>
            </w:tcMar>
          </w:tcPr>
          <w:p w14:paraId="69892409" w14:textId="4ECAD3C7"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color w:val="000000" w:themeColor="text1"/>
                <w:sz w:val="20"/>
                <w:szCs w:val="20"/>
                <w:lang w:val="en-US"/>
              </w:rPr>
              <w:t>N</w:t>
            </w:r>
          </w:p>
        </w:tc>
        <w:tc>
          <w:tcPr>
            <w:tcW w:w="870" w:type="dxa"/>
            <w:tcBorders>
              <w:bottom w:val="single" w:sz="6" w:space="0" w:color="7F7F7F" w:themeColor="text1" w:themeTint="80"/>
            </w:tcBorders>
            <w:tcMar>
              <w:left w:w="105" w:type="dxa"/>
              <w:right w:w="105" w:type="dxa"/>
            </w:tcMar>
          </w:tcPr>
          <w:p w14:paraId="7D376504" w14:textId="2A102EB7"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color w:val="000000" w:themeColor="text1"/>
                <w:sz w:val="20"/>
                <w:szCs w:val="20"/>
                <w:lang w:val="en-US"/>
              </w:rPr>
              <w:t>P</w:t>
            </w:r>
          </w:p>
        </w:tc>
        <w:tc>
          <w:tcPr>
            <w:tcW w:w="960" w:type="dxa"/>
            <w:tcBorders>
              <w:bottom w:val="single" w:sz="6" w:space="0" w:color="7F7F7F" w:themeColor="text1" w:themeTint="80"/>
            </w:tcBorders>
            <w:tcMar>
              <w:left w:w="105" w:type="dxa"/>
              <w:right w:w="105" w:type="dxa"/>
            </w:tcMar>
          </w:tcPr>
          <w:p w14:paraId="668222A6" w14:textId="75BB71BF"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color w:val="000000" w:themeColor="text1"/>
                <w:sz w:val="20"/>
                <w:szCs w:val="20"/>
                <w:lang w:val="en-US"/>
              </w:rPr>
              <w:t>N × P</w:t>
            </w:r>
          </w:p>
        </w:tc>
        <w:tc>
          <w:tcPr>
            <w:tcW w:w="1035" w:type="dxa"/>
            <w:tcBorders>
              <w:bottom w:val="single" w:sz="6" w:space="0" w:color="7F7F7F" w:themeColor="text1" w:themeTint="80"/>
            </w:tcBorders>
            <w:tcMar>
              <w:left w:w="105" w:type="dxa"/>
              <w:right w:w="105" w:type="dxa"/>
            </w:tcMar>
          </w:tcPr>
          <w:p w14:paraId="13119483" w14:textId="75DAE6D5"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color w:val="000000" w:themeColor="text1"/>
                <w:sz w:val="20"/>
                <w:szCs w:val="20"/>
                <w:lang w:val="en-US"/>
              </w:rPr>
              <w:t>Num.Obs.</w:t>
            </w:r>
          </w:p>
        </w:tc>
        <w:tc>
          <w:tcPr>
            <w:tcW w:w="705" w:type="dxa"/>
            <w:tcBorders>
              <w:bottom w:val="single" w:sz="6" w:space="0" w:color="7F7F7F" w:themeColor="text1" w:themeTint="80"/>
            </w:tcBorders>
            <w:tcMar>
              <w:left w:w="105" w:type="dxa"/>
              <w:right w:w="105" w:type="dxa"/>
            </w:tcMar>
          </w:tcPr>
          <w:p w14:paraId="151088FD" w14:textId="2805DAF0"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color w:val="000000" w:themeColor="text1"/>
                <w:sz w:val="20"/>
                <w:szCs w:val="20"/>
                <w:lang w:val="en-US"/>
              </w:rPr>
              <w:t>R2 Marg.</w:t>
            </w:r>
          </w:p>
        </w:tc>
        <w:tc>
          <w:tcPr>
            <w:tcW w:w="780" w:type="dxa"/>
            <w:tcBorders>
              <w:bottom w:val="single" w:sz="6" w:space="0" w:color="7F7F7F" w:themeColor="text1" w:themeTint="80"/>
            </w:tcBorders>
            <w:tcMar>
              <w:left w:w="105" w:type="dxa"/>
              <w:right w:w="105" w:type="dxa"/>
            </w:tcMar>
          </w:tcPr>
          <w:p w14:paraId="362884B4" w14:textId="2CFCA705" w:rsidR="1C1D6FE7" w:rsidRDefault="1C1D6FE7" w:rsidP="1C1D6FE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themeColor="text1"/>
                <w:sz w:val="20"/>
                <w:szCs w:val="20"/>
              </w:rPr>
            </w:pPr>
            <w:r w:rsidRPr="1C1D6FE7">
              <w:rPr>
                <w:rFonts w:ascii="Calibri" w:eastAsia="Calibri" w:hAnsi="Calibri" w:cs="Calibri"/>
                <w:color w:val="000000" w:themeColor="text1"/>
                <w:sz w:val="20"/>
                <w:szCs w:val="20"/>
                <w:lang w:val="en-US"/>
              </w:rPr>
              <w:t>AIC</w:t>
            </w:r>
          </w:p>
        </w:tc>
      </w:tr>
      <w:tr w:rsidR="1C1D6FE7" w14:paraId="26457D52" w14:textId="77777777" w:rsidTr="1C1D6FE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59DBDAE7" w14:textId="12AABC60" w:rsidR="1C1D6FE7" w:rsidRDefault="1C1D6FE7" w:rsidP="1C1D6FE7">
            <w:pPr>
              <w:jc w:val="center"/>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Specific leaf area (cm2/g)</w:t>
            </w:r>
          </w:p>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45876C4F" w14:textId="57FCDC32"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1000 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14912BDC" w14:textId="1CC8C2F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i/>
                <w:iCs/>
                <w:color w:val="000000" w:themeColor="text1"/>
                <w:sz w:val="20"/>
                <w:szCs w:val="20"/>
                <w:lang w:val="en-US"/>
              </w:rPr>
              <w:t> Pouteria torta</w:t>
            </w:r>
            <w:r w:rsidRPr="1C1D6FE7">
              <w:rPr>
                <w:rFonts w:ascii="Calibri" w:eastAsia="Calibri" w:hAnsi="Calibri" w:cs="Calibri"/>
                <w:b/>
                <w:bCs/>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2EE8CF69" w14:textId="66BB6B3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-2.075</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52B19EF5" w14:textId="6242A0D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-2.247</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5250BFDC" w14:textId="1B6412A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3.538</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1A572665" w14:textId="7F3049D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36</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02693DFB" w14:textId="2CD0933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0.008</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7697487A" w14:textId="6724700E"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265.3</w:t>
            </w:r>
          </w:p>
        </w:tc>
      </w:tr>
      <w:tr w:rsidR="1C1D6FE7" w14:paraId="7A5964C8"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vAlign w:val="center"/>
          </w:tcPr>
          <w:p w14:paraId="5464929B" w14:textId="77777777" w:rsidR="00562D1E" w:rsidRDefault="00562D1E"/>
        </w:tc>
        <w:tc>
          <w:tcPr>
            <w:tcW w:w="1185" w:type="dxa"/>
            <w:vMerge/>
            <w:tcBorders>
              <w:bottom w:val="single" w:sz="0" w:space="0" w:color="7F7F7F" w:themeColor="text1" w:themeTint="80"/>
            </w:tcBorders>
            <w:vAlign w:val="center"/>
          </w:tcPr>
          <w:p w14:paraId="75615032"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051EE054" w14:textId="2FA92FB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Clarisia racemosa</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4ED451E3" w14:textId="706A16F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24.498*</w:t>
            </w:r>
          </w:p>
        </w:tc>
        <w:tc>
          <w:tcPr>
            <w:tcW w:w="870" w:type="dxa"/>
            <w:tcMar>
              <w:left w:w="105" w:type="dxa"/>
              <w:right w:w="105" w:type="dxa"/>
            </w:tcMar>
          </w:tcPr>
          <w:p w14:paraId="430E9E2D" w14:textId="7CC064C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7.687</w:t>
            </w:r>
          </w:p>
        </w:tc>
        <w:tc>
          <w:tcPr>
            <w:tcW w:w="960" w:type="dxa"/>
            <w:tcMar>
              <w:left w:w="105" w:type="dxa"/>
              <w:right w:w="105" w:type="dxa"/>
            </w:tcMar>
          </w:tcPr>
          <w:p w14:paraId="573B9F96" w14:textId="4656701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-17.815</w:t>
            </w:r>
          </w:p>
        </w:tc>
        <w:tc>
          <w:tcPr>
            <w:tcW w:w="1035" w:type="dxa"/>
            <w:tcMar>
              <w:left w:w="105" w:type="dxa"/>
              <w:right w:w="105" w:type="dxa"/>
            </w:tcMar>
          </w:tcPr>
          <w:p w14:paraId="4E383499" w14:textId="32BA5A8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12</w:t>
            </w:r>
          </w:p>
        </w:tc>
        <w:tc>
          <w:tcPr>
            <w:tcW w:w="705" w:type="dxa"/>
            <w:tcMar>
              <w:left w:w="105" w:type="dxa"/>
              <w:right w:w="105" w:type="dxa"/>
            </w:tcMar>
          </w:tcPr>
          <w:p w14:paraId="292973E9" w14:textId="2172201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0.374</w:t>
            </w:r>
          </w:p>
        </w:tc>
        <w:tc>
          <w:tcPr>
            <w:tcW w:w="780" w:type="dxa"/>
            <w:tcMar>
              <w:left w:w="105" w:type="dxa"/>
              <w:right w:w="105" w:type="dxa"/>
            </w:tcMar>
          </w:tcPr>
          <w:p w14:paraId="467B54C4" w14:textId="5BAF79A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71.2</w:t>
            </w:r>
          </w:p>
        </w:tc>
      </w:tr>
      <w:tr w:rsidR="1C1D6FE7" w14:paraId="0C12BA70" w14:textId="77777777" w:rsidTr="1C1D6FE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85" w:type="dxa"/>
            <w:vMerge/>
            <w:tcBorders>
              <w:top w:val="none" w:sz="0" w:space="0" w:color="auto"/>
              <w:bottom w:val="none" w:sz="0" w:space="0" w:color="auto"/>
            </w:tcBorders>
            <w:vAlign w:val="center"/>
          </w:tcPr>
          <w:p w14:paraId="4E05137C" w14:textId="77777777" w:rsidR="00562D1E" w:rsidRDefault="00562D1E"/>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31902974" w14:textId="5533DAB6"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2000 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124267A2" w14:textId="0F77C0E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Alchornea lojaensis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70370483" w14:textId="3F81F6D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1.260</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30C02729" w14:textId="4942F0E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0.383</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0512AA22" w14:textId="07688FE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-3.011</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1869D019" w14:textId="7FA1E3A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45</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7B2671FB" w14:textId="7266E86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0.038</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36919A63" w14:textId="5C7E634E"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255.7</w:t>
            </w:r>
          </w:p>
        </w:tc>
      </w:tr>
      <w:tr w:rsidR="1C1D6FE7" w14:paraId="09B11AF1"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vAlign w:val="center"/>
          </w:tcPr>
          <w:p w14:paraId="7E40722C" w14:textId="77777777" w:rsidR="00562D1E" w:rsidRDefault="00562D1E"/>
        </w:tc>
        <w:tc>
          <w:tcPr>
            <w:tcW w:w="1185" w:type="dxa"/>
            <w:vMerge/>
            <w:tcBorders>
              <w:bottom w:val="single" w:sz="0" w:space="0" w:color="7F7F7F" w:themeColor="text1" w:themeTint="80"/>
            </w:tcBorders>
            <w:vAlign w:val="center"/>
          </w:tcPr>
          <w:p w14:paraId="670CED46"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1563DF19" w14:textId="3ACF0F8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Myrcia sp nov</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71AC4659" w14:textId="7E58C1F6"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-0.816</w:t>
            </w:r>
          </w:p>
        </w:tc>
        <w:tc>
          <w:tcPr>
            <w:tcW w:w="870" w:type="dxa"/>
            <w:tcMar>
              <w:left w:w="105" w:type="dxa"/>
              <w:right w:w="105" w:type="dxa"/>
            </w:tcMar>
          </w:tcPr>
          <w:p w14:paraId="07480DAB" w14:textId="7082A6D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-1.871</w:t>
            </w:r>
          </w:p>
        </w:tc>
        <w:tc>
          <w:tcPr>
            <w:tcW w:w="960" w:type="dxa"/>
            <w:tcMar>
              <w:left w:w="105" w:type="dxa"/>
              <w:right w:w="105" w:type="dxa"/>
            </w:tcMar>
          </w:tcPr>
          <w:p w14:paraId="016D081B" w14:textId="1348F19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2.327</w:t>
            </w:r>
          </w:p>
        </w:tc>
        <w:tc>
          <w:tcPr>
            <w:tcW w:w="1035" w:type="dxa"/>
            <w:tcMar>
              <w:left w:w="105" w:type="dxa"/>
              <w:right w:w="105" w:type="dxa"/>
            </w:tcMar>
          </w:tcPr>
          <w:p w14:paraId="1E01534A" w14:textId="696A4BA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50</w:t>
            </w:r>
          </w:p>
        </w:tc>
        <w:tc>
          <w:tcPr>
            <w:tcW w:w="705" w:type="dxa"/>
            <w:tcMar>
              <w:left w:w="105" w:type="dxa"/>
              <w:right w:w="105" w:type="dxa"/>
            </w:tcMar>
          </w:tcPr>
          <w:p w14:paraId="427054F0" w14:textId="7AF5384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0.045</w:t>
            </w:r>
          </w:p>
        </w:tc>
        <w:tc>
          <w:tcPr>
            <w:tcW w:w="780" w:type="dxa"/>
            <w:tcMar>
              <w:left w:w="105" w:type="dxa"/>
              <w:right w:w="105" w:type="dxa"/>
            </w:tcMar>
          </w:tcPr>
          <w:p w14:paraId="1551184F" w14:textId="0F11D97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263.2</w:t>
            </w:r>
          </w:p>
        </w:tc>
      </w:tr>
      <w:tr w:rsidR="1C1D6FE7" w14:paraId="64B59B4E" w14:textId="77777777" w:rsidTr="1C1D6FE7">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1185" w:type="dxa"/>
            <w:vMerge/>
            <w:tcBorders>
              <w:top w:val="none" w:sz="0" w:space="0" w:color="auto"/>
              <w:bottom w:val="none" w:sz="0" w:space="0" w:color="auto"/>
            </w:tcBorders>
            <w:vAlign w:val="center"/>
          </w:tcPr>
          <w:p w14:paraId="6A9062C4" w14:textId="77777777" w:rsidR="00562D1E" w:rsidRDefault="00562D1E"/>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72A76E13" w14:textId="7BC67AEA"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3000 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2A4A9F0B" w14:textId="10E37EB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Hedyosmum purpurascens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60B9B55E" w14:textId="0C4E89C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-8.013</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37BAE755" w14:textId="0CD9E7C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7.024</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1CD17C99" w14:textId="3B55EE8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-1.918</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3B8ED5E4" w14:textId="068D733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21</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5449AB90" w14:textId="16A24EC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0.222</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5CBCE616" w14:textId="46315AA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149.7</w:t>
            </w:r>
          </w:p>
        </w:tc>
      </w:tr>
      <w:tr w:rsidR="1C1D6FE7" w14:paraId="55C625ED"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tcBorders>
              <w:bottom w:val="single" w:sz="0" w:space="0" w:color="7F7F7F" w:themeColor="text1" w:themeTint="80"/>
            </w:tcBorders>
            <w:vAlign w:val="center"/>
          </w:tcPr>
          <w:p w14:paraId="253F7958" w14:textId="77777777" w:rsidR="00562D1E" w:rsidRDefault="00562D1E"/>
        </w:tc>
        <w:tc>
          <w:tcPr>
            <w:tcW w:w="1185" w:type="dxa"/>
            <w:vMerge/>
            <w:tcBorders>
              <w:bottom w:val="single" w:sz="0" w:space="0" w:color="7F7F7F" w:themeColor="text1" w:themeTint="80"/>
            </w:tcBorders>
            <w:vAlign w:val="center"/>
          </w:tcPr>
          <w:p w14:paraId="5EF08B3F"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0B07DE05" w14:textId="6E7B5FB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Weinmannia loxensis</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2948B42C" w14:textId="6DC2731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-0.552</w:t>
            </w:r>
          </w:p>
        </w:tc>
        <w:tc>
          <w:tcPr>
            <w:tcW w:w="870" w:type="dxa"/>
            <w:tcMar>
              <w:left w:w="105" w:type="dxa"/>
              <w:right w:w="105" w:type="dxa"/>
            </w:tcMar>
          </w:tcPr>
          <w:p w14:paraId="24DDDFAD" w14:textId="24D7B41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2.477</w:t>
            </w:r>
          </w:p>
        </w:tc>
        <w:tc>
          <w:tcPr>
            <w:tcW w:w="960" w:type="dxa"/>
            <w:tcMar>
              <w:left w:w="105" w:type="dxa"/>
              <w:right w:w="105" w:type="dxa"/>
            </w:tcMar>
          </w:tcPr>
          <w:p w14:paraId="178A766F" w14:textId="46D1C21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0.180</w:t>
            </w:r>
          </w:p>
        </w:tc>
        <w:tc>
          <w:tcPr>
            <w:tcW w:w="1035" w:type="dxa"/>
            <w:tcMar>
              <w:left w:w="105" w:type="dxa"/>
              <w:right w:w="105" w:type="dxa"/>
            </w:tcMar>
          </w:tcPr>
          <w:p w14:paraId="3369648C" w14:textId="43D3F0A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18</w:t>
            </w:r>
          </w:p>
        </w:tc>
        <w:tc>
          <w:tcPr>
            <w:tcW w:w="705" w:type="dxa"/>
            <w:tcMar>
              <w:left w:w="105" w:type="dxa"/>
              <w:right w:w="105" w:type="dxa"/>
            </w:tcMar>
          </w:tcPr>
          <w:p w14:paraId="5BB0BCDD" w14:textId="717E8C6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0.040</w:t>
            </w:r>
          </w:p>
        </w:tc>
        <w:tc>
          <w:tcPr>
            <w:tcW w:w="780" w:type="dxa"/>
            <w:tcMar>
              <w:left w:w="105" w:type="dxa"/>
              <w:right w:w="105" w:type="dxa"/>
            </w:tcMar>
          </w:tcPr>
          <w:p w14:paraId="4041F384" w14:textId="6C09593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110.8</w:t>
            </w:r>
          </w:p>
        </w:tc>
      </w:tr>
      <w:tr w:rsidR="1C1D6FE7" w14:paraId="097D0832" w14:textId="77777777" w:rsidTr="1C1D6FE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67C03EA8" w14:textId="6D942694" w:rsidR="1C1D6FE7" w:rsidRDefault="1C1D6FE7" w:rsidP="1C1D6FE7">
            <w:pPr>
              <w:jc w:val="center"/>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Thickness (mm)</w:t>
            </w:r>
          </w:p>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7CA4E7C9" w14:textId="5D791C4B"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1000 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1C07F5B8" w14:textId="3FC9AD8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Pouteria torta</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7E15DC98" w14:textId="45F57EF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-0.004</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3FA68686" w14:textId="688D6B8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-0.001</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131E2010" w14:textId="66900DA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-0.006</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7A765D4C" w14:textId="120E200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36</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37015599" w14:textId="4F08043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0.029</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245ED143" w14:textId="58EE853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-128.5</w:t>
            </w:r>
          </w:p>
        </w:tc>
      </w:tr>
      <w:tr w:rsidR="1C1D6FE7" w14:paraId="79FD1F9B"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vAlign w:val="center"/>
          </w:tcPr>
          <w:p w14:paraId="1A0D3CBA" w14:textId="77777777" w:rsidR="00562D1E" w:rsidRDefault="00562D1E"/>
        </w:tc>
        <w:tc>
          <w:tcPr>
            <w:tcW w:w="1185" w:type="dxa"/>
            <w:vMerge/>
            <w:tcBorders>
              <w:bottom w:val="single" w:sz="0" w:space="0" w:color="7F7F7F" w:themeColor="text1" w:themeTint="80"/>
            </w:tcBorders>
            <w:vAlign w:val="center"/>
          </w:tcPr>
          <w:p w14:paraId="6AC3B5FF"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547B0F21" w14:textId="7CFCF956"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Clarisia racemosa</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74AE6168" w14:textId="09ACB7C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-0.021*</w:t>
            </w:r>
          </w:p>
        </w:tc>
        <w:tc>
          <w:tcPr>
            <w:tcW w:w="870" w:type="dxa"/>
            <w:tcMar>
              <w:left w:w="105" w:type="dxa"/>
              <w:right w:w="105" w:type="dxa"/>
            </w:tcMar>
          </w:tcPr>
          <w:p w14:paraId="02B9A590" w14:textId="0AD7A88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0.002</w:t>
            </w:r>
          </w:p>
        </w:tc>
        <w:tc>
          <w:tcPr>
            <w:tcW w:w="960" w:type="dxa"/>
            <w:tcMar>
              <w:left w:w="105" w:type="dxa"/>
              <w:right w:w="105" w:type="dxa"/>
            </w:tcMar>
          </w:tcPr>
          <w:p w14:paraId="30EC51FA" w14:textId="77475D4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0.027*</w:t>
            </w:r>
          </w:p>
        </w:tc>
        <w:tc>
          <w:tcPr>
            <w:tcW w:w="1035" w:type="dxa"/>
            <w:tcMar>
              <w:left w:w="105" w:type="dxa"/>
              <w:right w:w="105" w:type="dxa"/>
            </w:tcMar>
          </w:tcPr>
          <w:p w14:paraId="1180BE3A" w14:textId="5FC9428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12</w:t>
            </w:r>
          </w:p>
        </w:tc>
        <w:tc>
          <w:tcPr>
            <w:tcW w:w="705" w:type="dxa"/>
            <w:tcMar>
              <w:left w:w="105" w:type="dxa"/>
              <w:right w:w="105" w:type="dxa"/>
            </w:tcMar>
          </w:tcPr>
          <w:p w14:paraId="5D96BC5F" w14:textId="2A2581D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0.101</w:t>
            </w:r>
          </w:p>
        </w:tc>
        <w:tc>
          <w:tcPr>
            <w:tcW w:w="780" w:type="dxa"/>
            <w:tcMar>
              <w:left w:w="105" w:type="dxa"/>
              <w:right w:w="105" w:type="dxa"/>
            </w:tcMar>
          </w:tcPr>
          <w:p w14:paraId="57FC4EA7" w14:textId="188060F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-38.0</w:t>
            </w:r>
          </w:p>
        </w:tc>
      </w:tr>
      <w:tr w:rsidR="1C1D6FE7" w14:paraId="1204D2C5" w14:textId="77777777" w:rsidTr="1C1D6FE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85" w:type="dxa"/>
            <w:vMerge/>
            <w:tcBorders>
              <w:top w:val="none" w:sz="0" w:space="0" w:color="auto"/>
              <w:bottom w:val="none" w:sz="0" w:space="0" w:color="auto"/>
            </w:tcBorders>
            <w:vAlign w:val="center"/>
          </w:tcPr>
          <w:p w14:paraId="3058462A" w14:textId="77777777" w:rsidR="00562D1E" w:rsidRDefault="00562D1E"/>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6BC7ED39" w14:textId="779595B7"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2000 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760643A1" w14:textId="6553186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Alchornea lojaensis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22A42252" w14:textId="3FAFE37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-0.023</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2A31399F" w14:textId="17CDE10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-0.013</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00E0286C" w14:textId="34F0235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0.029</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2E70D745" w14:textId="1F50619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45</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317CDF94" w14:textId="24E4711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0.025</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5BCB792B" w14:textId="6F4C758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-105.8</w:t>
            </w:r>
          </w:p>
        </w:tc>
      </w:tr>
      <w:tr w:rsidR="1C1D6FE7" w14:paraId="5543AB8D"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vAlign w:val="center"/>
          </w:tcPr>
          <w:p w14:paraId="123C8A2A" w14:textId="77777777" w:rsidR="00562D1E" w:rsidRDefault="00562D1E"/>
        </w:tc>
        <w:tc>
          <w:tcPr>
            <w:tcW w:w="1185" w:type="dxa"/>
            <w:vMerge/>
            <w:tcBorders>
              <w:bottom w:val="single" w:sz="0" w:space="0" w:color="7F7F7F" w:themeColor="text1" w:themeTint="80"/>
            </w:tcBorders>
            <w:vAlign w:val="center"/>
          </w:tcPr>
          <w:p w14:paraId="11EF7065"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28F02F01" w14:textId="5285E24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Myrcia sp nov</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292FAF5E" w14:textId="2032983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-0.014</w:t>
            </w:r>
          </w:p>
        </w:tc>
        <w:tc>
          <w:tcPr>
            <w:tcW w:w="870" w:type="dxa"/>
            <w:tcMar>
              <w:left w:w="105" w:type="dxa"/>
              <w:right w:w="105" w:type="dxa"/>
            </w:tcMar>
          </w:tcPr>
          <w:p w14:paraId="259CE2DD" w14:textId="0782EAC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-0.009</w:t>
            </w:r>
          </w:p>
        </w:tc>
        <w:tc>
          <w:tcPr>
            <w:tcW w:w="960" w:type="dxa"/>
            <w:tcMar>
              <w:left w:w="105" w:type="dxa"/>
              <w:right w:w="105" w:type="dxa"/>
            </w:tcMar>
          </w:tcPr>
          <w:p w14:paraId="4EDE3B7D" w14:textId="500F261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0.018</w:t>
            </w:r>
          </w:p>
        </w:tc>
        <w:tc>
          <w:tcPr>
            <w:tcW w:w="1035" w:type="dxa"/>
            <w:tcMar>
              <w:left w:w="105" w:type="dxa"/>
              <w:right w:w="105" w:type="dxa"/>
            </w:tcMar>
          </w:tcPr>
          <w:p w14:paraId="174DF60F" w14:textId="767225C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50</w:t>
            </w:r>
          </w:p>
        </w:tc>
        <w:tc>
          <w:tcPr>
            <w:tcW w:w="705" w:type="dxa"/>
            <w:tcMar>
              <w:left w:w="105" w:type="dxa"/>
              <w:right w:w="105" w:type="dxa"/>
            </w:tcMar>
          </w:tcPr>
          <w:p w14:paraId="57C34DC9" w14:textId="4CCB5F2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0.039</w:t>
            </w:r>
          </w:p>
        </w:tc>
        <w:tc>
          <w:tcPr>
            <w:tcW w:w="780" w:type="dxa"/>
            <w:tcMar>
              <w:left w:w="105" w:type="dxa"/>
              <w:right w:w="105" w:type="dxa"/>
            </w:tcMar>
          </w:tcPr>
          <w:p w14:paraId="260EC305" w14:textId="3156071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-182.3</w:t>
            </w:r>
          </w:p>
        </w:tc>
      </w:tr>
      <w:tr w:rsidR="1C1D6FE7" w14:paraId="4C19F631" w14:textId="77777777" w:rsidTr="1C1D6FE7">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1185" w:type="dxa"/>
            <w:vMerge/>
            <w:tcBorders>
              <w:top w:val="none" w:sz="0" w:space="0" w:color="auto"/>
              <w:bottom w:val="none" w:sz="0" w:space="0" w:color="auto"/>
            </w:tcBorders>
            <w:vAlign w:val="center"/>
          </w:tcPr>
          <w:p w14:paraId="54A48D10" w14:textId="77777777" w:rsidR="00562D1E" w:rsidRDefault="00562D1E"/>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40920D89" w14:textId="42882BEE"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3000 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5EB44F08" w14:textId="370F9BF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Hedyosmum purpurascens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685C8F82" w14:textId="50EDB92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-0.003</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6D2DAEA1" w14:textId="575A708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-0.009</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1A944262" w14:textId="47D52A2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0.016</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1214BF12" w14:textId="057586E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21</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2AE21F56" w14:textId="6B19519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0.015</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46043810" w14:textId="43E7540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-44.1</w:t>
            </w:r>
          </w:p>
        </w:tc>
      </w:tr>
      <w:tr w:rsidR="1C1D6FE7" w14:paraId="0FCD982E"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tcBorders>
              <w:bottom w:val="single" w:sz="0" w:space="0" w:color="7F7F7F" w:themeColor="text1" w:themeTint="80"/>
            </w:tcBorders>
            <w:vAlign w:val="center"/>
          </w:tcPr>
          <w:p w14:paraId="64CD68BF" w14:textId="77777777" w:rsidR="00562D1E" w:rsidRDefault="00562D1E"/>
        </w:tc>
        <w:tc>
          <w:tcPr>
            <w:tcW w:w="1185" w:type="dxa"/>
            <w:vMerge/>
            <w:tcBorders>
              <w:bottom w:val="single" w:sz="0" w:space="0" w:color="7F7F7F" w:themeColor="text1" w:themeTint="80"/>
            </w:tcBorders>
            <w:vAlign w:val="center"/>
          </w:tcPr>
          <w:p w14:paraId="5D512891"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7DFA5211" w14:textId="1C5E332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Weinmannia loxensis</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193BEDF2" w14:textId="32ACD66C"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-0.019</w:t>
            </w:r>
          </w:p>
        </w:tc>
        <w:tc>
          <w:tcPr>
            <w:tcW w:w="870" w:type="dxa"/>
            <w:tcMar>
              <w:left w:w="105" w:type="dxa"/>
              <w:right w:w="105" w:type="dxa"/>
            </w:tcMar>
          </w:tcPr>
          <w:p w14:paraId="183C1937" w14:textId="5ACC06C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-0.003</w:t>
            </w:r>
          </w:p>
        </w:tc>
        <w:tc>
          <w:tcPr>
            <w:tcW w:w="960" w:type="dxa"/>
            <w:tcMar>
              <w:left w:w="105" w:type="dxa"/>
              <w:right w:w="105" w:type="dxa"/>
            </w:tcMar>
          </w:tcPr>
          <w:p w14:paraId="4C86986D" w14:textId="7664E4D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0.007</w:t>
            </w:r>
          </w:p>
        </w:tc>
        <w:tc>
          <w:tcPr>
            <w:tcW w:w="1035" w:type="dxa"/>
            <w:tcMar>
              <w:left w:w="105" w:type="dxa"/>
              <w:right w:w="105" w:type="dxa"/>
            </w:tcMar>
          </w:tcPr>
          <w:p w14:paraId="7EF3E43A" w14:textId="127B418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18</w:t>
            </w:r>
          </w:p>
        </w:tc>
        <w:tc>
          <w:tcPr>
            <w:tcW w:w="705" w:type="dxa"/>
            <w:tcMar>
              <w:left w:w="105" w:type="dxa"/>
              <w:right w:w="105" w:type="dxa"/>
            </w:tcMar>
          </w:tcPr>
          <w:p w14:paraId="208233EC" w14:textId="6F05299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0.060</w:t>
            </w:r>
          </w:p>
        </w:tc>
        <w:tc>
          <w:tcPr>
            <w:tcW w:w="780" w:type="dxa"/>
            <w:tcMar>
              <w:left w:w="105" w:type="dxa"/>
              <w:right w:w="105" w:type="dxa"/>
            </w:tcMar>
          </w:tcPr>
          <w:p w14:paraId="35490A62" w14:textId="0C4ABF7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-37.8</w:t>
            </w:r>
          </w:p>
        </w:tc>
      </w:tr>
      <w:tr w:rsidR="1C1D6FE7" w14:paraId="7C3CA190" w14:textId="77777777" w:rsidTr="1C1D6FE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70EB86F6" w14:textId="2836D14B" w:rsidR="1C1D6FE7" w:rsidRDefault="1C1D6FE7" w:rsidP="1C1D6FE7">
            <w:pPr>
              <w:jc w:val="center"/>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Force to punch (kN/m)</w:t>
            </w:r>
          </w:p>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05CE0194" w14:textId="5DD61AEA"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1000 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55585A2E" w14:textId="10FFE63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Pouteria torta</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3EC0D741" w14:textId="30E4F28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0.068</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66328BA9" w14:textId="6EC6803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0.030</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49AC249F" w14:textId="17D3515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-0.029</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0634816A" w14:textId="5C57813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36</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40992DD2" w14:textId="79CB2BC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0.048</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20A6F175" w14:textId="692F0A5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-17.0</w:t>
            </w:r>
          </w:p>
        </w:tc>
      </w:tr>
      <w:tr w:rsidR="1C1D6FE7" w14:paraId="6E35C20D"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vAlign w:val="center"/>
          </w:tcPr>
          <w:p w14:paraId="72C99EB0" w14:textId="77777777" w:rsidR="00562D1E" w:rsidRDefault="00562D1E"/>
        </w:tc>
        <w:tc>
          <w:tcPr>
            <w:tcW w:w="1185" w:type="dxa"/>
            <w:vMerge/>
            <w:tcBorders>
              <w:bottom w:val="single" w:sz="0" w:space="0" w:color="7F7F7F" w:themeColor="text1" w:themeTint="80"/>
            </w:tcBorders>
            <w:vAlign w:val="center"/>
          </w:tcPr>
          <w:p w14:paraId="0D486037"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1263FF2B" w14:textId="7163E463"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Clarisia racemosa</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36040062" w14:textId="4C76D30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-0.124</w:t>
            </w:r>
          </w:p>
        </w:tc>
        <w:tc>
          <w:tcPr>
            <w:tcW w:w="870" w:type="dxa"/>
            <w:tcMar>
              <w:left w:w="105" w:type="dxa"/>
              <w:right w:w="105" w:type="dxa"/>
            </w:tcMar>
          </w:tcPr>
          <w:p w14:paraId="5A9F599B" w14:textId="1AA3AFA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-0.007</w:t>
            </w:r>
          </w:p>
        </w:tc>
        <w:tc>
          <w:tcPr>
            <w:tcW w:w="960" w:type="dxa"/>
            <w:tcMar>
              <w:left w:w="105" w:type="dxa"/>
              <w:right w:w="105" w:type="dxa"/>
            </w:tcMar>
          </w:tcPr>
          <w:p w14:paraId="70252C2A" w14:textId="70DE6AD3"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0.161</w:t>
            </w:r>
          </w:p>
        </w:tc>
        <w:tc>
          <w:tcPr>
            <w:tcW w:w="1035" w:type="dxa"/>
            <w:tcMar>
              <w:left w:w="105" w:type="dxa"/>
              <w:right w:w="105" w:type="dxa"/>
            </w:tcMar>
          </w:tcPr>
          <w:p w14:paraId="5A95275A" w14:textId="01F3B2A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12</w:t>
            </w:r>
          </w:p>
        </w:tc>
        <w:tc>
          <w:tcPr>
            <w:tcW w:w="705" w:type="dxa"/>
            <w:tcMar>
              <w:left w:w="105" w:type="dxa"/>
              <w:right w:w="105" w:type="dxa"/>
            </w:tcMar>
          </w:tcPr>
          <w:p w14:paraId="6E57E503" w14:textId="3EDC9506"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0.077</w:t>
            </w:r>
          </w:p>
        </w:tc>
        <w:tc>
          <w:tcPr>
            <w:tcW w:w="780" w:type="dxa"/>
            <w:tcMar>
              <w:left w:w="105" w:type="dxa"/>
              <w:right w:w="105" w:type="dxa"/>
            </w:tcMar>
          </w:tcPr>
          <w:p w14:paraId="3026CE8F" w14:textId="1BB42536"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6.8</w:t>
            </w:r>
          </w:p>
        </w:tc>
      </w:tr>
      <w:tr w:rsidR="1C1D6FE7" w14:paraId="30BE0384" w14:textId="77777777" w:rsidTr="1C1D6FE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85" w:type="dxa"/>
            <w:vMerge/>
            <w:tcBorders>
              <w:top w:val="none" w:sz="0" w:space="0" w:color="auto"/>
              <w:bottom w:val="none" w:sz="0" w:space="0" w:color="auto"/>
            </w:tcBorders>
            <w:vAlign w:val="center"/>
          </w:tcPr>
          <w:p w14:paraId="779B40C8" w14:textId="77777777" w:rsidR="00562D1E" w:rsidRDefault="00562D1E"/>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04E47238" w14:textId="1B5C9749"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2000 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1503010C" w14:textId="322914D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Alchornea lojaensis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1FFE7FC0" w14:textId="4AB8152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-0.082</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7D8D482F" w14:textId="5A682E5E"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-0.117*</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1A9D2106" w14:textId="064E5C2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0.087</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5FF5CDA7" w14:textId="5208C6F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45</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3AF18252" w14:textId="04609FB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0.100</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54F57C12" w14:textId="02E500B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-21.5</w:t>
            </w:r>
          </w:p>
        </w:tc>
      </w:tr>
      <w:tr w:rsidR="1C1D6FE7" w14:paraId="304A1CDC"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vAlign w:val="center"/>
          </w:tcPr>
          <w:p w14:paraId="47E30A0B" w14:textId="77777777" w:rsidR="00562D1E" w:rsidRDefault="00562D1E"/>
        </w:tc>
        <w:tc>
          <w:tcPr>
            <w:tcW w:w="1185" w:type="dxa"/>
            <w:vMerge/>
            <w:tcBorders>
              <w:bottom w:val="single" w:sz="0" w:space="0" w:color="7F7F7F" w:themeColor="text1" w:themeTint="80"/>
            </w:tcBorders>
            <w:vAlign w:val="center"/>
          </w:tcPr>
          <w:p w14:paraId="2CBBD3BF"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65A6E834" w14:textId="47F91E1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Myrcia sp nov</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33D84B52" w14:textId="298D3E5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-0.025</w:t>
            </w:r>
          </w:p>
        </w:tc>
        <w:tc>
          <w:tcPr>
            <w:tcW w:w="870" w:type="dxa"/>
            <w:tcMar>
              <w:left w:w="105" w:type="dxa"/>
              <w:right w:w="105" w:type="dxa"/>
            </w:tcMar>
          </w:tcPr>
          <w:p w14:paraId="2C534E4E" w14:textId="47759C1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-0.024</w:t>
            </w:r>
          </w:p>
        </w:tc>
        <w:tc>
          <w:tcPr>
            <w:tcW w:w="960" w:type="dxa"/>
            <w:tcMar>
              <w:left w:w="105" w:type="dxa"/>
              <w:right w:w="105" w:type="dxa"/>
            </w:tcMar>
          </w:tcPr>
          <w:p w14:paraId="3DE7952D" w14:textId="4575AB8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0.048</w:t>
            </w:r>
          </w:p>
        </w:tc>
        <w:tc>
          <w:tcPr>
            <w:tcW w:w="1035" w:type="dxa"/>
            <w:tcMar>
              <w:left w:w="105" w:type="dxa"/>
              <w:right w:w="105" w:type="dxa"/>
            </w:tcMar>
          </w:tcPr>
          <w:p w14:paraId="2C585D21" w14:textId="2FAB8FB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50</w:t>
            </w:r>
          </w:p>
        </w:tc>
        <w:tc>
          <w:tcPr>
            <w:tcW w:w="705" w:type="dxa"/>
            <w:tcMar>
              <w:left w:w="105" w:type="dxa"/>
              <w:right w:w="105" w:type="dxa"/>
            </w:tcMar>
          </w:tcPr>
          <w:p w14:paraId="0937D753" w14:textId="3CF1CBD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0.011</w:t>
            </w:r>
          </w:p>
        </w:tc>
        <w:tc>
          <w:tcPr>
            <w:tcW w:w="780" w:type="dxa"/>
            <w:tcMar>
              <w:left w:w="105" w:type="dxa"/>
              <w:right w:w="105" w:type="dxa"/>
            </w:tcMar>
          </w:tcPr>
          <w:p w14:paraId="283ED440" w14:textId="2E7C40F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-68.2</w:t>
            </w:r>
          </w:p>
        </w:tc>
      </w:tr>
      <w:tr w:rsidR="1C1D6FE7" w14:paraId="6AA49A2A" w14:textId="77777777" w:rsidTr="1C1D6FE7">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1185" w:type="dxa"/>
            <w:vMerge/>
            <w:tcBorders>
              <w:top w:val="none" w:sz="0" w:space="0" w:color="auto"/>
              <w:bottom w:val="none" w:sz="0" w:space="0" w:color="auto"/>
            </w:tcBorders>
            <w:vAlign w:val="center"/>
          </w:tcPr>
          <w:p w14:paraId="66661F60" w14:textId="77777777" w:rsidR="00562D1E" w:rsidRDefault="00562D1E"/>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140BD978" w14:textId="30705C1E"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3000 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7F8F7676" w14:textId="41E5C9E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Hedyosmum purpurascens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3F790A4C" w14:textId="19B6B9B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0.047</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2551C5BE" w14:textId="6052D16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-0.159+</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6C91F0AB" w14:textId="443F7C75"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0.163</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50FBE898" w14:textId="48B223A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21</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4EFCCAF9" w14:textId="701FDA5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0.255</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3F1A864F" w14:textId="146FC22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3.9</w:t>
            </w:r>
          </w:p>
        </w:tc>
      </w:tr>
      <w:tr w:rsidR="1C1D6FE7" w14:paraId="467B1048"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tcBorders>
              <w:bottom w:val="single" w:sz="0" w:space="0" w:color="7F7F7F" w:themeColor="text1" w:themeTint="80"/>
            </w:tcBorders>
            <w:vAlign w:val="center"/>
          </w:tcPr>
          <w:p w14:paraId="450B5E3F" w14:textId="77777777" w:rsidR="00562D1E" w:rsidRDefault="00562D1E"/>
        </w:tc>
        <w:tc>
          <w:tcPr>
            <w:tcW w:w="1185" w:type="dxa"/>
            <w:vMerge/>
            <w:tcBorders>
              <w:bottom w:val="single" w:sz="0" w:space="0" w:color="7F7F7F" w:themeColor="text1" w:themeTint="80"/>
            </w:tcBorders>
            <w:vAlign w:val="center"/>
          </w:tcPr>
          <w:p w14:paraId="67CE200D"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35421AA9" w14:textId="73B5FD1A"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Weinmannia loxensis</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4DF2FA18" w14:textId="1013FCE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0.002</w:t>
            </w:r>
          </w:p>
        </w:tc>
        <w:tc>
          <w:tcPr>
            <w:tcW w:w="870" w:type="dxa"/>
            <w:tcMar>
              <w:left w:w="105" w:type="dxa"/>
              <w:right w:w="105" w:type="dxa"/>
            </w:tcMar>
          </w:tcPr>
          <w:p w14:paraId="79996C57" w14:textId="24955D1C"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0.050</w:t>
            </w:r>
          </w:p>
        </w:tc>
        <w:tc>
          <w:tcPr>
            <w:tcW w:w="960" w:type="dxa"/>
            <w:tcMar>
              <w:left w:w="105" w:type="dxa"/>
              <w:right w:w="105" w:type="dxa"/>
            </w:tcMar>
          </w:tcPr>
          <w:p w14:paraId="35D87128" w14:textId="167E90A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0.010</w:t>
            </w:r>
          </w:p>
        </w:tc>
        <w:tc>
          <w:tcPr>
            <w:tcW w:w="1035" w:type="dxa"/>
            <w:tcMar>
              <w:left w:w="105" w:type="dxa"/>
              <w:right w:w="105" w:type="dxa"/>
            </w:tcMar>
          </w:tcPr>
          <w:p w14:paraId="4C0C4CC1" w14:textId="4F41256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18</w:t>
            </w:r>
          </w:p>
        </w:tc>
        <w:tc>
          <w:tcPr>
            <w:tcW w:w="705" w:type="dxa"/>
            <w:tcMar>
              <w:left w:w="105" w:type="dxa"/>
              <w:right w:w="105" w:type="dxa"/>
            </w:tcMar>
          </w:tcPr>
          <w:p w14:paraId="72FACF4E" w14:textId="3FEFA85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0.093</w:t>
            </w:r>
          </w:p>
        </w:tc>
        <w:tc>
          <w:tcPr>
            <w:tcW w:w="780" w:type="dxa"/>
            <w:tcMar>
              <w:left w:w="105" w:type="dxa"/>
              <w:right w:w="105" w:type="dxa"/>
            </w:tcMar>
          </w:tcPr>
          <w:p w14:paraId="6AE833B8" w14:textId="43F46E83"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-11.8</w:t>
            </w:r>
          </w:p>
        </w:tc>
      </w:tr>
      <w:tr w:rsidR="1C1D6FE7" w14:paraId="2CCBC45E" w14:textId="77777777" w:rsidTr="1C1D6FE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29A88B4D" w14:textId="223C4456" w:rsidR="1C1D6FE7" w:rsidRDefault="1C1D6FE7" w:rsidP="1C1D6FE7">
            <w:pPr>
              <w:jc w:val="center"/>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Leaf area (cm2)</w:t>
            </w:r>
          </w:p>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6766B8D0" w14:textId="3A0471E4"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1000 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2A89DFDC" w14:textId="19284B6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Pouteria torta</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2880FF00" w14:textId="66E33FD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-1.191</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4899141C" w14:textId="4BC288D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0.012</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228A2F70" w14:textId="69EC1AF9"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-4.081</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46B762E8" w14:textId="759B395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36</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6A3B555F" w14:textId="7FFDF38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0.010</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7A4F6A84" w14:textId="0ACEE2F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301.9</w:t>
            </w:r>
          </w:p>
        </w:tc>
      </w:tr>
      <w:tr w:rsidR="1C1D6FE7" w14:paraId="0B656DC3"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vAlign w:val="center"/>
          </w:tcPr>
          <w:p w14:paraId="7ABD3E78" w14:textId="77777777" w:rsidR="00562D1E" w:rsidRDefault="00562D1E"/>
        </w:tc>
        <w:tc>
          <w:tcPr>
            <w:tcW w:w="1185" w:type="dxa"/>
            <w:vMerge/>
            <w:tcBorders>
              <w:bottom w:val="single" w:sz="0" w:space="0" w:color="7F7F7F" w:themeColor="text1" w:themeTint="80"/>
            </w:tcBorders>
            <w:vAlign w:val="center"/>
          </w:tcPr>
          <w:p w14:paraId="3A188D1F"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43033F48" w14:textId="616D169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Clarisia racemosa</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184294AE" w14:textId="7847534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5.461</w:t>
            </w:r>
          </w:p>
        </w:tc>
        <w:tc>
          <w:tcPr>
            <w:tcW w:w="870" w:type="dxa"/>
            <w:tcMar>
              <w:left w:w="105" w:type="dxa"/>
              <w:right w:w="105" w:type="dxa"/>
            </w:tcMar>
          </w:tcPr>
          <w:p w14:paraId="563FFD9E" w14:textId="4EAFEEB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-1.581</w:t>
            </w:r>
          </w:p>
        </w:tc>
        <w:tc>
          <w:tcPr>
            <w:tcW w:w="960" w:type="dxa"/>
            <w:tcMar>
              <w:left w:w="105" w:type="dxa"/>
              <w:right w:w="105" w:type="dxa"/>
            </w:tcMar>
          </w:tcPr>
          <w:p w14:paraId="0A6F90D8" w14:textId="724B7BC6"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-8.123</w:t>
            </w:r>
          </w:p>
        </w:tc>
        <w:tc>
          <w:tcPr>
            <w:tcW w:w="1035" w:type="dxa"/>
            <w:tcMar>
              <w:left w:w="105" w:type="dxa"/>
              <w:right w:w="105" w:type="dxa"/>
            </w:tcMar>
          </w:tcPr>
          <w:p w14:paraId="69E5C763" w14:textId="55FE4D2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12</w:t>
            </w:r>
          </w:p>
        </w:tc>
        <w:tc>
          <w:tcPr>
            <w:tcW w:w="705" w:type="dxa"/>
            <w:tcMar>
              <w:left w:w="105" w:type="dxa"/>
              <w:right w:w="105" w:type="dxa"/>
            </w:tcMar>
          </w:tcPr>
          <w:p w14:paraId="1B8E6DB0" w14:textId="1DF4E0D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0.121</w:t>
            </w:r>
          </w:p>
        </w:tc>
        <w:tc>
          <w:tcPr>
            <w:tcW w:w="780" w:type="dxa"/>
            <w:tcMar>
              <w:left w:w="105" w:type="dxa"/>
              <w:right w:w="105" w:type="dxa"/>
            </w:tcMar>
          </w:tcPr>
          <w:p w14:paraId="078E8714" w14:textId="3EDA3BDC"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69.3</w:t>
            </w:r>
          </w:p>
        </w:tc>
      </w:tr>
      <w:tr w:rsidR="1C1D6FE7" w14:paraId="2E7888A1" w14:textId="77777777" w:rsidTr="1C1D6FE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85" w:type="dxa"/>
            <w:vMerge/>
            <w:tcBorders>
              <w:top w:val="none" w:sz="0" w:space="0" w:color="auto"/>
              <w:bottom w:val="none" w:sz="0" w:space="0" w:color="auto"/>
            </w:tcBorders>
            <w:vAlign w:val="center"/>
          </w:tcPr>
          <w:p w14:paraId="50325BFA" w14:textId="77777777" w:rsidR="00562D1E" w:rsidRDefault="00562D1E"/>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27BBC6CA" w14:textId="49952BE8"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2000 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3905F6B5" w14:textId="6D0131C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Alchornea lojaensis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180D0363" w14:textId="6A3B9DB7"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-4.324</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64DE03D1" w14:textId="0862048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3.376</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16C59F43" w14:textId="7A40D64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-4.023</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55F0C72C" w14:textId="7767A37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45</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5AAC5F7D" w14:textId="5ECB85F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0.146</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10E33895" w14:textId="34CECD9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312.6</w:t>
            </w:r>
          </w:p>
        </w:tc>
      </w:tr>
      <w:tr w:rsidR="1C1D6FE7" w14:paraId="07640F3A"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vAlign w:val="center"/>
          </w:tcPr>
          <w:p w14:paraId="2465D8A7" w14:textId="77777777" w:rsidR="00562D1E" w:rsidRDefault="00562D1E"/>
        </w:tc>
        <w:tc>
          <w:tcPr>
            <w:tcW w:w="1185" w:type="dxa"/>
            <w:vMerge/>
            <w:tcBorders>
              <w:bottom w:val="single" w:sz="0" w:space="0" w:color="7F7F7F" w:themeColor="text1" w:themeTint="80"/>
            </w:tcBorders>
            <w:vAlign w:val="center"/>
          </w:tcPr>
          <w:p w14:paraId="16237E88"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463E37B4" w14:textId="31B0639C"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Myrcia sp nov</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1899D34B" w14:textId="1517991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-0.613</w:t>
            </w:r>
          </w:p>
        </w:tc>
        <w:tc>
          <w:tcPr>
            <w:tcW w:w="870" w:type="dxa"/>
            <w:tcMar>
              <w:left w:w="105" w:type="dxa"/>
              <w:right w:w="105" w:type="dxa"/>
            </w:tcMar>
          </w:tcPr>
          <w:p w14:paraId="206828F6" w14:textId="1240304D"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-3.043</w:t>
            </w:r>
          </w:p>
        </w:tc>
        <w:tc>
          <w:tcPr>
            <w:tcW w:w="960" w:type="dxa"/>
            <w:tcMar>
              <w:left w:w="105" w:type="dxa"/>
              <w:right w:w="105" w:type="dxa"/>
            </w:tcMar>
          </w:tcPr>
          <w:p w14:paraId="38602791" w14:textId="4FF3CB1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2.123</w:t>
            </w:r>
          </w:p>
        </w:tc>
        <w:tc>
          <w:tcPr>
            <w:tcW w:w="1035" w:type="dxa"/>
            <w:tcMar>
              <w:left w:w="105" w:type="dxa"/>
              <w:right w:w="105" w:type="dxa"/>
            </w:tcMar>
          </w:tcPr>
          <w:p w14:paraId="6984269B" w14:textId="5ACB398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50</w:t>
            </w:r>
          </w:p>
        </w:tc>
        <w:tc>
          <w:tcPr>
            <w:tcW w:w="705" w:type="dxa"/>
            <w:tcMar>
              <w:left w:w="105" w:type="dxa"/>
              <w:right w:w="105" w:type="dxa"/>
            </w:tcMar>
          </w:tcPr>
          <w:p w14:paraId="2AE6D10C" w14:textId="354C523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0.053</w:t>
            </w:r>
          </w:p>
        </w:tc>
        <w:tc>
          <w:tcPr>
            <w:tcW w:w="780" w:type="dxa"/>
            <w:tcMar>
              <w:left w:w="105" w:type="dxa"/>
              <w:right w:w="105" w:type="dxa"/>
            </w:tcMar>
          </w:tcPr>
          <w:p w14:paraId="385C72C3" w14:textId="290486B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300.0</w:t>
            </w:r>
          </w:p>
        </w:tc>
      </w:tr>
      <w:tr w:rsidR="1C1D6FE7" w14:paraId="1406856B" w14:textId="77777777" w:rsidTr="1C1D6FE7">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1185" w:type="dxa"/>
            <w:vMerge/>
            <w:tcBorders>
              <w:top w:val="none" w:sz="0" w:space="0" w:color="auto"/>
              <w:bottom w:val="none" w:sz="0" w:space="0" w:color="auto"/>
            </w:tcBorders>
            <w:vAlign w:val="center"/>
          </w:tcPr>
          <w:p w14:paraId="6362D213" w14:textId="77777777" w:rsidR="00562D1E" w:rsidRDefault="00562D1E"/>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3F3FCE3A" w14:textId="28CA102B"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3000 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164DD551" w14:textId="336684D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Hedyosmum purpurascens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13711B3E" w14:textId="7F26F21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-3.253</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734908EB" w14:textId="60F4437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3.459</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04E26544" w14:textId="08ADC75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-2.646</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5AAE188F" w14:textId="1AE70DA2"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21</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390A7517" w14:textId="668B8990"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0.290</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469C4815" w14:textId="4D7EDE8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117.1</w:t>
            </w:r>
          </w:p>
        </w:tc>
      </w:tr>
      <w:tr w:rsidR="1C1D6FE7" w14:paraId="62413514"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tcBorders>
              <w:bottom w:val="single" w:sz="0" w:space="0" w:color="7F7F7F" w:themeColor="text1" w:themeTint="80"/>
            </w:tcBorders>
            <w:vAlign w:val="center"/>
          </w:tcPr>
          <w:p w14:paraId="1A89FB97" w14:textId="77777777" w:rsidR="00562D1E" w:rsidRDefault="00562D1E"/>
        </w:tc>
        <w:tc>
          <w:tcPr>
            <w:tcW w:w="1185" w:type="dxa"/>
            <w:vMerge/>
            <w:tcBorders>
              <w:bottom w:val="single" w:sz="0" w:space="0" w:color="7F7F7F" w:themeColor="text1" w:themeTint="80"/>
            </w:tcBorders>
            <w:vAlign w:val="center"/>
          </w:tcPr>
          <w:p w14:paraId="1EC9C8DE"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65EF6406" w14:textId="5182E67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Weinmannia loxensis</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474BD9B3" w14:textId="5528F73C"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0.289</w:t>
            </w:r>
          </w:p>
        </w:tc>
        <w:tc>
          <w:tcPr>
            <w:tcW w:w="870" w:type="dxa"/>
            <w:tcMar>
              <w:left w:w="105" w:type="dxa"/>
              <w:right w:w="105" w:type="dxa"/>
            </w:tcMar>
          </w:tcPr>
          <w:p w14:paraId="40E0CDAF" w14:textId="245AA92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0.288</w:t>
            </w:r>
          </w:p>
        </w:tc>
        <w:tc>
          <w:tcPr>
            <w:tcW w:w="960" w:type="dxa"/>
            <w:tcMar>
              <w:left w:w="105" w:type="dxa"/>
              <w:right w:w="105" w:type="dxa"/>
            </w:tcMar>
          </w:tcPr>
          <w:p w14:paraId="1B05F6AB" w14:textId="327A3B53"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-0.134</w:t>
            </w:r>
          </w:p>
        </w:tc>
        <w:tc>
          <w:tcPr>
            <w:tcW w:w="1035" w:type="dxa"/>
            <w:tcMar>
              <w:left w:w="105" w:type="dxa"/>
              <w:right w:w="105" w:type="dxa"/>
            </w:tcMar>
          </w:tcPr>
          <w:p w14:paraId="27699CFF" w14:textId="7C11B7A0"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18</w:t>
            </w:r>
          </w:p>
        </w:tc>
        <w:tc>
          <w:tcPr>
            <w:tcW w:w="705" w:type="dxa"/>
            <w:tcMar>
              <w:left w:w="105" w:type="dxa"/>
              <w:right w:w="105" w:type="dxa"/>
            </w:tcMar>
          </w:tcPr>
          <w:p w14:paraId="101A80AB" w14:textId="6B8A4AB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0.146</w:t>
            </w:r>
          </w:p>
        </w:tc>
        <w:tc>
          <w:tcPr>
            <w:tcW w:w="780" w:type="dxa"/>
            <w:tcMar>
              <w:left w:w="105" w:type="dxa"/>
              <w:right w:w="105" w:type="dxa"/>
            </w:tcMar>
          </w:tcPr>
          <w:p w14:paraId="3C970FB8" w14:textId="1C3EAF84"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29.2</w:t>
            </w:r>
          </w:p>
        </w:tc>
      </w:tr>
      <w:tr w:rsidR="1C1D6FE7" w14:paraId="08A16013" w14:textId="77777777" w:rsidTr="1C1D6FE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52F46B17" w14:textId="110166C0" w:rsidR="1C1D6FE7" w:rsidRDefault="1C1D6FE7" w:rsidP="1C1D6FE7">
            <w:pPr>
              <w:jc w:val="center"/>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dry matter content (mg/g)</w:t>
            </w:r>
          </w:p>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6B46FFDE" w14:textId="4B867E97"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1000 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1AA3DC11" w14:textId="151E797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Pouteria torta</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5F17BD40" w14:textId="493BECA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1.561</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53C1E1C3" w14:textId="2C568A6E"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-17.703</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253A295F" w14:textId="1DE5251D"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9.484</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4BFE537D" w14:textId="583DCE4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36</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4CDCFC85" w14:textId="640C2CA8"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0.041</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431C0361" w14:textId="3AB360FE"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341.0</w:t>
            </w:r>
          </w:p>
        </w:tc>
      </w:tr>
      <w:tr w:rsidR="1C1D6FE7" w14:paraId="45C3DBBF"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vAlign w:val="center"/>
          </w:tcPr>
          <w:p w14:paraId="503701F6" w14:textId="77777777" w:rsidR="00562D1E" w:rsidRDefault="00562D1E"/>
        </w:tc>
        <w:tc>
          <w:tcPr>
            <w:tcW w:w="1185" w:type="dxa"/>
            <w:vMerge/>
            <w:tcBorders>
              <w:bottom w:val="single" w:sz="0" w:space="0" w:color="7F7F7F" w:themeColor="text1" w:themeTint="80"/>
            </w:tcBorders>
            <w:vAlign w:val="center"/>
          </w:tcPr>
          <w:p w14:paraId="22883915"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3F159392" w14:textId="0441050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Clarisia racemosa</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4DE11CFC" w14:textId="2AC7D6A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-17.635</w:t>
            </w:r>
          </w:p>
        </w:tc>
        <w:tc>
          <w:tcPr>
            <w:tcW w:w="870" w:type="dxa"/>
            <w:tcMar>
              <w:left w:w="105" w:type="dxa"/>
              <w:right w:w="105" w:type="dxa"/>
            </w:tcMar>
          </w:tcPr>
          <w:p w14:paraId="4DA9DA99" w14:textId="7D8967B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-9.836</w:t>
            </w:r>
          </w:p>
        </w:tc>
        <w:tc>
          <w:tcPr>
            <w:tcW w:w="960" w:type="dxa"/>
            <w:tcMar>
              <w:left w:w="105" w:type="dxa"/>
              <w:right w:w="105" w:type="dxa"/>
            </w:tcMar>
          </w:tcPr>
          <w:p w14:paraId="7DD7DF45" w14:textId="2828FFD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-14.250</w:t>
            </w:r>
          </w:p>
        </w:tc>
        <w:tc>
          <w:tcPr>
            <w:tcW w:w="1035" w:type="dxa"/>
            <w:tcMar>
              <w:left w:w="105" w:type="dxa"/>
              <w:right w:w="105" w:type="dxa"/>
            </w:tcMar>
          </w:tcPr>
          <w:p w14:paraId="34BBB145" w14:textId="57607C75"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12</w:t>
            </w:r>
          </w:p>
        </w:tc>
        <w:tc>
          <w:tcPr>
            <w:tcW w:w="705" w:type="dxa"/>
            <w:tcMar>
              <w:left w:w="105" w:type="dxa"/>
              <w:right w:w="105" w:type="dxa"/>
            </w:tcMar>
          </w:tcPr>
          <w:p w14:paraId="7E138FF4" w14:textId="56ABD75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0.371</w:t>
            </w:r>
          </w:p>
        </w:tc>
        <w:tc>
          <w:tcPr>
            <w:tcW w:w="780" w:type="dxa"/>
            <w:tcMar>
              <w:left w:w="105" w:type="dxa"/>
              <w:right w:w="105" w:type="dxa"/>
            </w:tcMar>
          </w:tcPr>
          <w:p w14:paraId="6C380669" w14:textId="02F1395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88.9</w:t>
            </w:r>
          </w:p>
        </w:tc>
      </w:tr>
      <w:tr w:rsidR="1C1D6FE7" w14:paraId="4A208716" w14:textId="77777777" w:rsidTr="1C1D6FE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85" w:type="dxa"/>
            <w:vMerge/>
            <w:tcBorders>
              <w:top w:val="none" w:sz="0" w:space="0" w:color="auto"/>
              <w:bottom w:val="none" w:sz="0" w:space="0" w:color="auto"/>
            </w:tcBorders>
            <w:vAlign w:val="center"/>
          </w:tcPr>
          <w:p w14:paraId="3F8D3030" w14:textId="77777777" w:rsidR="00562D1E" w:rsidRDefault="00562D1E"/>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440E9485" w14:textId="7968345A"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2000 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2A50862F" w14:textId="063AFF1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Alchornea lojaensis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66616F94" w14:textId="517D623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8.004</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155B5BEA" w14:textId="5950429A"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-2.495</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573E9D12" w14:textId="77EC987B"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5.534</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6F27FE10" w14:textId="110D8B7E"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45</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799CE84B" w14:textId="36D66D96"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0.034</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670ACBC6" w14:textId="3DB85EDC"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407.5</w:t>
            </w:r>
          </w:p>
        </w:tc>
      </w:tr>
      <w:tr w:rsidR="1C1D6FE7" w14:paraId="253CE8BE"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vAlign w:val="center"/>
          </w:tcPr>
          <w:p w14:paraId="1DC17FDB" w14:textId="77777777" w:rsidR="00562D1E" w:rsidRDefault="00562D1E"/>
        </w:tc>
        <w:tc>
          <w:tcPr>
            <w:tcW w:w="1185" w:type="dxa"/>
            <w:vMerge/>
            <w:tcBorders>
              <w:bottom w:val="single" w:sz="0" w:space="0" w:color="7F7F7F" w:themeColor="text1" w:themeTint="80"/>
            </w:tcBorders>
            <w:vAlign w:val="center"/>
          </w:tcPr>
          <w:p w14:paraId="30534E07"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70B76CC8" w14:textId="0678907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Myrcia sp nov</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217AED43" w14:textId="6FB31DFE"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7.807</w:t>
            </w:r>
          </w:p>
        </w:tc>
        <w:tc>
          <w:tcPr>
            <w:tcW w:w="870" w:type="dxa"/>
            <w:tcMar>
              <w:left w:w="105" w:type="dxa"/>
              <w:right w:w="105" w:type="dxa"/>
            </w:tcMar>
          </w:tcPr>
          <w:p w14:paraId="0A0B4F0D" w14:textId="3C30D52B"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0.491</w:t>
            </w:r>
          </w:p>
        </w:tc>
        <w:tc>
          <w:tcPr>
            <w:tcW w:w="960" w:type="dxa"/>
            <w:tcMar>
              <w:left w:w="105" w:type="dxa"/>
              <w:right w:w="105" w:type="dxa"/>
            </w:tcMar>
          </w:tcPr>
          <w:p w14:paraId="69BB130C" w14:textId="607CFB1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-14.915</w:t>
            </w:r>
          </w:p>
        </w:tc>
        <w:tc>
          <w:tcPr>
            <w:tcW w:w="1035" w:type="dxa"/>
            <w:tcMar>
              <w:left w:w="105" w:type="dxa"/>
              <w:right w:w="105" w:type="dxa"/>
            </w:tcMar>
          </w:tcPr>
          <w:p w14:paraId="123EED49" w14:textId="1FA7E972"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50</w:t>
            </w:r>
          </w:p>
        </w:tc>
        <w:tc>
          <w:tcPr>
            <w:tcW w:w="705" w:type="dxa"/>
            <w:tcMar>
              <w:left w:w="105" w:type="dxa"/>
              <w:right w:w="105" w:type="dxa"/>
            </w:tcMar>
          </w:tcPr>
          <w:p w14:paraId="2EEF436F" w14:textId="5E858E56"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0.036</w:t>
            </w:r>
          </w:p>
        </w:tc>
        <w:tc>
          <w:tcPr>
            <w:tcW w:w="780" w:type="dxa"/>
            <w:tcMar>
              <w:left w:w="105" w:type="dxa"/>
              <w:right w:w="105" w:type="dxa"/>
            </w:tcMar>
          </w:tcPr>
          <w:p w14:paraId="079F1910" w14:textId="65768213"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450.6</w:t>
            </w:r>
          </w:p>
        </w:tc>
      </w:tr>
      <w:tr w:rsidR="1C1D6FE7" w14:paraId="1D2B357C" w14:textId="77777777" w:rsidTr="1C1D6FE7">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1185" w:type="dxa"/>
            <w:vMerge/>
            <w:tcBorders>
              <w:top w:val="none" w:sz="0" w:space="0" w:color="auto"/>
              <w:bottom w:val="none" w:sz="0" w:space="0" w:color="auto"/>
            </w:tcBorders>
            <w:vAlign w:val="center"/>
          </w:tcPr>
          <w:p w14:paraId="04D9A670" w14:textId="77777777" w:rsidR="00562D1E" w:rsidRDefault="00562D1E"/>
        </w:tc>
        <w:tc>
          <w:tcPr>
            <w:tcW w:w="1185" w:type="dxa"/>
            <w:vMerge w:val="restart"/>
            <w:tcBorders>
              <w:top w:val="single" w:sz="6" w:space="0" w:color="7F7F7F" w:themeColor="text1" w:themeTint="80"/>
              <w:bottom w:val="single" w:sz="6" w:space="0" w:color="7F7F7F" w:themeColor="text1" w:themeTint="80"/>
            </w:tcBorders>
            <w:tcMar>
              <w:left w:w="105" w:type="dxa"/>
              <w:right w:w="105" w:type="dxa"/>
            </w:tcMar>
          </w:tcPr>
          <w:p w14:paraId="70EE82C3" w14:textId="23653E7D" w:rsidR="1C1D6FE7" w:rsidRDefault="1C1D6FE7" w:rsidP="1C1D6FE7">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b/>
                <w:bCs/>
                <w:color w:val="000000" w:themeColor="text1"/>
                <w:sz w:val="20"/>
                <w:szCs w:val="20"/>
                <w:lang w:val="en-US"/>
              </w:rPr>
              <w:t>3000 </w:t>
            </w:r>
          </w:p>
        </w:tc>
        <w:tc>
          <w:tcPr>
            <w:tcW w:w="1350" w:type="dxa"/>
            <w:tcBorders>
              <w:top w:val="single" w:sz="6" w:space="0" w:color="7F7F7F" w:themeColor="text1" w:themeTint="80"/>
              <w:bottom w:val="single" w:sz="6" w:space="0" w:color="7F7F7F" w:themeColor="text1" w:themeTint="80"/>
            </w:tcBorders>
            <w:tcMar>
              <w:left w:w="105" w:type="dxa"/>
              <w:right w:w="105" w:type="dxa"/>
            </w:tcMar>
          </w:tcPr>
          <w:p w14:paraId="738261E6" w14:textId="42415A74"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Hedyosmum purpurascens</w:t>
            </w:r>
            <w:r w:rsidRPr="1C1D6FE7">
              <w:rPr>
                <w:rFonts w:ascii="Calibri" w:eastAsia="Calibri" w:hAnsi="Calibri" w:cs="Calibri"/>
                <w:color w:val="000000" w:themeColor="text1"/>
                <w:sz w:val="20"/>
                <w:szCs w:val="20"/>
                <w:lang w:val="en-US"/>
              </w:rPr>
              <w:t> </w:t>
            </w:r>
          </w:p>
        </w:tc>
        <w:tc>
          <w:tcPr>
            <w:tcW w:w="915" w:type="dxa"/>
            <w:tcBorders>
              <w:top w:val="single" w:sz="6" w:space="0" w:color="7F7F7F" w:themeColor="text1" w:themeTint="80"/>
              <w:bottom w:val="single" w:sz="6" w:space="0" w:color="7F7F7F" w:themeColor="text1" w:themeTint="80"/>
            </w:tcBorders>
            <w:tcMar>
              <w:left w:w="105" w:type="dxa"/>
              <w:right w:w="105" w:type="dxa"/>
            </w:tcMar>
          </w:tcPr>
          <w:p w14:paraId="3D51231E" w14:textId="7D366A53"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26.973</w:t>
            </w:r>
          </w:p>
        </w:tc>
        <w:tc>
          <w:tcPr>
            <w:tcW w:w="870" w:type="dxa"/>
            <w:tcBorders>
              <w:top w:val="single" w:sz="6" w:space="0" w:color="7F7F7F" w:themeColor="text1" w:themeTint="80"/>
              <w:bottom w:val="single" w:sz="6" w:space="0" w:color="7F7F7F" w:themeColor="text1" w:themeTint="80"/>
            </w:tcBorders>
            <w:tcMar>
              <w:left w:w="105" w:type="dxa"/>
              <w:right w:w="105" w:type="dxa"/>
            </w:tcMar>
          </w:tcPr>
          <w:p w14:paraId="053E5AEA" w14:textId="6467F6F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-28.263+</w:t>
            </w:r>
          </w:p>
        </w:tc>
        <w:tc>
          <w:tcPr>
            <w:tcW w:w="960" w:type="dxa"/>
            <w:tcBorders>
              <w:top w:val="single" w:sz="6" w:space="0" w:color="7F7F7F" w:themeColor="text1" w:themeTint="80"/>
              <w:bottom w:val="single" w:sz="6" w:space="0" w:color="7F7F7F" w:themeColor="text1" w:themeTint="80"/>
            </w:tcBorders>
            <w:tcMar>
              <w:left w:w="105" w:type="dxa"/>
              <w:right w:w="105" w:type="dxa"/>
            </w:tcMar>
          </w:tcPr>
          <w:p w14:paraId="59B4D2A8" w14:textId="50B6FA0F"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-11.837</w:t>
            </w:r>
          </w:p>
        </w:tc>
        <w:tc>
          <w:tcPr>
            <w:tcW w:w="1035" w:type="dxa"/>
            <w:tcBorders>
              <w:top w:val="single" w:sz="6" w:space="0" w:color="7F7F7F" w:themeColor="text1" w:themeTint="80"/>
              <w:bottom w:val="single" w:sz="6" w:space="0" w:color="7F7F7F" w:themeColor="text1" w:themeTint="80"/>
            </w:tcBorders>
            <w:tcMar>
              <w:left w:w="105" w:type="dxa"/>
              <w:right w:w="105" w:type="dxa"/>
            </w:tcMar>
          </w:tcPr>
          <w:p w14:paraId="56ACD096" w14:textId="08ADF71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21</w:t>
            </w:r>
          </w:p>
        </w:tc>
        <w:tc>
          <w:tcPr>
            <w:tcW w:w="705" w:type="dxa"/>
            <w:tcBorders>
              <w:top w:val="single" w:sz="6" w:space="0" w:color="7F7F7F" w:themeColor="text1" w:themeTint="80"/>
              <w:bottom w:val="single" w:sz="6" w:space="0" w:color="7F7F7F" w:themeColor="text1" w:themeTint="80"/>
            </w:tcBorders>
            <w:tcMar>
              <w:left w:w="105" w:type="dxa"/>
              <w:right w:w="105" w:type="dxa"/>
            </w:tcMar>
          </w:tcPr>
          <w:p w14:paraId="6FAA55E7" w14:textId="08A61325"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0.428</w:t>
            </w:r>
          </w:p>
        </w:tc>
        <w:tc>
          <w:tcPr>
            <w:tcW w:w="780" w:type="dxa"/>
            <w:tcBorders>
              <w:top w:val="single" w:sz="6" w:space="0" w:color="7F7F7F" w:themeColor="text1" w:themeTint="80"/>
              <w:bottom w:val="single" w:sz="6" w:space="0" w:color="7F7F7F" w:themeColor="text1" w:themeTint="80"/>
            </w:tcBorders>
            <w:tcMar>
              <w:left w:w="105" w:type="dxa"/>
              <w:right w:w="105" w:type="dxa"/>
            </w:tcMar>
          </w:tcPr>
          <w:p w14:paraId="33441FCD" w14:textId="58BF0D21" w:rsidR="1C1D6FE7" w:rsidRDefault="1C1D6FE7" w:rsidP="1C1D6FE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177.6</w:t>
            </w:r>
          </w:p>
        </w:tc>
      </w:tr>
      <w:tr w:rsidR="1C1D6FE7" w14:paraId="6C4E78A6" w14:textId="77777777" w:rsidTr="1C1D6FE7">
        <w:trPr>
          <w:trHeight w:val="525"/>
        </w:trPr>
        <w:tc>
          <w:tcPr>
            <w:cnfStyle w:val="001000000000" w:firstRow="0" w:lastRow="0" w:firstColumn="1" w:lastColumn="0" w:oddVBand="0" w:evenVBand="0" w:oddHBand="0" w:evenHBand="0" w:firstRowFirstColumn="0" w:firstRowLastColumn="0" w:lastRowFirstColumn="0" w:lastRowLastColumn="0"/>
            <w:tcW w:w="1185" w:type="dxa"/>
            <w:vMerge/>
            <w:tcBorders>
              <w:top w:val="single" w:sz="0" w:space="0" w:color="7F7F7F" w:themeColor="text1" w:themeTint="80"/>
              <w:bottom w:val="single" w:sz="0" w:space="0" w:color="7F7F7F" w:themeColor="text1" w:themeTint="80"/>
            </w:tcBorders>
            <w:vAlign w:val="center"/>
          </w:tcPr>
          <w:p w14:paraId="3C093A88" w14:textId="77777777" w:rsidR="00562D1E" w:rsidRDefault="00562D1E"/>
        </w:tc>
        <w:tc>
          <w:tcPr>
            <w:tcW w:w="1185" w:type="dxa"/>
            <w:vMerge/>
            <w:tcBorders>
              <w:top w:val="single" w:sz="0" w:space="0" w:color="7F7F7F" w:themeColor="text1" w:themeTint="80"/>
              <w:bottom w:val="single" w:sz="0" w:space="0" w:color="7F7F7F" w:themeColor="text1" w:themeTint="80"/>
            </w:tcBorders>
            <w:vAlign w:val="center"/>
          </w:tcPr>
          <w:p w14:paraId="18CA6918" w14:textId="77777777" w:rsidR="00562D1E" w:rsidRDefault="00562D1E">
            <w:pPr>
              <w:cnfStyle w:val="000000000000" w:firstRow="0" w:lastRow="0" w:firstColumn="0" w:lastColumn="0" w:oddVBand="0" w:evenVBand="0" w:oddHBand="0" w:evenHBand="0" w:firstRowFirstColumn="0" w:firstRowLastColumn="0" w:lastRowFirstColumn="0" w:lastRowLastColumn="0"/>
            </w:pPr>
          </w:p>
        </w:tc>
        <w:tc>
          <w:tcPr>
            <w:tcW w:w="1350" w:type="dxa"/>
            <w:tcMar>
              <w:left w:w="105" w:type="dxa"/>
              <w:right w:w="105" w:type="dxa"/>
            </w:tcMar>
          </w:tcPr>
          <w:p w14:paraId="715BA871" w14:textId="621C5903"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i/>
                <w:iCs/>
                <w:color w:val="000000" w:themeColor="text1"/>
                <w:sz w:val="20"/>
                <w:szCs w:val="20"/>
                <w:lang w:val="en-US"/>
              </w:rPr>
              <w:t> Weinmannia loxensis</w:t>
            </w:r>
            <w:r w:rsidRPr="1C1D6FE7">
              <w:rPr>
                <w:rFonts w:ascii="Calibri" w:eastAsia="Calibri" w:hAnsi="Calibri" w:cs="Calibri"/>
                <w:color w:val="000000" w:themeColor="text1"/>
                <w:sz w:val="20"/>
                <w:szCs w:val="20"/>
                <w:lang w:val="en-US"/>
              </w:rPr>
              <w:t> </w:t>
            </w:r>
          </w:p>
        </w:tc>
        <w:tc>
          <w:tcPr>
            <w:tcW w:w="915" w:type="dxa"/>
            <w:tcMar>
              <w:left w:w="105" w:type="dxa"/>
              <w:right w:w="105" w:type="dxa"/>
            </w:tcMar>
          </w:tcPr>
          <w:p w14:paraId="4B7396A0" w14:textId="1E36BE59"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26.546</w:t>
            </w:r>
          </w:p>
        </w:tc>
        <w:tc>
          <w:tcPr>
            <w:tcW w:w="870" w:type="dxa"/>
            <w:tcMar>
              <w:left w:w="105" w:type="dxa"/>
              <w:right w:w="105" w:type="dxa"/>
            </w:tcMar>
          </w:tcPr>
          <w:p w14:paraId="58370523" w14:textId="7FB7F09F"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-8.164</w:t>
            </w:r>
          </w:p>
        </w:tc>
        <w:tc>
          <w:tcPr>
            <w:tcW w:w="960" w:type="dxa"/>
            <w:tcMar>
              <w:left w:w="105" w:type="dxa"/>
              <w:right w:w="105" w:type="dxa"/>
            </w:tcMar>
          </w:tcPr>
          <w:p w14:paraId="15C0C75D" w14:textId="14B2D55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-29.509</w:t>
            </w:r>
          </w:p>
        </w:tc>
        <w:tc>
          <w:tcPr>
            <w:tcW w:w="1035" w:type="dxa"/>
            <w:tcMar>
              <w:left w:w="105" w:type="dxa"/>
              <w:right w:w="105" w:type="dxa"/>
            </w:tcMar>
          </w:tcPr>
          <w:p w14:paraId="58D78438" w14:textId="40CA5BF7"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18</w:t>
            </w:r>
          </w:p>
        </w:tc>
        <w:tc>
          <w:tcPr>
            <w:tcW w:w="705" w:type="dxa"/>
            <w:tcMar>
              <w:left w:w="105" w:type="dxa"/>
              <w:right w:w="105" w:type="dxa"/>
            </w:tcMar>
          </w:tcPr>
          <w:p w14:paraId="29D4C8A8" w14:textId="29C65E91"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0.124</w:t>
            </w:r>
          </w:p>
        </w:tc>
        <w:tc>
          <w:tcPr>
            <w:tcW w:w="780" w:type="dxa"/>
            <w:tcMar>
              <w:left w:w="105" w:type="dxa"/>
              <w:right w:w="105" w:type="dxa"/>
            </w:tcMar>
          </w:tcPr>
          <w:p w14:paraId="23228DE8" w14:textId="304D3688" w:rsidR="1C1D6FE7" w:rsidRDefault="1C1D6FE7" w:rsidP="1C1D6FE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1C1D6FE7">
              <w:rPr>
                <w:rFonts w:ascii="Calibri" w:eastAsia="Calibri" w:hAnsi="Calibri" w:cs="Calibri"/>
                <w:color w:val="000000" w:themeColor="text1"/>
                <w:sz w:val="20"/>
                <w:szCs w:val="20"/>
                <w:lang w:val="en-US"/>
              </w:rPr>
              <w:t>161.1</w:t>
            </w:r>
          </w:p>
        </w:tc>
      </w:tr>
    </w:tbl>
    <w:p w14:paraId="336E5901" w14:textId="0F180955" w:rsidR="1C1D6FE7" w:rsidRDefault="1C1D6FE7" w:rsidP="1C1D6FE7">
      <w:pPr>
        <w:rPr>
          <w:rFonts w:ascii="Calibri" w:eastAsia="Calibri" w:hAnsi="Calibri" w:cs="Calibri"/>
          <w:color w:val="000000" w:themeColor="text1"/>
          <w:lang w:val="nl-NL"/>
        </w:rPr>
      </w:pPr>
    </w:p>
    <w:p w14:paraId="701966F2" w14:textId="31C0066F" w:rsidR="1C1D6FE7" w:rsidRDefault="1C1D6FE7" w:rsidP="1C1D6FE7">
      <w:pPr>
        <w:jc w:val="both"/>
        <w:rPr>
          <w:rFonts w:ascii="Calibri" w:eastAsia="Calibri" w:hAnsi="Calibri" w:cs="Calibri"/>
          <w:color w:val="000000" w:themeColor="text1"/>
          <w:lang w:val="nl-NL"/>
        </w:rPr>
      </w:pPr>
    </w:p>
    <w:p w14:paraId="55005A7F" w14:textId="6EF88A07" w:rsidR="1C1D6FE7" w:rsidRDefault="1C1D6FE7" w:rsidP="1C1D6FE7">
      <w:pPr>
        <w:jc w:val="both"/>
        <w:rPr>
          <w:rFonts w:ascii="Calibri" w:eastAsia="Calibri" w:hAnsi="Calibri" w:cs="Calibri"/>
          <w:color w:val="000000" w:themeColor="text1"/>
          <w:lang w:val="nl-NL"/>
        </w:rPr>
      </w:pPr>
      <w:r w:rsidRPr="1C1D6FE7">
        <w:rPr>
          <w:rFonts w:ascii="Calibri" w:eastAsia="Calibri" w:hAnsi="Calibri" w:cs="Calibri"/>
          <w:b/>
          <w:bCs/>
          <w:color w:val="000000" w:themeColor="text1"/>
          <w:lang w:val="en-US"/>
        </w:rPr>
        <w:t xml:space="preserve">Figure S2. </w:t>
      </w:r>
      <w:r w:rsidRPr="1C1D6FE7">
        <w:rPr>
          <w:rFonts w:ascii="Calibri" w:eastAsia="Calibri" w:hAnsi="Calibri" w:cs="Calibri"/>
          <w:color w:val="000000" w:themeColor="text1"/>
          <w:lang w:val="en-US"/>
        </w:rPr>
        <w:t>Boxplots of (a) intrinsic water-use efficiency (iWUE), (b) leaf nitrogen content (LNC), (c) leaf phosphorus content (LPC), and (d) leaf N:P ratio from the control plots. Boxes represent the interquartile range, the central line indicates the median, and points represent individual observations. Different letters indicate significant differences among species based on one-way ANOVA followed by Tukey's HSD post hoc test (</w:t>
      </w:r>
      <w:r w:rsidRPr="1C1D6FE7">
        <w:rPr>
          <w:rStyle w:val="Emphasis"/>
          <w:rFonts w:ascii="Calibri" w:eastAsia="Calibri" w:hAnsi="Calibri" w:cs="Calibri"/>
          <w:color w:val="000000" w:themeColor="text1"/>
          <w:lang w:val="en-US"/>
        </w:rPr>
        <w:t>P</w:t>
      </w:r>
      <w:r w:rsidRPr="1C1D6FE7">
        <w:rPr>
          <w:rFonts w:ascii="Calibri" w:eastAsia="Calibri" w:hAnsi="Calibri" w:cs="Calibri"/>
          <w:color w:val="000000" w:themeColor="text1"/>
          <w:lang w:val="en-US"/>
        </w:rPr>
        <w:t xml:space="preserve"> &lt; 0.05).</w:t>
      </w:r>
    </w:p>
    <w:p w14:paraId="60B0FAAC" w14:textId="06321AF2" w:rsidR="1C1D6FE7" w:rsidRDefault="1C1D6FE7" w:rsidP="1C1D6FE7">
      <w:r w:rsidRPr="1C1D6FE7">
        <w:rPr>
          <w:rFonts w:ascii="Calibri" w:eastAsia="Calibri" w:hAnsi="Calibri" w:cs="Calibri"/>
          <w:color w:val="000000" w:themeColor="text1"/>
          <w:lang w:val="en-US"/>
        </w:rPr>
        <w:t xml:space="preserve">     </w:t>
      </w:r>
      <w:r>
        <w:rPr>
          <w:noProof/>
        </w:rPr>
        <w:drawing>
          <wp:inline distT="0" distB="0" distL="0" distR="0" wp14:anchorId="65A552DB" wp14:editId="50A9D580">
            <wp:extent cx="5715000" cy="3524250"/>
            <wp:effectExtent l="0" t="0" r="0" b="0"/>
            <wp:docPr id="2145588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88247" name="Picture 2145588247"/>
                    <pic:cNvPicPr/>
                  </pic:nvPicPr>
                  <pic:blipFill>
                    <a:blip r:embed="rId20">
                      <a:extLst>
                        <a:ext uri="{28A0092B-C50C-407E-A947-70E740481C1C}">
                          <a14:useLocalDpi xmlns:a14="http://schemas.microsoft.com/office/drawing/2010/main"/>
                        </a:ext>
                      </a:extLst>
                    </a:blip>
                    <a:stretch>
                      <a:fillRect/>
                    </a:stretch>
                  </pic:blipFill>
                  <pic:spPr>
                    <a:xfrm>
                      <a:off x="0" y="0"/>
                      <a:ext cx="5715000" cy="3524250"/>
                    </a:xfrm>
                    <a:prstGeom prst="rect">
                      <a:avLst/>
                    </a:prstGeom>
                  </pic:spPr>
                </pic:pic>
              </a:graphicData>
            </a:graphic>
          </wp:inline>
        </w:drawing>
      </w:r>
    </w:p>
    <w:p w14:paraId="5D7D408E" w14:textId="1EC5BD8A" w:rsidR="1C1D6FE7" w:rsidRDefault="1C1D6FE7" w:rsidP="1C1D6FE7">
      <w:pPr>
        <w:jc w:val="both"/>
        <w:rPr>
          <w:rFonts w:ascii="Calibri" w:eastAsia="Calibri" w:hAnsi="Calibri" w:cs="Calibri"/>
          <w:color w:val="000000" w:themeColor="text1"/>
          <w:lang w:val="nl-NL"/>
        </w:rPr>
      </w:pPr>
      <w:r w:rsidRPr="1C1D6FE7">
        <w:rPr>
          <w:rFonts w:ascii="Calibri" w:eastAsia="Calibri" w:hAnsi="Calibri" w:cs="Calibri"/>
          <w:b/>
          <w:bCs/>
          <w:color w:val="000000" w:themeColor="text1"/>
          <w:lang w:val="en-US"/>
        </w:rPr>
        <w:t>Figure S2.</w:t>
      </w:r>
      <w:r w:rsidRPr="1C1D6FE7">
        <w:rPr>
          <w:rFonts w:ascii="Calibri" w:eastAsia="Calibri" w:hAnsi="Calibri" w:cs="Calibri"/>
          <w:color w:val="000000" w:themeColor="text1"/>
          <w:lang w:val="en-US"/>
        </w:rPr>
        <w:t xml:space="preserve"> Relationships between intrinsic water-use efficiency (iWUE) and leaf functional traits across six tropical montane tree species. Panels show standardized major axis (SMA) regressions between iWUE and (a) nitrogen per unit area (Narea) or (b) specific leaf area (SLA). Points represent individual observations and are coloured according to nutrient treatment. Solid lines indicate species-specific SMA fits, and equations and coefficients of determination (R²) are shown within each panel. Exploratory SMA analyses revealed a consistent positive association between Narea and iWUE across species, whereas SLA was negatively associated with iWUE in all species. These relationships represent trait covariation among individuals and should be interpreted as exploratory, as SMA analyses did not account for the experimental treatment structure.</w:t>
      </w:r>
    </w:p>
    <w:p w14:paraId="5113C7AD" w14:textId="302D7753" w:rsidR="1C1D6FE7" w:rsidRDefault="1C1D6FE7" w:rsidP="1C1D6FE7">
      <w:pPr>
        <w:rPr>
          <w:rFonts w:ascii="Calibri" w:eastAsia="Calibri" w:hAnsi="Calibri" w:cs="Calibri"/>
          <w:color w:val="000000" w:themeColor="text1"/>
          <w:lang w:val="nl-NL"/>
        </w:rPr>
      </w:pPr>
      <w:r w:rsidRPr="1C1D6FE7">
        <w:rPr>
          <w:rFonts w:ascii="Calibri" w:eastAsia="Calibri" w:hAnsi="Calibri" w:cs="Calibri"/>
          <w:b/>
          <w:bCs/>
          <w:color w:val="000000" w:themeColor="text1"/>
          <w:lang w:val="en-US"/>
        </w:rPr>
        <w:t>A</w:t>
      </w:r>
    </w:p>
    <w:p w14:paraId="3305B633" w14:textId="5FD7239A" w:rsidR="1C1D6FE7" w:rsidRDefault="1C1D6FE7" w:rsidP="1C1D6FE7">
      <w:r>
        <w:rPr>
          <w:noProof/>
        </w:rPr>
        <w:lastRenderedPageBreak/>
        <w:drawing>
          <wp:inline distT="0" distB="0" distL="0" distR="0" wp14:anchorId="38CB778E" wp14:editId="4DE13DA9">
            <wp:extent cx="5619750" cy="2181225"/>
            <wp:effectExtent l="0" t="0" r="0" b="0"/>
            <wp:docPr id="970369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69128" name="Picture 970369128"/>
                    <pic:cNvPicPr/>
                  </pic:nvPicPr>
                  <pic:blipFill>
                    <a:blip r:embed="rId21">
                      <a:extLst>
                        <a:ext uri="{28A0092B-C50C-407E-A947-70E740481C1C}">
                          <a14:useLocalDpi xmlns:a14="http://schemas.microsoft.com/office/drawing/2010/main"/>
                        </a:ext>
                      </a:extLst>
                    </a:blip>
                    <a:stretch>
                      <a:fillRect/>
                    </a:stretch>
                  </pic:blipFill>
                  <pic:spPr>
                    <a:xfrm>
                      <a:off x="0" y="0"/>
                      <a:ext cx="5619750" cy="2181225"/>
                    </a:xfrm>
                    <a:prstGeom prst="rect">
                      <a:avLst/>
                    </a:prstGeom>
                  </pic:spPr>
                </pic:pic>
              </a:graphicData>
            </a:graphic>
          </wp:inline>
        </w:drawing>
      </w:r>
    </w:p>
    <w:p w14:paraId="530DA43B" w14:textId="777FF5EB" w:rsidR="1C1D6FE7" w:rsidRDefault="1C1D6FE7" w:rsidP="1C1D6FE7">
      <w:pPr>
        <w:rPr>
          <w:rFonts w:ascii="Calibri" w:eastAsia="Calibri" w:hAnsi="Calibri" w:cs="Calibri"/>
          <w:color w:val="000000" w:themeColor="text1"/>
          <w:lang w:val="nl-NL"/>
        </w:rPr>
      </w:pPr>
      <w:r w:rsidRPr="1C1D6FE7">
        <w:rPr>
          <w:rFonts w:ascii="Calibri" w:eastAsia="Calibri" w:hAnsi="Calibri" w:cs="Calibri"/>
          <w:b/>
          <w:bCs/>
          <w:color w:val="000000" w:themeColor="text1"/>
          <w:lang w:val="en-US"/>
        </w:rPr>
        <w:t>B</w:t>
      </w:r>
    </w:p>
    <w:p w14:paraId="1E56661F" w14:textId="60F833C4" w:rsidR="1C1D6FE7" w:rsidRDefault="1C1D6FE7" w:rsidP="7954D173">
      <w:r>
        <w:rPr>
          <w:noProof/>
        </w:rPr>
        <w:drawing>
          <wp:inline distT="0" distB="0" distL="0" distR="0" wp14:anchorId="791BFD9A" wp14:editId="2C6CD4A0">
            <wp:extent cx="5619750" cy="2181225"/>
            <wp:effectExtent l="0" t="0" r="0" b="0"/>
            <wp:docPr id="1524065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65969" name="Picture 1524065969"/>
                    <pic:cNvPicPr/>
                  </pic:nvPicPr>
                  <pic:blipFill>
                    <a:blip r:embed="rId22">
                      <a:extLst>
                        <a:ext uri="{28A0092B-C50C-407E-A947-70E740481C1C}">
                          <a14:useLocalDpi xmlns:a14="http://schemas.microsoft.com/office/drawing/2010/main"/>
                        </a:ext>
                      </a:extLst>
                    </a:blip>
                    <a:stretch>
                      <a:fillRect/>
                    </a:stretch>
                  </pic:blipFill>
                  <pic:spPr>
                    <a:xfrm>
                      <a:off x="0" y="0"/>
                      <a:ext cx="5619750" cy="2181225"/>
                    </a:xfrm>
                    <a:prstGeom prst="rect">
                      <a:avLst/>
                    </a:prstGeom>
                  </pic:spPr>
                </pic:pic>
              </a:graphicData>
            </a:graphic>
          </wp:inline>
        </w:drawing>
      </w:r>
    </w:p>
    <w:p w14:paraId="61D46394" w14:textId="55EA9448" w:rsidR="1C1D6FE7" w:rsidRDefault="7954D173" w:rsidP="7954D173">
      <w:pPr>
        <w:rPr>
          <w:b/>
          <w:bCs/>
          <w:lang w:val="nl-NL"/>
        </w:rPr>
      </w:pPr>
      <w:r w:rsidRPr="7954D173">
        <w:rPr>
          <w:b/>
          <w:bCs/>
          <w:lang w:val="nl-NL"/>
        </w:rPr>
        <w:t>C</w:t>
      </w:r>
    </w:p>
    <w:p w14:paraId="5C88F013" w14:textId="7BF24365" w:rsidR="7954D173" w:rsidRDefault="7954D173" w:rsidP="7954D173">
      <w:pPr>
        <w:rPr>
          <w:b/>
          <w:bCs/>
          <w:lang w:val="nl-NL"/>
        </w:rPr>
      </w:pPr>
      <w:r>
        <w:rPr>
          <w:noProof/>
        </w:rPr>
        <w:drawing>
          <wp:inline distT="0" distB="0" distL="0" distR="0" wp14:anchorId="5C1512C2" wp14:editId="3B6A3EBB">
            <wp:extent cx="5762625" cy="2238375"/>
            <wp:effectExtent l="0" t="0" r="0" b="0"/>
            <wp:docPr id="1357215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8271" name="Picture 134148271"/>
                    <pic:cNvPicPr/>
                  </pic:nvPicPr>
                  <pic:blipFill>
                    <a:blip r:embed="rId23">
                      <a:extLst>
                        <a:ext uri="{28A0092B-C50C-407E-A947-70E740481C1C}">
                          <a14:useLocalDpi xmlns:a14="http://schemas.microsoft.com/office/drawing/2010/main"/>
                        </a:ext>
                      </a:extLst>
                    </a:blip>
                    <a:stretch>
                      <a:fillRect/>
                    </a:stretch>
                  </pic:blipFill>
                  <pic:spPr>
                    <a:xfrm>
                      <a:off x="0" y="0"/>
                      <a:ext cx="5762625" cy="2238375"/>
                    </a:xfrm>
                    <a:prstGeom prst="rect">
                      <a:avLst/>
                    </a:prstGeom>
                  </pic:spPr>
                </pic:pic>
              </a:graphicData>
            </a:graphic>
          </wp:inline>
        </w:drawing>
      </w:r>
    </w:p>
    <w:p w14:paraId="6E2E271C" w14:textId="7F25BDFD" w:rsidR="1C1D6FE7" w:rsidRDefault="1C1D6FE7" w:rsidP="1C1D6FE7">
      <w:pPr>
        <w:rPr>
          <w:lang w:val="nl-NL"/>
        </w:rPr>
      </w:pPr>
    </w:p>
    <w:sectPr w:rsidR="1C1D6FE7" w:rsidSect="00D838A2">
      <w:footerReference w:type="default" r:id="rId24"/>
      <w:pgSz w:w="11906" w:h="16838"/>
      <w:pgMar w:top="1417" w:right="1417" w:bottom="1417" w:left="1417"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ila Lucia Torres Baez" w:date="2026-07-03T08:47:00Z" w:initials="MLTB">
    <w:p w14:paraId="054DC174" w14:textId="77777777" w:rsidR="00F812B4" w:rsidRDefault="00F812B4" w:rsidP="00F812B4">
      <w:r>
        <w:rPr>
          <w:rStyle w:val="CommentReference"/>
        </w:rPr>
        <w:annotationRef/>
      </w:r>
      <w:r>
        <w:rPr>
          <w:sz w:val="20"/>
          <w:szCs w:val="20"/>
        </w:rPr>
        <w:t>Option: Long-term experimental nutrient addition does not affect tree water use efficiency in tropical montane forests</w:t>
      </w:r>
    </w:p>
  </w:comment>
  <w:comment w:id="3" w:author="Andrea Janine Chavez Pacheco" w:date="2026-06-29T16:00:00Z" w:initials="AP">
    <w:p w14:paraId="44E2FDAE" w14:textId="6D311062" w:rsidR="00DC45A9" w:rsidRDefault="00000000">
      <w:r>
        <w:annotationRef/>
      </w:r>
      <w:r w:rsidRPr="4415A94E">
        <w:t>Ask Jürgen if he wants to go last as this is his experiment.</w:t>
      </w:r>
    </w:p>
  </w:comment>
  <w:comment w:id="13" w:author="Andrea Janine Chavez Pacheco" w:date="2026-06-29T16:00:00Z" w:initials="AP">
    <w:p w14:paraId="62040BF1" w14:textId="51CFA9BC" w:rsidR="00DC45A9" w:rsidRDefault="00000000">
      <w:r>
        <w:annotationRef/>
      </w:r>
      <w:r w:rsidRPr="3295EB32">
        <w:t xml:space="preserve">I have adressed Marijn comments. The figure is simplified. </w:t>
      </w:r>
    </w:p>
  </w:comment>
  <w:comment w:id="14" w:author="SB" w:date="2026-07-06T10:22:00Z" w:initials="MOU">
    <w:p w14:paraId="470CF4D4" w14:textId="77777777" w:rsidR="00BF017E" w:rsidRDefault="00BF017E" w:rsidP="00BF017E">
      <w:r>
        <w:rPr>
          <w:rStyle w:val="CommentReference"/>
        </w:rPr>
        <w:annotationRef/>
      </w:r>
      <w:r>
        <w:rPr>
          <w:sz w:val="20"/>
          <w:szCs w:val="20"/>
        </w:rPr>
        <w:t>I wonder whether you will also discuss something about how climate is changing in the study site. It is likely becoming warmer, and more seasonal</w:t>
      </w:r>
    </w:p>
  </w:comment>
  <w:comment w:id="15" w:author="Andrea Janine Chavez Pacheco" w:date="2026-06-29T16:06:00Z" w:initials="AP">
    <w:p w14:paraId="71D9140D" w14:textId="74E20F73" w:rsidR="00DC45A9" w:rsidRDefault="00000000">
      <w:r>
        <w:annotationRef/>
      </w:r>
      <w:r w:rsidRPr="6D8216C6">
        <w:t xml:space="preserve">I decided to frame this article with TMF and not tropical forests, because they are so different. </w:t>
      </w:r>
    </w:p>
  </w:comment>
  <w:comment w:id="17" w:author="Andrea Janine Chavez Pacheco" w:date="2026-06-29T15:38:00Z" w:initials="AP">
    <w:p w14:paraId="02884547" w14:textId="6BDE9267" w:rsidR="00DC45A9" w:rsidRDefault="00000000">
      <w:r>
        <w:annotationRef/>
      </w:r>
      <w:r w:rsidRPr="30C87D09">
        <w:t>Me faltan las citas, codigo XXX</w:t>
      </w:r>
    </w:p>
  </w:comment>
  <w:comment w:id="18" w:author="Mila Lucia Torres Baez" w:date="2026-07-03T08:52:00Z" w:initials="MLTB">
    <w:p w14:paraId="3DF5DAA4" w14:textId="77777777" w:rsidR="00F812B4" w:rsidRDefault="00F812B4" w:rsidP="00F812B4">
      <w:r>
        <w:rPr>
          <w:rStyle w:val="CommentReference"/>
        </w:rPr>
        <w:annotationRef/>
      </w:r>
      <w:hyperlink r:id="rId1" w:history="1">
        <w:r w:rsidRPr="00731E9A">
          <w:rPr>
            <w:rStyle w:val="Hyperlink"/>
            <w:sz w:val="20"/>
            <w:szCs w:val="20"/>
          </w:rPr>
          <w:t>https://www.science.org/doi/abs/10.1126/science.aax0149</w:t>
        </w:r>
      </w:hyperlink>
    </w:p>
    <w:p w14:paraId="1BD1A8C9" w14:textId="77777777" w:rsidR="00F812B4" w:rsidRDefault="00F812B4" w:rsidP="00F812B4">
      <w:r>
        <w:rPr>
          <w:b/>
          <w:bCs/>
          <w:sz w:val="20"/>
          <w:szCs w:val="20"/>
        </w:rPr>
        <w:t>The Andes through time: evolution and distribution of Andean floras</w:t>
      </w:r>
    </w:p>
    <w:p w14:paraId="5544ED60" w14:textId="77777777" w:rsidR="00F812B4" w:rsidRDefault="00F812B4" w:rsidP="00F812B4"/>
    <w:p w14:paraId="50536B38" w14:textId="77777777" w:rsidR="00F812B4" w:rsidRDefault="00F812B4" w:rsidP="00F812B4">
      <w:r>
        <w:rPr>
          <w:sz w:val="20"/>
          <w:szCs w:val="20"/>
        </w:rPr>
        <w:t>O. A. Pérez-Escobar, A. Zizka, M. A. Bermúdez, A. S. Meseguer, F. L. Condamine, C. Hoorn, et al.</w:t>
      </w:r>
    </w:p>
    <w:p w14:paraId="3706485E" w14:textId="77777777" w:rsidR="00F812B4" w:rsidRDefault="00F812B4" w:rsidP="00F812B4"/>
  </w:comment>
  <w:comment w:id="20" w:author="Mila Lucia Torres Baez" w:date="2026-07-03T08:55:00Z" w:initials="MLTB">
    <w:p w14:paraId="07374B22" w14:textId="77777777" w:rsidR="006F480B" w:rsidRDefault="006F480B" w:rsidP="006F480B">
      <w:r>
        <w:rPr>
          <w:rStyle w:val="CommentReference"/>
        </w:rPr>
        <w:annotationRef/>
      </w:r>
      <w:hyperlink r:id="rId2" w:history="1">
        <w:r w:rsidRPr="00367831">
          <w:rPr>
            <w:rStyle w:val="Hyperlink"/>
            <w:sz w:val="20"/>
            <w:szCs w:val="20"/>
          </w:rPr>
          <w:t>https://www.sciencedirect.com/science/article/abs/pii/S0378112718311836</w:t>
        </w:r>
      </w:hyperlink>
    </w:p>
  </w:comment>
  <w:comment w:id="27" w:author="SB" w:date="2026-07-06T08:09:00Z" w:initials="MOU">
    <w:p w14:paraId="6BF6485F" w14:textId="77777777" w:rsidR="00641F84" w:rsidRDefault="00641F84" w:rsidP="00641F84">
      <w:r>
        <w:rPr>
          <w:rStyle w:val="CommentReference"/>
        </w:rPr>
        <w:annotationRef/>
      </w:r>
      <w:r>
        <w:rPr>
          <w:sz w:val="20"/>
          <w:szCs w:val="20"/>
        </w:rPr>
        <w:t>if possible, include more recent studies</w:t>
      </w:r>
    </w:p>
  </w:comment>
  <w:comment w:id="38" w:author="SB" w:date="2026-07-06T08:15:00Z" w:initials="MOU">
    <w:p w14:paraId="20C5EEAE" w14:textId="77777777" w:rsidR="00641F84" w:rsidRDefault="00641F84" w:rsidP="00641F84">
      <w:r>
        <w:rPr>
          <w:rStyle w:val="CommentReference"/>
        </w:rPr>
        <w:annotationRef/>
      </w:r>
      <w:r>
        <w:rPr>
          <w:sz w:val="20"/>
          <w:szCs w:val="20"/>
        </w:rPr>
        <w:t>only long term?</w:t>
      </w:r>
    </w:p>
  </w:comment>
  <w:comment w:id="41" w:author="SB" w:date="2026-07-06T10:14:00Z" w:initials="MOU">
    <w:p w14:paraId="698746EF" w14:textId="77777777" w:rsidR="007D6064" w:rsidRDefault="007D6064" w:rsidP="007D6064">
      <w:r>
        <w:rPr>
          <w:rStyle w:val="CommentReference"/>
        </w:rPr>
        <w:annotationRef/>
      </w:r>
      <w:r>
        <w:rPr>
          <w:sz w:val="20"/>
          <w:szCs w:val="20"/>
        </w:rPr>
        <w:t>in this study they use iWUE tof ra different end than exploring leaf acclimation to changing environments</w:t>
      </w:r>
    </w:p>
  </w:comment>
  <w:comment w:id="40" w:author="Andrea Janine Chavez Pacheco" w:date="1900-01-01T00:00:00Z" w:initials="AP">
    <w:p w14:paraId="6CFF3422" w14:textId="5586281F" w:rsidR="00DC45A9" w:rsidRDefault="00000000">
      <w:r>
        <w:annotationRef/>
      </w:r>
      <w:r w:rsidRPr="6593EAC6">
        <w:t>Mejorar esa definicion</w:t>
      </w:r>
    </w:p>
  </w:comment>
  <w:comment w:id="44" w:author="SB" w:date="2026-07-06T10:16:00Z" w:initials="MOU">
    <w:p w14:paraId="4D25F1DC" w14:textId="77777777" w:rsidR="007D6064" w:rsidRDefault="007D6064" w:rsidP="007D6064">
      <w:r>
        <w:rPr>
          <w:rStyle w:val="CommentReference"/>
        </w:rPr>
        <w:annotationRef/>
      </w:r>
      <w:r>
        <w:rPr>
          <w:sz w:val="20"/>
          <w:szCs w:val="20"/>
        </w:rPr>
        <w:t>this sentence is very good, very strong. Consider moving it earlier</w:t>
      </w:r>
    </w:p>
  </w:comment>
  <w:comment w:id="69" w:author="SB" w:date="2026-07-06T09:52:00Z" w:initials="MOU">
    <w:p w14:paraId="39E47FDB" w14:textId="77777777" w:rsidR="000727D4" w:rsidRDefault="000727D4" w:rsidP="000727D4">
      <w:r>
        <w:rPr>
          <w:rStyle w:val="CommentReference"/>
        </w:rPr>
        <w:annotationRef/>
      </w:r>
      <w:r>
        <w:rPr>
          <w:sz w:val="20"/>
          <w:szCs w:val="20"/>
        </w:rPr>
        <w:t>aqui explicar cual es el mecanismo</w:t>
      </w:r>
    </w:p>
  </w:comment>
  <w:comment w:id="70" w:author="SB" w:date="2026-07-06T09:58:00Z" w:initials="MOU">
    <w:p w14:paraId="7F7751F3" w14:textId="77777777" w:rsidR="000727D4" w:rsidRDefault="000727D4" w:rsidP="000727D4">
      <w:r>
        <w:rPr>
          <w:rStyle w:val="CommentReference"/>
        </w:rPr>
        <w:annotationRef/>
      </w:r>
      <w:r>
        <w:rPr>
          <w:sz w:val="20"/>
          <w:szCs w:val="20"/>
        </w:rPr>
        <w:t>this info should go in the previous paragraph that talks about iWUE?</w:t>
      </w:r>
    </w:p>
  </w:comment>
  <w:comment w:id="89" w:author="Andrea Janine Chavez Pacheco" w:date="2026-06-29T16:05:00Z" w:initials="AP">
    <w:p w14:paraId="05F6B820" w14:textId="1ED8DB34" w:rsidR="00DC45A9" w:rsidRDefault="00000000">
      <w:r>
        <w:annotationRef/>
      </w:r>
      <w:r w:rsidRPr="5298478D">
        <w:t>Se he preguntado a Jurgen la geoquimica actualizada. Revisar si 1000 m es colimitada o solo P limited.</w:t>
      </w:r>
    </w:p>
  </w:comment>
  <w:comment w:id="110" w:author="SB" w:date="2026-07-06T10:21:00Z" w:initials="MOU">
    <w:p w14:paraId="0D02D2F6" w14:textId="77777777" w:rsidR="00BF017E" w:rsidRDefault="00BF017E" w:rsidP="00BF017E">
      <w:r>
        <w:rPr>
          <w:rStyle w:val="CommentReference"/>
        </w:rPr>
        <w:annotationRef/>
      </w:r>
      <w:r>
        <w:rPr>
          <w:sz w:val="20"/>
          <w:szCs w:val="20"/>
        </w:rPr>
        <w:t>Highlight that responses are highly dependent on species identities, cite the work of Carate-Tandalla too</w:t>
      </w:r>
    </w:p>
  </w:comment>
  <w:comment w:id="111" w:author="SB" w:date="2026-07-06T10:19:00Z" w:initials="MOU">
    <w:p w14:paraId="4FC5F9CB" w14:textId="77777777" w:rsidR="00BF017E" w:rsidRDefault="00BF017E" w:rsidP="00BF017E">
      <w:r>
        <w:rPr>
          <w:rStyle w:val="CommentReference"/>
        </w:rPr>
        <w:annotationRef/>
      </w:r>
      <w:r>
        <w:rPr>
          <w:sz w:val="20"/>
          <w:szCs w:val="20"/>
        </w:rPr>
        <w:t>this is another key sentence that should go earlier</w:t>
      </w:r>
    </w:p>
  </w:comment>
  <w:comment w:id="127" w:author="Andrea Janine Chavez Pacheco" w:date="2026-06-29T14:58:00Z" w:initials="AP">
    <w:p w14:paraId="1363F3C8" w14:textId="70821601" w:rsidR="00DC45A9" w:rsidRDefault="00000000">
      <w:r>
        <w:annotationRef/>
      </w:r>
      <w:r w:rsidRPr="7B553B13">
        <w:t>We already knew this. Should I frame it, if it is consistent?</w:t>
      </w:r>
    </w:p>
  </w:comment>
  <w:comment w:id="128" w:author="SB" w:date="2026-07-06T10:35:00Z" w:initials="MOU">
    <w:p w14:paraId="583F4BA2" w14:textId="77777777" w:rsidR="00916110" w:rsidRDefault="00916110" w:rsidP="00916110">
      <w:r>
        <w:rPr>
          <w:rStyle w:val="CommentReference"/>
        </w:rPr>
        <w:annotationRef/>
      </w:r>
      <w:r>
        <w:rPr>
          <w:sz w:val="20"/>
          <w:szCs w:val="20"/>
        </w:rPr>
        <w:t>Is it usually found that nutrient addition affect leaf stoichiometry? I would think so. What do these echanges in leaf N and P concentrations mean for iWUE? are they connected in some way?</w:t>
      </w:r>
    </w:p>
  </w:comment>
  <w:comment w:id="129" w:author="SB" w:date="2026-07-06T10:36:00Z" w:initials="MOU">
    <w:p w14:paraId="75EFFF1C" w14:textId="77777777" w:rsidR="00916110" w:rsidRDefault="00916110" w:rsidP="00916110">
      <w:r>
        <w:rPr>
          <w:rStyle w:val="CommentReference"/>
        </w:rPr>
        <w:annotationRef/>
      </w:r>
      <w:r>
        <w:rPr>
          <w:sz w:val="20"/>
          <w:szCs w:val="20"/>
        </w:rPr>
        <w:t xml:space="preserve">this relates to my previous comment. The question is why - what is the evidence? Are they decoupled? </w:t>
      </w:r>
    </w:p>
  </w:comment>
  <w:comment w:id="130" w:author="SB" w:date="2026-07-06T10:38:00Z" w:initials="MOU">
    <w:p w14:paraId="38B3745B" w14:textId="77777777" w:rsidR="003D5BCD" w:rsidRDefault="003D5BCD" w:rsidP="003D5BCD">
      <w:r>
        <w:rPr>
          <w:rStyle w:val="CommentReference"/>
        </w:rPr>
        <w:annotationRef/>
      </w:r>
      <w:r>
        <w:rPr>
          <w:sz w:val="20"/>
          <w:szCs w:val="20"/>
        </w:rPr>
        <w:t>this information is very relevant. it deserves a paragraph on its own earlier in the manuscript</w:t>
      </w:r>
    </w:p>
  </w:comment>
  <w:comment w:id="139" w:author="Andrea Janine Chavez Pacheco" w:date="2026-06-29T16:08:00Z" w:initials="AP">
    <w:p w14:paraId="2AB04B63" w14:textId="752DD221" w:rsidR="00DC45A9" w:rsidRDefault="00000000">
      <w:r>
        <w:annotationRef/>
      </w:r>
      <w:r w:rsidRPr="58135FE3">
        <w:t>Layout horizontal of NUMEX. OR supplementary.</w:t>
      </w:r>
    </w:p>
  </w:comment>
  <w:comment w:id="140" w:author="SB" w:date="2026-07-06T12:06:00Z" w:initials="MOU">
    <w:p w14:paraId="53DB4742" w14:textId="77777777" w:rsidR="00F91DCA" w:rsidRDefault="00F91DCA" w:rsidP="00F91DCA">
      <w:r>
        <w:rPr>
          <w:rStyle w:val="CommentReference"/>
        </w:rPr>
        <w:annotationRef/>
      </w:r>
      <w:r>
        <w:rPr>
          <w:sz w:val="20"/>
          <w:szCs w:val="20"/>
        </w:rPr>
        <w:t>supp mat</w:t>
      </w:r>
    </w:p>
  </w:comment>
  <w:comment w:id="151" w:author="Andrea Janine Chavez Pacheco" w:date="2026-06-29T16:08:00Z" w:initials="AP">
    <w:p w14:paraId="434F1C6E" w14:textId="7BB19174" w:rsidR="00DC45A9" w:rsidRDefault="00000000">
      <w:r>
        <w:annotationRef/>
      </w:r>
      <w:r w:rsidRPr="1297C5C0">
        <w:t xml:space="preserve">New climatic data from Bendix et al. </w:t>
      </w:r>
    </w:p>
  </w:comment>
  <w:comment w:id="152" w:author="SB" w:date="2026-07-06T12:09:00Z" w:initials="MOU">
    <w:p w14:paraId="6B06B0E8" w14:textId="77777777" w:rsidR="00F91DCA" w:rsidRDefault="00F91DCA" w:rsidP="00F91DCA">
      <w:r>
        <w:rPr>
          <w:rStyle w:val="CommentReference"/>
        </w:rPr>
        <w:annotationRef/>
      </w:r>
      <w:r>
        <w:rPr>
          <w:sz w:val="20"/>
          <w:szCs w:val="20"/>
        </w:rPr>
        <w:t>yes!</w:t>
      </w:r>
    </w:p>
  </w:comment>
  <w:comment w:id="153" w:author="SB" w:date="2026-07-06T12:11:00Z" w:initials="MOU">
    <w:p w14:paraId="495FFBB7" w14:textId="77777777" w:rsidR="00187D69" w:rsidRDefault="00187D69" w:rsidP="00187D69">
      <w:r>
        <w:rPr>
          <w:rStyle w:val="CommentReference"/>
        </w:rPr>
        <w:annotationRef/>
      </w:r>
      <w:r>
        <w:rPr>
          <w:sz w:val="20"/>
          <w:szCs w:val="20"/>
        </w:rPr>
        <w:t>not sure this sentece is needed...we still have not figured out all the applications of a nutrient addition experiment</w:t>
      </w:r>
    </w:p>
  </w:comment>
  <w:comment w:id="154" w:author="Andrea Janine Chavez Pacheco" w:date="2026-06-29T16:09:00Z" w:initials="AP">
    <w:p w14:paraId="56542CA6" w14:textId="7622EB7A" w:rsidR="00DC45A9" w:rsidRDefault="00000000">
      <w:r>
        <w:annotationRef/>
      </w:r>
      <w:r w:rsidRPr="159E6268">
        <w:t>Selene comment. The Nutrient Network (NutNet) has very good papers on the results of nutrient additions. See the work of Stan Harpole, Elizabeth Borer</w:t>
      </w:r>
    </w:p>
  </w:comment>
  <w:comment w:id="155" w:author="Andrea Janine Chavez Pacheco" w:date="2026-06-29T16:10:00Z" w:initials="AP">
    <w:p w14:paraId="4C12267D" w14:textId="18C037E0" w:rsidR="00DC45A9" w:rsidRDefault="00000000">
      <w:r>
        <w:annotationRef/>
      </w:r>
      <w:r w:rsidRPr="54C4ADE8">
        <w:t>MESY Network</w:t>
      </w:r>
    </w:p>
  </w:comment>
  <w:comment w:id="207" w:author="Andrea Janine Chavez Pacheco" w:date="2026-06-17T15:57:00Z" w:initials="AP">
    <w:p w14:paraId="33B89C3F" w14:textId="63F6F8F6" w:rsidR="00DC45A9" w:rsidRDefault="00000000">
      <w:r>
        <w:annotationRef/>
      </w:r>
      <w:r w:rsidRPr="23BDF926">
        <w:t>Find article about species turnover and richness and why they are not the same across elevations</w:t>
      </w:r>
    </w:p>
  </w:comment>
  <w:comment w:id="208" w:author="Andrea Janine Chavez Pacheco" w:date="2026-06-29T15:01:00Z" w:initials="AP">
    <w:p w14:paraId="1CAF54CD" w14:textId="3FB51D14" w:rsidR="00DC45A9" w:rsidRDefault="00000000">
      <w:r>
        <w:annotationRef/>
      </w:r>
      <w:r w:rsidRPr="4CA99B49">
        <w:t>https://nph.onlinelibrary.wiley.com/doi/10.1111/nph.17600</w:t>
      </w:r>
    </w:p>
  </w:comment>
  <w:comment w:id="259" w:author="SB" w:date="2026-07-06T12:29:00Z" w:initials="MOU">
    <w:p w14:paraId="1617369C" w14:textId="77777777" w:rsidR="00444283" w:rsidRDefault="00444283" w:rsidP="00444283">
      <w:r>
        <w:rPr>
          <w:rStyle w:val="CommentReference"/>
        </w:rPr>
        <w:annotationRef/>
      </w:r>
      <w:r>
        <w:rPr>
          <w:sz w:val="20"/>
          <w:szCs w:val="20"/>
        </w:rPr>
        <w:t>include units for each functional trait measured</w:t>
      </w:r>
    </w:p>
  </w:comment>
  <w:comment w:id="264" w:author="Andrea Janine Chavez Pacheco" w:date="2026-04-29T15:53:00Z" w:initials="AP">
    <w:p w14:paraId="47491AD6" w14:textId="146C8227" w:rsidR="00DC45A9" w:rsidRDefault="00000000">
      <w:r>
        <w:annotationRef/>
      </w:r>
      <w:r w:rsidRPr="39C1B2A7">
        <w:t>Ask the brand Elise</w:t>
      </w:r>
    </w:p>
  </w:comment>
  <w:comment w:id="275" w:author="Andrea Janine Chavez Pacheco" w:date="2026-06-08T10:33:00Z" w:initials="AP">
    <w:p w14:paraId="2BDFD598" w14:textId="1032C458" w:rsidR="00DC45A9" w:rsidRDefault="00000000">
      <w:r>
        <w:annotationRef/>
      </w:r>
      <w:r w:rsidRPr="39FA70A5">
        <w:t>Ask Jurgen if this is right</w:t>
      </w:r>
    </w:p>
  </w:comment>
  <w:comment w:id="287" w:author="Andrea Janine Chavez Pacheco" w:date="2026-06-29T16:16:00Z" w:initials="AP">
    <w:p w14:paraId="2FED9849" w14:textId="68B2CDA9" w:rsidR="00DC45A9" w:rsidRDefault="00000000">
      <w:r>
        <w:annotationRef/>
      </w:r>
      <w:r w:rsidRPr="19E5BDCB">
        <w:t>Añadir las citas</w:t>
      </w:r>
    </w:p>
  </w:comment>
  <w:comment w:id="288" w:author="SB" w:date="2026-07-06T12:34:00Z" w:initials="MOU">
    <w:p w14:paraId="2EF35AC9" w14:textId="77777777" w:rsidR="003776AB" w:rsidRDefault="003776AB" w:rsidP="003776AB">
      <w:r>
        <w:rPr>
          <w:rStyle w:val="CommentReference"/>
        </w:rPr>
        <w:annotationRef/>
      </w:r>
      <w:r>
        <w:rPr>
          <w:sz w:val="20"/>
          <w:szCs w:val="20"/>
        </w:rPr>
        <w:t>check for consistency, use C or Carbon throught the paper - the same with nitrogen or N, phosphorus or P</w:t>
      </w:r>
    </w:p>
  </w:comment>
  <w:comment w:id="299" w:author="Andrea Janine Chavez Pacheco" w:date="2026-06-17T16:03:00Z" w:initials="AP">
    <w:p w14:paraId="1C4F888A" w14:textId="259446CA" w:rsidR="00DC45A9" w:rsidRDefault="00000000">
      <w:r>
        <w:annotationRef/>
      </w:r>
      <w:r w:rsidRPr="7BAFB98E">
        <w:t>To mention that species and elevation are cofounded.</w:t>
      </w:r>
    </w:p>
  </w:comment>
  <w:comment w:id="327" w:author="SB" w:date="2026-07-06T12:46:00Z" w:initials="MOU">
    <w:p w14:paraId="30ADEE60" w14:textId="77777777" w:rsidR="00B07CB9" w:rsidRDefault="00B07CB9" w:rsidP="00B07CB9">
      <w:r>
        <w:rPr>
          <w:rStyle w:val="CommentReference"/>
        </w:rPr>
        <w:annotationRef/>
      </w:r>
      <w:r>
        <w:rPr>
          <w:sz w:val="20"/>
          <w:szCs w:val="20"/>
        </w:rPr>
        <w:t>always show N+P as the last row for each species. What about LA and SLA? CONSIDER including in this table the info in Table 1. showing the elevation and sample size is informative in this table. I think this one should go to supp mat, because the key info is given in the next figure</w:t>
      </w:r>
    </w:p>
  </w:comment>
  <w:comment w:id="324" w:author="Andrea Janine Chavez Pacheco" w:date="2026-06-03T15:38:00Z" w:initials="AP">
    <w:p w14:paraId="5C00DB7B" w14:textId="3D8E365A" w:rsidR="00DC45A9" w:rsidRDefault="00000000">
      <w:r>
        <w:annotationRef/>
      </w:r>
      <w:r w:rsidRPr="13B50542">
        <w:t>layout in Dropbox a headcache</w:t>
      </w:r>
    </w:p>
  </w:comment>
  <w:comment w:id="325" w:author="Andrea Janine Chavez Pacheco" w:date="2026-06-04T10:31:00Z" w:initials="AP">
    <w:p w14:paraId="56145ABA" w14:textId="2CFD38D8" w:rsidR="00DC45A9" w:rsidRDefault="00000000">
      <w:r>
        <w:annotationRef/>
      </w:r>
      <w:r w:rsidRPr="38B89514">
        <w:t>Which other variables could be desirable in main results.</w:t>
      </w:r>
    </w:p>
  </w:comment>
  <w:comment w:id="326" w:author="SB" w:date="2026-07-06T12:46:00Z" w:initials="MOU">
    <w:p w14:paraId="38748B16" w14:textId="77777777" w:rsidR="00B07CB9" w:rsidRDefault="00B07CB9" w:rsidP="00B07CB9">
      <w:r>
        <w:rPr>
          <w:rStyle w:val="CommentReference"/>
        </w:rPr>
        <w:annotationRef/>
      </w:r>
      <w:r>
        <w:rPr>
          <w:sz w:val="20"/>
          <w:szCs w:val="20"/>
        </w:rPr>
        <w:t>leaf nutrient content is measured in two ways, mg/g and also mg/mm2? is that right?</w:t>
      </w:r>
    </w:p>
  </w:comment>
  <w:comment w:id="328" w:author="Andrea Janine Chavez Pacheco" w:date="1900-01-01T00:00:00Z" w:initials="AP">
    <w:p w14:paraId="5333923F" w14:textId="79001A2E" w:rsidR="00DC45A9" w:rsidRDefault="00000000">
      <w:r>
        <w:annotationRef/>
      </w:r>
      <w:r w:rsidRPr="5D78D0E6">
        <w:t>ANOVA for controls.</w:t>
      </w:r>
    </w:p>
  </w:comment>
  <w:comment w:id="331" w:author="SB" w:date="2026-07-06T13:17:00Z" w:initials="MOU">
    <w:p w14:paraId="52D0A3E5" w14:textId="77777777" w:rsidR="00A239A9" w:rsidRDefault="00A239A9" w:rsidP="00A239A9">
      <w:r>
        <w:rPr>
          <w:rStyle w:val="CommentReference"/>
        </w:rPr>
        <w:annotationRef/>
      </w:r>
      <w:r>
        <w:rPr>
          <w:sz w:val="20"/>
          <w:szCs w:val="20"/>
        </w:rPr>
        <w:t>does this mean that there are no statistically significant differences among the species in the control plots?</w:t>
      </w:r>
    </w:p>
  </w:comment>
  <w:comment w:id="368" w:author="SB" w:date="2026-07-06T13:24:00Z" w:initials="MOU">
    <w:p w14:paraId="2E4A4DE3" w14:textId="77777777" w:rsidR="00A239A9" w:rsidRDefault="00A239A9" w:rsidP="00A239A9">
      <w:r>
        <w:rPr>
          <w:rStyle w:val="CommentReference"/>
        </w:rPr>
        <w:annotationRef/>
      </w:r>
      <w:r>
        <w:rPr>
          <w:sz w:val="20"/>
          <w:szCs w:val="20"/>
        </w:rPr>
        <w:t>to keep it simpler, i would first describe differences in N and P content across treatments. Then, in another section, I would describe the ratios N:P</w:t>
      </w:r>
    </w:p>
  </w:comment>
  <w:comment w:id="397" w:author="SB" w:date="2026-07-06T13:33:00Z" w:initials="MOU">
    <w:p w14:paraId="3886B1AC" w14:textId="77777777" w:rsidR="00DA374D" w:rsidRDefault="00DA374D" w:rsidP="00DA374D">
      <w:r>
        <w:rPr>
          <w:rStyle w:val="CommentReference"/>
        </w:rPr>
        <w:annotationRef/>
      </w:r>
      <w:r>
        <w:rPr>
          <w:sz w:val="20"/>
          <w:szCs w:val="20"/>
        </w:rPr>
        <w:t>i would delete this</w:t>
      </w:r>
    </w:p>
  </w:comment>
  <w:comment w:id="399" w:author="Andrea Janine Chavez Pacheco" w:date="1900-01-01T00:00:00Z" w:initials="AP">
    <w:p w14:paraId="77AF41C5" w14:textId="43689331" w:rsidR="00DC45A9" w:rsidRDefault="00000000">
      <w:r>
        <w:annotationRef/>
      </w:r>
      <w:r w:rsidRPr="4E7D736E">
        <w:t>Although a significant treatment effect was detected for this species, the response was largely driven by a few extreme observations. I ran the model without outliers and it did improve marginally, so I left it,  but I do not think it is a strong proof of a response to nutrients.</w:t>
      </w:r>
    </w:p>
  </w:comment>
  <w:comment w:id="400" w:author="Andrea Janine Chavez Pacheco" w:date="1900-01-01T00:00:00Z" w:initials="AP">
    <w:p w14:paraId="2EFE62B5" w14:textId="5F4000AA" w:rsidR="00DC45A9" w:rsidRDefault="00000000">
      <w:r>
        <w:annotationRef/>
      </w:r>
      <w:r w:rsidRPr="00E80E8D">
        <w:t xml:space="preserve">NUMEX colour coded. </w:t>
      </w:r>
    </w:p>
  </w:comment>
  <w:comment w:id="401" w:author="Andrea Janine Chavez Pacheco" w:date="2026-06-29T15:08:00Z" w:initials="AP">
    <w:p w14:paraId="1E9189E7" w14:textId="2E5BDEAF" w:rsidR="00DC45A9" w:rsidRDefault="00000000">
      <w:r>
        <w:annotationRef/>
      </w:r>
      <w:r w:rsidRPr="0770B83D">
        <w:t>Also elevations added.</w:t>
      </w:r>
    </w:p>
  </w:comment>
  <w:comment w:id="402" w:author="SB" w:date="2026-07-06T13:34:00Z" w:initials="MOU">
    <w:p w14:paraId="692A7251" w14:textId="77777777" w:rsidR="00DA374D" w:rsidRDefault="00DA374D" w:rsidP="00DA374D">
      <w:r>
        <w:rPr>
          <w:rStyle w:val="CommentReference"/>
        </w:rPr>
        <w:annotationRef/>
      </w:r>
      <w:r>
        <w:rPr>
          <w:sz w:val="20"/>
          <w:szCs w:val="20"/>
        </w:rPr>
        <w:t>it should be N + P</w:t>
      </w:r>
    </w:p>
  </w:comment>
  <w:comment w:id="403" w:author="SB" w:date="2026-07-06T13:34:00Z" w:initials="MOU">
    <w:p w14:paraId="5CC210AB" w14:textId="77777777" w:rsidR="00DA374D" w:rsidRDefault="00DA374D" w:rsidP="00DA374D">
      <w:r>
        <w:rPr>
          <w:rStyle w:val="CommentReference"/>
        </w:rPr>
        <w:annotationRef/>
      </w:r>
      <w:r>
        <w:rPr>
          <w:sz w:val="20"/>
          <w:szCs w:val="20"/>
        </w:rPr>
        <w:t>at some point you must check correlations among your predicted variables</w:t>
      </w:r>
    </w:p>
    <w:p w14:paraId="78D58DA4" w14:textId="77777777" w:rsidR="00DA374D" w:rsidRDefault="00DA374D" w:rsidP="00DA374D">
      <w:r>
        <w:rPr>
          <w:sz w:val="20"/>
          <w:szCs w:val="20"/>
        </w:rPr>
        <w:t>Also- did you check for marginally non-significant p values? it seems that in NxP values for H. purpurascens and maybe W loxensis are 'almost'statistically significant</w:t>
      </w:r>
    </w:p>
  </w:comment>
  <w:comment w:id="404" w:author="Andrea Janine Chavez Pacheco" w:date="2026-06-05T19:07:00Z" w:initials="AP">
    <w:p w14:paraId="0F6F6665" w14:textId="04CC8AC7" w:rsidR="00DC45A9" w:rsidRDefault="00000000">
      <w:r>
        <w:annotationRef/>
      </w:r>
      <w:r w:rsidRPr="47C5E2D0">
        <w:t>Here I doubt whether to keep it or not.</w:t>
      </w:r>
    </w:p>
  </w:comment>
  <w:comment w:id="405" w:author="SB" w:date="2026-07-06T13:36:00Z" w:initials="MOU">
    <w:p w14:paraId="271BCB73" w14:textId="77777777" w:rsidR="00070B16" w:rsidRDefault="00070B16" w:rsidP="00070B16">
      <w:r>
        <w:rPr>
          <w:rStyle w:val="CommentReference"/>
        </w:rPr>
        <w:annotationRef/>
      </w:r>
      <w:r>
        <w:rPr>
          <w:sz w:val="20"/>
          <w:szCs w:val="20"/>
        </w:rPr>
        <w:t>this is what i just mentioned! i think this is worth presenting in a graph for each species! This info should also be presented earlier in the results section</w:t>
      </w:r>
    </w:p>
  </w:comment>
  <w:comment w:id="406" w:author="Andrea Janine Chavez Pacheco" w:date="2026-06-08T14:23:00Z" w:initials="AP">
    <w:p w14:paraId="438FDC7D" w14:textId="1D06EBF9" w:rsidR="00DC45A9" w:rsidRDefault="00000000">
      <w:r>
        <w:annotationRef/>
      </w:r>
      <w:r w:rsidRPr="4D474C0A">
        <w:t>Work in progress</w:t>
      </w:r>
    </w:p>
  </w:comment>
  <w:comment w:id="419" w:author="Andrea Janine Chavez Pacheco" w:date="2026-06-23T09:52:00Z" w:initials="AP">
    <w:p w14:paraId="1FA67B65" w14:textId="6492C8A1" w:rsidR="00DC45A9" w:rsidRDefault="00000000">
      <w:r>
        <w:annotationRef/>
      </w:r>
      <w:r w:rsidRPr="71469C3E">
        <w:t xml:space="preserve">Como la respuesta sobre nutrientes ya ha sido analizada y discutida, no quiero ser redundante. </w:t>
      </w:r>
    </w:p>
    <w:p w14:paraId="5E2F3962" w14:textId="6FD26D12" w:rsidR="00DC45A9" w:rsidRDefault="00000000">
      <w:r w:rsidRPr="637DB566">
        <w:t xml:space="preserve">Podría analizar por qué N y P son importantes para el balance hídrico en términos de iWUE, </w:t>
      </w:r>
    </w:p>
  </w:comment>
  <w:comment w:id="420" w:author="Andrea Janine Chavez Pacheco" w:date="2026-06-23T11:37:00Z" w:initials="AP">
    <w:p w14:paraId="5985F5A8" w14:textId="568BA719" w:rsidR="00DC45A9" w:rsidRDefault="00000000">
      <w:r>
        <w:annotationRef/>
      </w:r>
      <w:r w:rsidRPr="35D8E5F0">
        <w:t>Por que Pouteria incrementa LNC bajo fosforo</w:t>
      </w:r>
    </w:p>
  </w:comment>
  <w:comment w:id="425" w:author="Andrea Janine Chavez Pacheco" w:date="2026-06-23T10:43:00Z" w:initials="AP">
    <w:p w14:paraId="41A78250" w14:textId="5B8E2E35" w:rsidR="00DC45A9" w:rsidRDefault="00000000">
      <w:r>
        <w:annotationRef/>
      </w:r>
      <w:r w:rsidRPr="1F051226">
        <w:t>Buscaar valores de iWUE de nuestras especies y comparar con otras? rangos minimos y maximos?</w:t>
      </w:r>
    </w:p>
  </w:comment>
  <w:comment w:id="426" w:author="Andrea Janine Chavez Pacheco" w:date="2026-06-23T10:50:00Z" w:initials="AP">
    <w:p w14:paraId="05AD556C" w14:textId="41069849" w:rsidR="00DC45A9" w:rsidRDefault="00000000">
      <w:r>
        <w:annotationRef/>
      </w:r>
      <w:r w:rsidRPr="3E811EA9">
        <w:t>Como citar...</w:t>
      </w:r>
    </w:p>
  </w:comment>
  <w:comment w:id="427" w:author="Andrea Janine Chavez Pacheco" w:date="2026-06-25T18:01:00Z" w:initials="AP">
    <w:p w14:paraId="62C9FA35" w14:textId="5EAC648A" w:rsidR="00DC45A9" w:rsidRDefault="00000000">
      <w:r>
        <w:annotationRef/>
      </w:r>
      <w:r w:rsidRPr="1462C4DB">
        <w:t>Articulo de menos plasticidad</w:t>
      </w:r>
    </w:p>
  </w:comment>
  <w:comment w:id="428" w:author="Andrea Janine Chavez Pacheco" w:date="2026-06-23T10:17:00Z" w:initials="AP">
    <w:p w14:paraId="7AFB941C" w14:textId="24373243" w:rsidR="00DC45A9" w:rsidRDefault="00000000">
      <w:r>
        <w:annotationRef/>
      </w:r>
      <w:r w:rsidRPr="658B7F0F">
        <w:t>Revisar la bibliografia que cita. La respuesta a nutrientes es más hojas, no mejores hojas.</w:t>
      </w:r>
    </w:p>
  </w:comment>
  <w:comment w:id="429" w:author="Andrea Janine Chavez Pacheco" w:date="2026-06-29T16:40:00Z" w:initials="AP">
    <w:p w14:paraId="3580C2F1" w14:textId="6650DC63" w:rsidR="00DC45A9" w:rsidRDefault="00000000">
      <w:r>
        <w:annotationRef/>
      </w:r>
      <w:r w:rsidRPr="30D54167">
        <w:t xml:space="preserve">Queria expresar un poco los resultados de iWUE en los controles si demuestra cambios. </w:t>
      </w:r>
    </w:p>
  </w:comment>
  <w:comment w:id="430" w:author="Andrea Janine Chavez Pacheco" w:date="2026-06-29T16:43:00Z" w:initials="AP">
    <w:p w14:paraId="75C61FBC" w14:textId="478CACE0" w:rsidR="00DC45A9" w:rsidRDefault="00000000">
      <w:r>
        <w:annotationRef/>
      </w:r>
      <w:r w:rsidRPr="4FD3C1DF">
        <w:t>Pero no sé si integrar mejor arriba o solo borrar.</w:t>
      </w:r>
    </w:p>
  </w:comment>
  <w:comment w:id="431" w:author="Andrea Janine Chavez Pacheco" w:date="2026-06-29T13:17:00Z" w:initials="AP">
    <w:p w14:paraId="04B32AEA" w14:textId="49C9BBE2" w:rsidR="00DC45A9" w:rsidRDefault="00000000">
      <w:r>
        <w:annotationRef/>
      </w:r>
      <w:r w:rsidRPr="3C3FC01D">
        <w:t>(Bonan, 2008; Lavergne et al., 2019</w:t>
      </w:r>
    </w:p>
  </w:comment>
  <w:comment w:id="432" w:author="Andrea Janine Chavez Pacheco" w:date="1900-01-01T00:00:00Z" w:initials="AP">
    <w:p w14:paraId="2B213941" w14:textId="169BF4A0" w:rsidR="00DC45A9" w:rsidRDefault="00000000">
      <w:r>
        <w:annotationRef/>
      </w:r>
      <w:r w:rsidRPr="70E1568B">
        <w:t>We do not see at leaf level photosynthetic responses,  develop different strategies as increased LAI.</w:t>
      </w:r>
    </w:p>
  </w:comment>
  <w:comment w:id="433" w:author="Andrea Janine Chavez Pacheco" w:date="2026-06-08T14:32:00Z" w:initials="AP">
    <w:p w14:paraId="0F22EA91" w14:textId="30CBD90A" w:rsidR="00DC45A9" w:rsidRDefault="00000000">
      <w:r>
        <w:annotationRef/>
      </w:r>
      <w:r w:rsidRPr="20A346CD">
        <w:t>Mendeley is used as a reference manager.</w:t>
      </w:r>
    </w:p>
  </w:comment>
  <w:comment w:id="434" w:author="Andrea Janine Chavez Pacheco" w:date="2026-06-29T15:14:00Z" w:initials="AP">
    <w:p w14:paraId="7E8BB03B" w14:textId="76D2BF99" w:rsidR="00DC45A9" w:rsidRDefault="00000000">
      <w:r>
        <w:annotationRef/>
      </w:r>
      <w:r w:rsidRPr="04BDEDE5">
        <w:t>Alturas obtenidas de analisis de bases de datos de ragos. Cómo citar.</w:t>
      </w:r>
    </w:p>
  </w:comment>
  <w:comment w:id="435" w:author="Andrea Janine Chavez Pacheco" w:date="2026-06-29T15:24:00Z" w:initials="AP">
    <w:p w14:paraId="279964D8" w14:textId="08382CB6" w:rsidR="00DC45A9" w:rsidRDefault="00000000">
      <w:r>
        <w:annotationRef/>
      </w:r>
      <w:r w:rsidRPr="2E24D927">
        <w:t>Añadir el gráfico de las eemeans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54DC174" w15:done="0"/>
  <w15:commentEx w15:paraId="44E2FDAE" w15:done="0"/>
  <w15:commentEx w15:paraId="62040BF1" w15:done="0"/>
  <w15:commentEx w15:paraId="470CF4D4" w15:done="0"/>
  <w15:commentEx w15:paraId="71D9140D" w15:done="0"/>
  <w15:commentEx w15:paraId="02884547" w15:done="0"/>
  <w15:commentEx w15:paraId="3706485E" w15:paraIdParent="02884547" w15:done="0"/>
  <w15:commentEx w15:paraId="07374B22" w15:done="0"/>
  <w15:commentEx w15:paraId="6BF6485F" w15:done="0"/>
  <w15:commentEx w15:paraId="20C5EEAE" w15:done="0"/>
  <w15:commentEx w15:paraId="698746EF" w15:done="0"/>
  <w15:commentEx w15:paraId="6CFF3422" w15:done="1"/>
  <w15:commentEx w15:paraId="4D25F1DC" w15:done="0"/>
  <w15:commentEx w15:paraId="39E47FDB" w15:done="0"/>
  <w15:commentEx w15:paraId="7F7751F3" w15:done="0"/>
  <w15:commentEx w15:paraId="05F6B820" w15:done="0"/>
  <w15:commentEx w15:paraId="0D02D2F6" w15:done="0"/>
  <w15:commentEx w15:paraId="4FC5F9CB" w15:done="0"/>
  <w15:commentEx w15:paraId="1363F3C8" w15:done="0"/>
  <w15:commentEx w15:paraId="583F4BA2" w15:paraIdParent="1363F3C8" w15:done="0"/>
  <w15:commentEx w15:paraId="75EFFF1C" w15:done="0"/>
  <w15:commentEx w15:paraId="38B3745B" w15:done="0"/>
  <w15:commentEx w15:paraId="2AB04B63" w15:done="0"/>
  <w15:commentEx w15:paraId="53DB4742" w15:paraIdParent="2AB04B63" w15:done="0"/>
  <w15:commentEx w15:paraId="434F1C6E" w15:done="0"/>
  <w15:commentEx w15:paraId="6B06B0E8" w15:paraIdParent="434F1C6E" w15:done="0"/>
  <w15:commentEx w15:paraId="495FFBB7" w15:done="0"/>
  <w15:commentEx w15:paraId="56542CA6" w15:done="0"/>
  <w15:commentEx w15:paraId="4C12267D" w15:paraIdParent="56542CA6" w15:done="0"/>
  <w15:commentEx w15:paraId="33B89C3F" w15:done="0"/>
  <w15:commentEx w15:paraId="1CAF54CD" w15:paraIdParent="33B89C3F" w15:done="0"/>
  <w15:commentEx w15:paraId="1617369C" w15:done="0"/>
  <w15:commentEx w15:paraId="47491AD6" w15:done="0"/>
  <w15:commentEx w15:paraId="2BDFD598" w15:done="0"/>
  <w15:commentEx w15:paraId="2FED9849" w15:done="0"/>
  <w15:commentEx w15:paraId="2EF35AC9" w15:done="0"/>
  <w15:commentEx w15:paraId="1C4F888A" w15:done="0"/>
  <w15:commentEx w15:paraId="30ADEE60" w15:done="0"/>
  <w15:commentEx w15:paraId="5C00DB7B" w15:done="0"/>
  <w15:commentEx w15:paraId="56145ABA" w15:paraIdParent="5C00DB7B" w15:done="0"/>
  <w15:commentEx w15:paraId="38748B16" w15:paraIdParent="5C00DB7B" w15:done="0"/>
  <w15:commentEx w15:paraId="5333923F" w15:done="0"/>
  <w15:commentEx w15:paraId="52D0A3E5" w15:done="0"/>
  <w15:commentEx w15:paraId="2E4A4DE3" w15:done="0"/>
  <w15:commentEx w15:paraId="3886B1AC" w15:done="0"/>
  <w15:commentEx w15:paraId="77AF41C5" w15:done="1"/>
  <w15:commentEx w15:paraId="2EFE62B5" w15:done="0"/>
  <w15:commentEx w15:paraId="1E9189E7" w15:paraIdParent="2EFE62B5" w15:done="0"/>
  <w15:commentEx w15:paraId="692A7251" w15:paraIdParent="2EFE62B5" w15:done="0"/>
  <w15:commentEx w15:paraId="78D58DA4" w15:done="0"/>
  <w15:commentEx w15:paraId="0F6F6665" w15:done="0"/>
  <w15:commentEx w15:paraId="271BCB73" w15:done="0"/>
  <w15:commentEx w15:paraId="438FDC7D" w15:done="0"/>
  <w15:commentEx w15:paraId="5E2F3962" w15:done="0"/>
  <w15:commentEx w15:paraId="5985F5A8" w15:paraIdParent="5E2F3962" w15:done="0"/>
  <w15:commentEx w15:paraId="41A78250" w15:done="0"/>
  <w15:commentEx w15:paraId="05AD556C" w15:done="0"/>
  <w15:commentEx w15:paraId="62C9FA35" w15:done="0"/>
  <w15:commentEx w15:paraId="7AFB941C" w15:done="0"/>
  <w15:commentEx w15:paraId="3580C2F1" w15:done="0"/>
  <w15:commentEx w15:paraId="75C61FBC" w15:paraIdParent="3580C2F1" w15:done="0"/>
  <w15:commentEx w15:paraId="04B32AEA" w15:done="0"/>
  <w15:commentEx w15:paraId="2B213941" w15:done="0"/>
  <w15:commentEx w15:paraId="0F22EA91" w15:done="0"/>
  <w15:commentEx w15:paraId="7E8BB03B" w15:done="0"/>
  <w15:commentEx w15:paraId="279964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E6B43B5" w16cex:dateUtc="2026-07-03T13:47:00Z"/>
  <w16cex:commentExtensible w16cex:durableId="67BFF252" w16cex:dateUtc="2026-06-29T21:00:00Z"/>
  <w16cex:commentExtensible w16cex:durableId="5671AF94" w16cex:dateUtc="2026-06-29T21:00:00Z"/>
  <w16cex:commentExtensible w16cex:durableId="37C7F846" w16cex:dateUtc="2026-07-06T15:22:00Z"/>
  <w16cex:commentExtensible w16cex:durableId="41802AA6" w16cex:dateUtc="2026-06-29T21:06:00Z">
    <w16cex:extLst>
      <w16:ext w16:uri="{CE6994B0-6A32-4C9F-8C6B-6E91EDA988CE}">
        <cr:reactions xmlns:cr="http://schemas.microsoft.com/office/comments/2020/reactions">
          <cr:reaction reactionType="1">
            <cr:reactionInfo dateUtc="2026-07-03T13:50:34Z">
              <cr:user userId="S::000200@caq.edu.ec::3943b9a0-829c-4386-8a90-f6f436cc776b" userProvider="AD" userName="Mila Lucia Torres Baez"/>
            </cr:reactionInfo>
          </cr:reaction>
        </cr:reactions>
      </w16:ext>
    </w16cex:extLst>
  </w16cex:commentExtensible>
  <w16cex:commentExtensible w16cex:durableId="4EAEDC8E" w16cex:dateUtc="2026-06-29T20:38:00Z"/>
  <w16cex:commentExtensible w16cex:durableId="66238C0B" w16cex:dateUtc="2026-07-03T13:52:00Z"/>
  <w16cex:commentExtensible w16cex:durableId="1C14D47E" w16cex:dateUtc="2026-07-03T13:55:00Z"/>
  <w16cex:commentExtensible w16cex:durableId="662719E1" w16cex:dateUtc="2026-07-06T13:09:00Z"/>
  <w16cex:commentExtensible w16cex:durableId="6E3B5E69" w16cex:dateUtc="2026-07-06T13:15:00Z"/>
  <w16cex:commentExtensible w16cex:durableId="7FDB8AD0" w16cex:dateUtc="2026-07-06T15:14:00Z"/>
  <w16cex:commentExtensible w16cex:durableId="1ACE5981" w16cex:dateUtc="2026-06-25T22:48:00Z"/>
  <w16cex:commentExtensible w16cex:durableId="3D50BD11" w16cex:dateUtc="2026-07-06T15:16:00Z"/>
  <w16cex:commentExtensible w16cex:durableId="6EEEC344" w16cex:dateUtc="2026-07-06T14:52:00Z"/>
  <w16cex:commentExtensible w16cex:durableId="7B200F29" w16cex:dateUtc="2026-07-06T14:58:00Z"/>
  <w16cex:commentExtensible w16cex:durableId="5C8FDDC3" w16cex:dateUtc="2026-06-29T21:05:00Z">
    <w16cex:extLst>
      <w16:ext w16:uri="{CE6994B0-6A32-4C9F-8C6B-6E91EDA988CE}">
        <cr:reactions xmlns:cr="http://schemas.microsoft.com/office/comments/2020/reactions">
          <cr:reaction reactionType="1">
            <cr:reactionInfo dateUtc="2026-07-06T15:18:30Z">
              <cr:user userId="SB" userProvider="None" userName="SB"/>
            </cr:reactionInfo>
          </cr:reaction>
        </cr:reactions>
      </w16:ext>
    </w16cex:extLst>
  </w16cex:commentExtensible>
  <w16cex:commentExtensible w16cex:durableId="4658AA51" w16cex:dateUtc="2026-07-06T15:21:00Z"/>
  <w16cex:commentExtensible w16cex:durableId="6B4062B5" w16cex:dateUtc="2026-07-06T15:19:00Z"/>
  <w16cex:commentExtensible w16cex:durableId="61E6C582" w16cex:dateUtc="2026-06-29T19:58:00Z"/>
  <w16cex:commentExtensible w16cex:durableId="148F80BB" w16cex:dateUtc="2026-07-06T15:35:00Z"/>
  <w16cex:commentExtensible w16cex:durableId="426F39F0" w16cex:dateUtc="2026-07-06T15:36:00Z"/>
  <w16cex:commentExtensible w16cex:durableId="1AD74538" w16cex:dateUtc="2026-07-06T15:38:00Z"/>
  <w16cex:commentExtensible w16cex:durableId="241CA480" w16cex:dateUtc="2026-06-29T21:08:00Z"/>
  <w16cex:commentExtensible w16cex:durableId="692B3DE1" w16cex:dateUtc="2026-07-06T17:06:00Z"/>
  <w16cex:commentExtensible w16cex:durableId="508AB1DB" w16cex:dateUtc="2026-06-29T21:08:00Z"/>
  <w16cex:commentExtensible w16cex:durableId="710A7064" w16cex:dateUtc="2026-07-06T17:09:00Z"/>
  <w16cex:commentExtensible w16cex:durableId="2DEFC0F1" w16cex:dateUtc="2026-07-06T17:11:00Z"/>
  <w16cex:commentExtensible w16cex:durableId="4BCFF331" w16cex:dateUtc="2026-06-29T21:09:00Z"/>
  <w16cex:commentExtensible w16cex:durableId="0BAACE71" w16cex:dateUtc="2026-06-29T21:10:00Z"/>
  <w16cex:commentExtensible w16cex:durableId="1CE338B5" w16cex:dateUtc="2026-06-17T20:57:00Z"/>
  <w16cex:commentExtensible w16cex:durableId="64D47D53" w16cex:dateUtc="2026-06-29T20:01:00Z"/>
  <w16cex:commentExtensible w16cex:durableId="3DACCE02" w16cex:dateUtc="2026-07-06T17:29:00Z"/>
  <w16cex:commentExtensible w16cex:durableId="4C1B7B0A" w16cex:dateUtc="2026-04-29T13:53:00Z"/>
  <w16cex:commentExtensible w16cex:durableId="67856703" w16cex:dateUtc="2026-06-08T15:33:00Z"/>
  <w16cex:commentExtensible w16cex:durableId="7346C7AC" w16cex:dateUtc="2026-06-29T21:16:00Z"/>
  <w16cex:commentExtensible w16cex:durableId="03F0CB22" w16cex:dateUtc="2026-07-06T17:34:00Z"/>
  <w16cex:commentExtensible w16cex:durableId="5F90BE79" w16cex:dateUtc="2026-06-17T21:03:00Z"/>
  <w16cex:commentExtensible w16cex:durableId="17D87BAD" w16cex:dateUtc="2026-07-06T17:46:00Z"/>
  <w16cex:commentExtensible w16cex:durableId="67A98495" w16cex:dateUtc="2026-06-03T20:38:00Z"/>
  <w16cex:commentExtensible w16cex:durableId="47490C6F" w16cex:dateUtc="2026-06-04T15:31:00Z"/>
  <w16cex:commentExtensible w16cex:durableId="24AE6A2F" w16cex:dateUtc="2026-07-06T17:46:00Z"/>
  <w16cex:commentExtensible w16cex:durableId="7ACB5762" w16cex:dateUtc="2026-05-27T22:36:00Z"/>
  <w16cex:commentExtensible w16cex:durableId="376630BF" w16cex:dateUtc="2026-07-06T18:17:00Z"/>
  <w16cex:commentExtensible w16cex:durableId="6F85B0B3" w16cex:dateUtc="2026-07-06T18:24:00Z"/>
  <w16cex:commentExtensible w16cex:durableId="5F1F25DC" w16cex:dateUtc="2026-07-06T18:33:00Z"/>
  <w16cex:commentExtensible w16cex:durableId="0908D22B" w16cex:dateUtc="2026-06-04T16:46:00Z"/>
  <w16cex:commentExtensible w16cex:durableId="6597E231" w16cex:dateUtc="2026-06-17T21:10:00Z"/>
  <w16cex:commentExtensible w16cex:durableId="357E403E" w16cex:dateUtc="2026-06-29T20:08:00Z"/>
  <w16cex:commentExtensible w16cex:durableId="25122409" w16cex:dateUtc="2026-07-06T18:34:00Z"/>
  <w16cex:commentExtensible w16cex:durableId="1C623D6C" w16cex:dateUtc="2026-07-06T18:34:00Z"/>
  <w16cex:commentExtensible w16cex:durableId="3FC17CA9" w16cex:dateUtc="2026-06-06T00:07:00Z"/>
  <w16cex:commentExtensible w16cex:durableId="1DE60448" w16cex:dateUtc="2026-07-06T18:36:00Z"/>
  <w16cex:commentExtensible w16cex:durableId="711A5336" w16cex:dateUtc="2026-06-08T19:23:00Z"/>
  <w16cex:commentExtensible w16cex:durableId="0D3DFE0F" w16cex:dateUtc="2026-06-23T14:52:00Z"/>
  <w16cex:commentExtensible w16cex:durableId="50F728FC" w16cex:dateUtc="2026-06-23T16:37:00Z"/>
  <w16cex:commentExtensible w16cex:durableId="177BE274" w16cex:dateUtc="2026-06-23T15:43:00Z"/>
  <w16cex:commentExtensible w16cex:durableId="7B4245F1" w16cex:dateUtc="2026-06-23T15:50:00Z"/>
  <w16cex:commentExtensible w16cex:durableId="3B10564A" w16cex:dateUtc="2026-06-25T23:01:00Z"/>
  <w16cex:commentExtensible w16cex:durableId="75469E63" w16cex:dateUtc="2026-06-23T15:17:00Z"/>
  <w16cex:commentExtensible w16cex:durableId="483476C7" w16cex:dateUtc="2026-06-29T21:40:00Z"/>
  <w16cex:commentExtensible w16cex:durableId="15B98C0A" w16cex:dateUtc="2026-06-29T21:43:00Z"/>
  <w16cex:commentExtensible w16cex:durableId="39A8692D" w16cex:dateUtc="2026-06-29T18:17:00Z"/>
  <w16cex:commentExtensible w16cex:durableId="1B426001" w16cex:dateUtc="2026-06-26T00:22:00Z"/>
  <w16cex:commentExtensible w16cex:durableId="07153820" w16cex:dateUtc="2026-06-08T19:32:00Z"/>
  <w16cex:commentExtensible w16cex:durableId="7C79CD76" w16cex:dateUtc="2026-06-29T20:14:00Z"/>
  <w16cex:commentExtensible w16cex:durableId="45D02459" w16cex:dateUtc="2026-06-29T2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54DC174" w16cid:durableId="6E6B43B5"/>
  <w16cid:commentId w16cid:paraId="44E2FDAE" w16cid:durableId="67BFF252"/>
  <w16cid:commentId w16cid:paraId="62040BF1" w16cid:durableId="5671AF94"/>
  <w16cid:commentId w16cid:paraId="470CF4D4" w16cid:durableId="37C7F846"/>
  <w16cid:commentId w16cid:paraId="71D9140D" w16cid:durableId="41802AA6"/>
  <w16cid:commentId w16cid:paraId="02884547" w16cid:durableId="4EAEDC8E"/>
  <w16cid:commentId w16cid:paraId="3706485E" w16cid:durableId="66238C0B"/>
  <w16cid:commentId w16cid:paraId="07374B22" w16cid:durableId="1C14D47E"/>
  <w16cid:commentId w16cid:paraId="6BF6485F" w16cid:durableId="662719E1"/>
  <w16cid:commentId w16cid:paraId="20C5EEAE" w16cid:durableId="6E3B5E69"/>
  <w16cid:commentId w16cid:paraId="698746EF" w16cid:durableId="7FDB8AD0"/>
  <w16cid:commentId w16cid:paraId="6CFF3422" w16cid:durableId="1ACE5981"/>
  <w16cid:commentId w16cid:paraId="4D25F1DC" w16cid:durableId="3D50BD11"/>
  <w16cid:commentId w16cid:paraId="39E47FDB" w16cid:durableId="6EEEC344"/>
  <w16cid:commentId w16cid:paraId="7F7751F3" w16cid:durableId="7B200F29"/>
  <w16cid:commentId w16cid:paraId="05F6B820" w16cid:durableId="5C8FDDC3"/>
  <w16cid:commentId w16cid:paraId="0D02D2F6" w16cid:durableId="4658AA51"/>
  <w16cid:commentId w16cid:paraId="4FC5F9CB" w16cid:durableId="6B4062B5"/>
  <w16cid:commentId w16cid:paraId="1363F3C8" w16cid:durableId="61E6C582"/>
  <w16cid:commentId w16cid:paraId="583F4BA2" w16cid:durableId="148F80BB"/>
  <w16cid:commentId w16cid:paraId="75EFFF1C" w16cid:durableId="426F39F0"/>
  <w16cid:commentId w16cid:paraId="38B3745B" w16cid:durableId="1AD74538"/>
  <w16cid:commentId w16cid:paraId="2AB04B63" w16cid:durableId="241CA480"/>
  <w16cid:commentId w16cid:paraId="53DB4742" w16cid:durableId="692B3DE1"/>
  <w16cid:commentId w16cid:paraId="434F1C6E" w16cid:durableId="508AB1DB"/>
  <w16cid:commentId w16cid:paraId="6B06B0E8" w16cid:durableId="710A7064"/>
  <w16cid:commentId w16cid:paraId="495FFBB7" w16cid:durableId="2DEFC0F1"/>
  <w16cid:commentId w16cid:paraId="56542CA6" w16cid:durableId="4BCFF331"/>
  <w16cid:commentId w16cid:paraId="4C12267D" w16cid:durableId="0BAACE71"/>
  <w16cid:commentId w16cid:paraId="33B89C3F" w16cid:durableId="1CE338B5"/>
  <w16cid:commentId w16cid:paraId="1CAF54CD" w16cid:durableId="64D47D53"/>
  <w16cid:commentId w16cid:paraId="1617369C" w16cid:durableId="3DACCE02"/>
  <w16cid:commentId w16cid:paraId="47491AD6" w16cid:durableId="4C1B7B0A"/>
  <w16cid:commentId w16cid:paraId="2BDFD598" w16cid:durableId="67856703"/>
  <w16cid:commentId w16cid:paraId="2FED9849" w16cid:durableId="7346C7AC"/>
  <w16cid:commentId w16cid:paraId="2EF35AC9" w16cid:durableId="03F0CB22"/>
  <w16cid:commentId w16cid:paraId="1C4F888A" w16cid:durableId="5F90BE79"/>
  <w16cid:commentId w16cid:paraId="30ADEE60" w16cid:durableId="17D87BAD"/>
  <w16cid:commentId w16cid:paraId="5C00DB7B" w16cid:durableId="67A98495"/>
  <w16cid:commentId w16cid:paraId="56145ABA" w16cid:durableId="47490C6F"/>
  <w16cid:commentId w16cid:paraId="38748B16" w16cid:durableId="24AE6A2F"/>
  <w16cid:commentId w16cid:paraId="5333923F" w16cid:durableId="7ACB5762"/>
  <w16cid:commentId w16cid:paraId="52D0A3E5" w16cid:durableId="376630BF"/>
  <w16cid:commentId w16cid:paraId="2E4A4DE3" w16cid:durableId="6F85B0B3"/>
  <w16cid:commentId w16cid:paraId="3886B1AC" w16cid:durableId="5F1F25DC"/>
  <w16cid:commentId w16cid:paraId="77AF41C5" w16cid:durableId="0908D22B"/>
  <w16cid:commentId w16cid:paraId="2EFE62B5" w16cid:durableId="6597E231"/>
  <w16cid:commentId w16cid:paraId="1E9189E7" w16cid:durableId="357E403E"/>
  <w16cid:commentId w16cid:paraId="692A7251" w16cid:durableId="25122409"/>
  <w16cid:commentId w16cid:paraId="78D58DA4" w16cid:durableId="1C623D6C"/>
  <w16cid:commentId w16cid:paraId="0F6F6665" w16cid:durableId="3FC17CA9"/>
  <w16cid:commentId w16cid:paraId="271BCB73" w16cid:durableId="1DE60448"/>
  <w16cid:commentId w16cid:paraId="438FDC7D" w16cid:durableId="711A5336"/>
  <w16cid:commentId w16cid:paraId="5E2F3962" w16cid:durableId="0D3DFE0F"/>
  <w16cid:commentId w16cid:paraId="5985F5A8" w16cid:durableId="50F728FC"/>
  <w16cid:commentId w16cid:paraId="41A78250" w16cid:durableId="177BE274"/>
  <w16cid:commentId w16cid:paraId="05AD556C" w16cid:durableId="7B4245F1"/>
  <w16cid:commentId w16cid:paraId="62C9FA35" w16cid:durableId="3B10564A"/>
  <w16cid:commentId w16cid:paraId="7AFB941C" w16cid:durableId="75469E63"/>
  <w16cid:commentId w16cid:paraId="3580C2F1" w16cid:durableId="483476C7"/>
  <w16cid:commentId w16cid:paraId="75C61FBC" w16cid:durableId="15B98C0A"/>
  <w16cid:commentId w16cid:paraId="04B32AEA" w16cid:durableId="39A8692D"/>
  <w16cid:commentId w16cid:paraId="2B213941" w16cid:durableId="1B426001"/>
  <w16cid:commentId w16cid:paraId="0F22EA91" w16cid:durableId="07153820"/>
  <w16cid:commentId w16cid:paraId="7E8BB03B" w16cid:durableId="7C79CD76"/>
  <w16cid:commentId w16cid:paraId="279964D8" w16cid:durableId="45D024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AF7269" w14:textId="77777777" w:rsidR="00C673DB" w:rsidRDefault="00C673DB" w:rsidP="00435E6B">
      <w:pPr>
        <w:spacing w:after="0" w:line="240" w:lineRule="auto"/>
      </w:pPr>
      <w:r>
        <w:separator/>
      </w:r>
    </w:p>
  </w:endnote>
  <w:endnote w:type="continuationSeparator" w:id="0">
    <w:p w14:paraId="3104B390" w14:textId="77777777" w:rsidR="00C673DB" w:rsidRDefault="00C673DB" w:rsidP="00435E6B">
      <w:pPr>
        <w:spacing w:after="0" w:line="240" w:lineRule="auto"/>
      </w:pPr>
      <w:r>
        <w:continuationSeparator/>
      </w:r>
    </w:p>
  </w:endnote>
  <w:endnote w:type="continuationNotice" w:id="1">
    <w:p w14:paraId="157262D3" w14:textId="77777777" w:rsidR="00C673DB" w:rsidRDefault="00C673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athJax_Math-italic">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58100670"/>
      <w:docPartObj>
        <w:docPartGallery w:val="Page Numbers (Bottom of Page)"/>
        <w:docPartUnique/>
      </w:docPartObj>
    </w:sdtPr>
    <w:sdtEndPr>
      <w:rPr>
        <w:noProof/>
      </w:rPr>
    </w:sdtEndPr>
    <w:sdtContent>
      <w:p w14:paraId="0B7E0642" w14:textId="1D06AACD" w:rsidR="00912C86" w:rsidRDefault="00912C86">
        <w:pPr>
          <w:pStyle w:val="Footer"/>
          <w:jc w:val="center"/>
        </w:pPr>
        <w:r>
          <w:fldChar w:fldCharType="begin"/>
        </w:r>
        <w:r>
          <w:instrText xml:space="preserve"> PAGE   \* MERGEFORMAT </w:instrText>
        </w:r>
        <w:r>
          <w:fldChar w:fldCharType="separate"/>
        </w:r>
        <w:r w:rsidR="00C97418">
          <w:rPr>
            <w:noProof/>
          </w:rPr>
          <w:t>4</w:t>
        </w:r>
        <w:r>
          <w:rPr>
            <w:noProof/>
          </w:rPr>
          <w:fldChar w:fldCharType="end"/>
        </w:r>
      </w:p>
    </w:sdtContent>
  </w:sdt>
  <w:p w14:paraId="79ADFE61" w14:textId="77777777" w:rsidR="00912C86" w:rsidRDefault="00912C86" w:rsidP="00435E6B">
    <w:pPr>
      <w:pStyle w:val="Footer"/>
      <w:tabs>
        <w:tab w:val="left" w:pos="581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D9D8CE" w14:textId="77777777" w:rsidR="00C673DB" w:rsidRDefault="00C673DB" w:rsidP="00435E6B">
      <w:pPr>
        <w:spacing w:after="0" w:line="240" w:lineRule="auto"/>
      </w:pPr>
      <w:r>
        <w:separator/>
      </w:r>
    </w:p>
  </w:footnote>
  <w:footnote w:type="continuationSeparator" w:id="0">
    <w:p w14:paraId="5E4FD8B8" w14:textId="77777777" w:rsidR="00C673DB" w:rsidRDefault="00C673DB" w:rsidP="00435E6B">
      <w:pPr>
        <w:spacing w:after="0" w:line="240" w:lineRule="auto"/>
      </w:pPr>
      <w:r>
        <w:continuationSeparator/>
      </w:r>
    </w:p>
  </w:footnote>
  <w:footnote w:type="continuationNotice" w:id="1">
    <w:p w14:paraId="24DDC782" w14:textId="77777777" w:rsidR="00C673DB" w:rsidRDefault="00C673D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782091"/>
    <w:multiLevelType w:val="hybridMultilevel"/>
    <w:tmpl w:val="228CB5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5436B2"/>
    <w:multiLevelType w:val="hybridMultilevel"/>
    <w:tmpl w:val="BD340E1A"/>
    <w:lvl w:ilvl="0" w:tplc="81AABF3A">
      <w:start w:val="1"/>
      <w:numFmt w:val="decimal"/>
      <w:lvlText w:val="è"/>
      <w:lvlJc w:val="left"/>
      <w:pPr>
        <w:ind w:left="720" w:hanging="360"/>
      </w:pPr>
    </w:lvl>
    <w:lvl w:ilvl="1" w:tplc="85744C02">
      <w:start w:val="1"/>
      <w:numFmt w:val="lowerLetter"/>
      <w:lvlText w:val="%2."/>
      <w:lvlJc w:val="left"/>
      <w:pPr>
        <w:ind w:left="1440" w:hanging="360"/>
      </w:pPr>
    </w:lvl>
    <w:lvl w:ilvl="2" w:tplc="51BC03F0">
      <w:start w:val="1"/>
      <w:numFmt w:val="lowerRoman"/>
      <w:lvlText w:val="%3."/>
      <w:lvlJc w:val="right"/>
      <w:pPr>
        <w:ind w:left="2160" w:hanging="180"/>
      </w:pPr>
    </w:lvl>
    <w:lvl w:ilvl="3" w:tplc="7B8E7D52">
      <w:start w:val="1"/>
      <w:numFmt w:val="decimal"/>
      <w:lvlText w:val="%4."/>
      <w:lvlJc w:val="left"/>
      <w:pPr>
        <w:ind w:left="2880" w:hanging="360"/>
      </w:pPr>
    </w:lvl>
    <w:lvl w:ilvl="4" w:tplc="21225A04">
      <w:start w:val="1"/>
      <w:numFmt w:val="lowerLetter"/>
      <w:lvlText w:val="%5."/>
      <w:lvlJc w:val="left"/>
      <w:pPr>
        <w:ind w:left="3600" w:hanging="360"/>
      </w:pPr>
    </w:lvl>
    <w:lvl w:ilvl="5" w:tplc="C25E3B34">
      <w:start w:val="1"/>
      <w:numFmt w:val="lowerRoman"/>
      <w:lvlText w:val="%6."/>
      <w:lvlJc w:val="right"/>
      <w:pPr>
        <w:ind w:left="4320" w:hanging="180"/>
      </w:pPr>
    </w:lvl>
    <w:lvl w:ilvl="6" w:tplc="B3183BBC">
      <w:start w:val="1"/>
      <w:numFmt w:val="decimal"/>
      <w:lvlText w:val="%7."/>
      <w:lvlJc w:val="left"/>
      <w:pPr>
        <w:ind w:left="5040" w:hanging="360"/>
      </w:pPr>
    </w:lvl>
    <w:lvl w:ilvl="7" w:tplc="E44CF068">
      <w:start w:val="1"/>
      <w:numFmt w:val="lowerLetter"/>
      <w:lvlText w:val="%8."/>
      <w:lvlJc w:val="left"/>
      <w:pPr>
        <w:ind w:left="5760" w:hanging="360"/>
      </w:pPr>
    </w:lvl>
    <w:lvl w:ilvl="8" w:tplc="815E8DB2">
      <w:start w:val="1"/>
      <w:numFmt w:val="lowerRoman"/>
      <w:lvlText w:val="%9."/>
      <w:lvlJc w:val="right"/>
      <w:pPr>
        <w:ind w:left="6480" w:hanging="180"/>
      </w:pPr>
    </w:lvl>
  </w:abstractNum>
  <w:abstractNum w:abstractNumId="2" w15:restartNumberingAfterBreak="0">
    <w:nsid w:val="0CB942C2"/>
    <w:multiLevelType w:val="hybridMultilevel"/>
    <w:tmpl w:val="2D6CE9C2"/>
    <w:lvl w:ilvl="0" w:tplc="4BE4D280">
      <w:start w:val="1"/>
      <w:numFmt w:val="bullet"/>
      <w:lvlText w:val="-"/>
      <w:lvlJc w:val="left"/>
      <w:pPr>
        <w:ind w:left="720" w:hanging="360"/>
      </w:pPr>
      <w:rPr>
        <w:rFonts w:ascii="Aptos" w:hAnsi="Aptos" w:hint="default"/>
      </w:rPr>
    </w:lvl>
    <w:lvl w:ilvl="1" w:tplc="05A84A22">
      <w:start w:val="1"/>
      <w:numFmt w:val="bullet"/>
      <w:lvlText w:val="o"/>
      <w:lvlJc w:val="left"/>
      <w:pPr>
        <w:ind w:left="1440" w:hanging="360"/>
      </w:pPr>
      <w:rPr>
        <w:rFonts w:ascii="Courier New" w:hAnsi="Courier New" w:hint="default"/>
      </w:rPr>
    </w:lvl>
    <w:lvl w:ilvl="2" w:tplc="7B68DC9A">
      <w:start w:val="1"/>
      <w:numFmt w:val="bullet"/>
      <w:lvlText w:val=""/>
      <w:lvlJc w:val="left"/>
      <w:pPr>
        <w:ind w:left="2160" w:hanging="360"/>
      </w:pPr>
      <w:rPr>
        <w:rFonts w:ascii="Wingdings" w:hAnsi="Wingdings" w:hint="default"/>
      </w:rPr>
    </w:lvl>
    <w:lvl w:ilvl="3" w:tplc="B6F43840">
      <w:start w:val="1"/>
      <w:numFmt w:val="bullet"/>
      <w:lvlText w:val=""/>
      <w:lvlJc w:val="left"/>
      <w:pPr>
        <w:ind w:left="2880" w:hanging="360"/>
      </w:pPr>
      <w:rPr>
        <w:rFonts w:ascii="Symbol" w:hAnsi="Symbol" w:hint="default"/>
      </w:rPr>
    </w:lvl>
    <w:lvl w:ilvl="4" w:tplc="76CE5BC6">
      <w:start w:val="1"/>
      <w:numFmt w:val="bullet"/>
      <w:lvlText w:val="o"/>
      <w:lvlJc w:val="left"/>
      <w:pPr>
        <w:ind w:left="3600" w:hanging="360"/>
      </w:pPr>
      <w:rPr>
        <w:rFonts w:ascii="Courier New" w:hAnsi="Courier New" w:hint="default"/>
      </w:rPr>
    </w:lvl>
    <w:lvl w:ilvl="5" w:tplc="0FE636B2">
      <w:start w:val="1"/>
      <w:numFmt w:val="bullet"/>
      <w:lvlText w:val=""/>
      <w:lvlJc w:val="left"/>
      <w:pPr>
        <w:ind w:left="4320" w:hanging="360"/>
      </w:pPr>
      <w:rPr>
        <w:rFonts w:ascii="Wingdings" w:hAnsi="Wingdings" w:hint="default"/>
      </w:rPr>
    </w:lvl>
    <w:lvl w:ilvl="6" w:tplc="C0C85962">
      <w:start w:val="1"/>
      <w:numFmt w:val="bullet"/>
      <w:lvlText w:val=""/>
      <w:lvlJc w:val="left"/>
      <w:pPr>
        <w:ind w:left="5040" w:hanging="360"/>
      </w:pPr>
      <w:rPr>
        <w:rFonts w:ascii="Symbol" w:hAnsi="Symbol" w:hint="default"/>
      </w:rPr>
    </w:lvl>
    <w:lvl w:ilvl="7" w:tplc="9D2C24D8">
      <w:start w:val="1"/>
      <w:numFmt w:val="bullet"/>
      <w:lvlText w:val="o"/>
      <w:lvlJc w:val="left"/>
      <w:pPr>
        <w:ind w:left="5760" w:hanging="360"/>
      </w:pPr>
      <w:rPr>
        <w:rFonts w:ascii="Courier New" w:hAnsi="Courier New" w:hint="default"/>
      </w:rPr>
    </w:lvl>
    <w:lvl w:ilvl="8" w:tplc="F8A0CCFA">
      <w:start w:val="1"/>
      <w:numFmt w:val="bullet"/>
      <w:lvlText w:val=""/>
      <w:lvlJc w:val="left"/>
      <w:pPr>
        <w:ind w:left="6480" w:hanging="360"/>
      </w:pPr>
      <w:rPr>
        <w:rFonts w:ascii="Wingdings" w:hAnsi="Wingdings" w:hint="default"/>
      </w:rPr>
    </w:lvl>
  </w:abstractNum>
  <w:abstractNum w:abstractNumId="3" w15:restartNumberingAfterBreak="0">
    <w:nsid w:val="0DAE76B6"/>
    <w:multiLevelType w:val="hybridMultilevel"/>
    <w:tmpl w:val="5346250C"/>
    <w:lvl w:ilvl="0" w:tplc="4B707D8E">
      <w:numFmt w:val="bullet"/>
      <w:lvlText w:val=""/>
      <w:lvlJc w:val="left"/>
      <w:pPr>
        <w:ind w:left="786" w:hanging="360"/>
      </w:pPr>
      <w:rPr>
        <w:rFonts w:ascii="Wingdings" w:eastAsiaTheme="minorHAnsi" w:hAnsi="Wingdings" w:cstheme="minorBid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 w15:restartNumberingAfterBreak="0">
    <w:nsid w:val="18F36877"/>
    <w:multiLevelType w:val="multilevel"/>
    <w:tmpl w:val="0813001F"/>
    <w:lvl w:ilvl="0">
      <w:start w:val="1"/>
      <w:numFmt w:val="bullet"/>
      <w:lvlText w:val="·"/>
      <w:lvlJc w:val="left"/>
      <w:pPr>
        <w:ind w:left="360" w:hanging="360"/>
      </w:pPr>
      <w:rPr>
        <w:rFonts w:ascii="Symbol" w:hAnsi="Symbol" w:hint="default"/>
      </w:rPr>
    </w:lvl>
    <w:lvl w:ilvl="1">
      <w:start w:val="1"/>
      <w:numFmt w:val="decimal"/>
      <w:lvlText w:val="%1.%2."/>
      <w:lvlJc w:val="left"/>
      <w:pPr>
        <w:ind w:left="185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A2A6C27"/>
    <w:multiLevelType w:val="hybridMultilevel"/>
    <w:tmpl w:val="9E4A28E0"/>
    <w:lvl w:ilvl="0" w:tplc="A19C5656">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C420D6"/>
    <w:multiLevelType w:val="hybridMultilevel"/>
    <w:tmpl w:val="7C88F4C8"/>
    <w:lvl w:ilvl="0" w:tplc="79DEDB4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981451"/>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BD217D"/>
    <w:multiLevelType w:val="hybridMultilevel"/>
    <w:tmpl w:val="DDCEAE88"/>
    <w:lvl w:ilvl="0" w:tplc="11788C0E">
      <w:start w:val="1"/>
      <w:numFmt w:val="bullet"/>
      <w:lvlText w:val=""/>
      <w:lvlJc w:val="left"/>
      <w:pPr>
        <w:ind w:left="720" w:hanging="360"/>
      </w:pPr>
      <w:rPr>
        <w:rFonts w:ascii="Symbol" w:hAnsi="Symbol" w:hint="default"/>
      </w:rPr>
    </w:lvl>
    <w:lvl w:ilvl="1" w:tplc="841CB152">
      <w:start w:val="1"/>
      <w:numFmt w:val="bullet"/>
      <w:lvlText w:val="o"/>
      <w:lvlJc w:val="left"/>
      <w:pPr>
        <w:ind w:left="1440" w:hanging="360"/>
      </w:pPr>
      <w:rPr>
        <w:rFonts w:ascii="Courier New" w:hAnsi="Courier New" w:hint="default"/>
      </w:rPr>
    </w:lvl>
    <w:lvl w:ilvl="2" w:tplc="26B8D2F0">
      <w:start w:val="1"/>
      <w:numFmt w:val="bullet"/>
      <w:lvlText w:val=""/>
      <w:lvlJc w:val="left"/>
      <w:pPr>
        <w:ind w:left="2160" w:hanging="360"/>
      </w:pPr>
      <w:rPr>
        <w:rFonts w:ascii="Wingdings" w:hAnsi="Wingdings" w:hint="default"/>
      </w:rPr>
    </w:lvl>
    <w:lvl w:ilvl="3" w:tplc="D8A4BEB4">
      <w:start w:val="1"/>
      <w:numFmt w:val="bullet"/>
      <w:lvlText w:val=""/>
      <w:lvlJc w:val="left"/>
      <w:pPr>
        <w:ind w:left="2880" w:hanging="360"/>
      </w:pPr>
      <w:rPr>
        <w:rFonts w:ascii="Symbol" w:hAnsi="Symbol" w:hint="default"/>
      </w:rPr>
    </w:lvl>
    <w:lvl w:ilvl="4" w:tplc="A2A29E44">
      <w:start w:val="1"/>
      <w:numFmt w:val="bullet"/>
      <w:lvlText w:val="o"/>
      <w:lvlJc w:val="left"/>
      <w:pPr>
        <w:ind w:left="3600" w:hanging="360"/>
      </w:pPr>
      <w:rPr>
        <w:rFonts w:ascii="Courier New" w:hAnsi="Courier New" w:hint="default"/>
      </w:rPr>
    </w:lvl>
    <w:lvl w:ilvl="5" w:tplc="0E52D94C">
      <w:start w:val="1"/>
      <w:numFmt w:val="bullet"/>
      <w:lvlText w:val=""/>
      <w:lvlJc w:val="left"/>
      <w:pPr>
        <w:ind w:left="4320" w:hanging="360"/>
      </w:pPr>
      <w:rPr>
        <w:rFonts w:ascii="Wingdings" w:hAnsi="Wingdings" w:hint="default"/>
      </w:rPr>
    </w:lvl>
    <w:lvl w:ilvl="6" w:tplc="ED44DFF2">
      <w:start w:val="1"/>
      <w:numFmt w:val="bullet"/>
      <w:lvlText w:val=""/>
      <w:lvlJc w:val="left"/>
      <w:pPr>
        <w:ind w:left="5040" w:hanging="360"/>
      </w:pPr>
      <w:rPr>
        <w:rFonts w:ascii="Symbol" w:hAnsi="Symbol" w:hint="default"/>
      </w:rPr>
    </w:lvl>
    <w:lvl w:ilvl="7" w:tplc="F416B2F4">
      <w:start w:val="1"/>
      <w:numFmt w:val="bullet"/>
      <w:lvlText w:val="o"/>
      <w:lvlJc w:val="left"/>
      <w:pPr>
        <w:ind w:left="5760" w:hanging="360"/>
      </w:pPr>
      <w:rPr>
        <w:rFonts w:ascii="Courier New" w:hAnsi="Courier New" w:hint="default"/>
      </w:rPr>
    </w:lvl>
    <w:lvl w:ilvl="8" w:tplc="C1462560">
      <w:start w:val="1"/>
      <w:numFmt w:val="bullet"/>
      <w:lvlText w:val=""/>
      <w:lvlJc w:val="left"/>
      <w:pPr>
        <w:ind w:left="6480" w:hanging="360"/>
      </w:pPr>
      <w:rPr>
        <w:rFonts w:ascii="Wingdings" w:hAnsi="Wingdings" w:hint="default"/>
      </w:rPr>
    </w:lvl>
  </w:abstractNum>
  <w:abstractNum w:abstractNumId="9" w15:restartNumberingAfterBreak="0">
    <w:nsid w:val="23522701"/>
    <w:multiLevelType w:val="hybridMultilevel"/>
    <w:tmpl w:val="D41CB5F4"/>
    <w:lvl w:ilvl="0" w:tplc="0B82E63A">
      <w:numFmt w:val="bullet"/>
      <w:lvlText w:val=""/>
      <w:lvlJc w:val="left"/>
      <w:pPr>
        <w:ind w:left="720" w:hanging="360"/>
      </w:pPr>
      <w:rPr>
        <w:rFonts w:ascii="Wingdings" w:eastAsiaTheme="minorHAnsi" w:hAnsi="Wingdings" w:cstheme="minorBid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5C4C6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B59B13"/>
    <w:multiLevelType w:val="hybridMultilevel"/>
    <w:tmpl w:val="3B9C2F8C"/>
    <w:lvl w:ilvl="0" w:tplc="8F1C96C0">
      <w:start w:val="1"/>
      <w:numFmt w:val="bullet"/>
      <w:lvlText w:val="·"/>
      <w:lvlJc w:val="left"/>
      <w:pPr>
        <w:ind w:left="720" w:hanging="360"/>
      </w:pPr>
      <w:rPr>
        <w:rFonts w:ascii="Symbol" w:hAnsi="Symbol" w:hint="default"/>
      </w:rPr>
    </w:lvl>
    <w:lvl w:ilvl="1" w:tplc="DDA4A1CC">
      <w:start w:val="1"/>
      <w:numFmt w:val="bullet"/>
      <w:lvlText w:val="o"/>
      <w:lvlJc w:val="left"/>
      <w:pPr>
        <w:ind w:left="1440" w:hanging="360"/>
      </w:pPr>
      <w:rPr>
        <w:rFonts w:ascii="Courier New" w:hAnsi="Courier New" w:hint="default"/>
      </w:rPr>
    </w:lvl>
    <w:lvl w:ilvl="2" w:tplc="AF165FC0">
      <w:start w:val="1"/>
      <w:numFmt w:val="bullet"/>
      <w:lvlText w:val=""/>
      <w:lvlJc w:val="left"/>
      <w:pPr>
        <w:ind w:left="2160" w:hanging="360"/>
      </w:pPr>
      <w:rPr>
        <w:rFonts w:ascii="Wingdings" w:hAnsi="Wingdings" w:hint="default"/>
      </w:rPr>
    </w:lvl>
    <w:lvl w:ilvl="3" w:tplc="CB2ABFB0">
      <w:start w:val="1"/>
      <w:numFmt w:val="bullet"/>
      <w:lvlText w:val=""/>
      <w:lvlJc w:val="left"/>
      <w:pPr>
        <w:ind w:left="2880" w:hanging="360"/>
      </w:pPr>
      <w:rPr>
        <w:rFonts w:ascii="Symbol" w:hAnsi="Symbol" w:hint="default"/>
      </w:rPr>
    </w:lvl>
    <w:lvl w:ilvl="4" w:tplc="7D76C00E">
      <w:start w:val="1"/>
      <w:numFmt w:val="bullet"/>
      <w:lvlText w:val="o"/>
      <w:lvlJc w:val="left"/>
      <w:pPr>
        <w:ind w:left="3600" w:hanging="360"/>
      </w:pPr>
      <w:rPr>
        <w:rFonts w:ascii="Courier New" w:hAnsi="Courier New" w:hint="default"/>
      </w:rPr>
    </w:lvl>
    <w:lvl w:ilvl="5" w:tplc="8FBEE61C">
      <w:start w:val="1"/>
      <w:numFmt w:val="bullet"/>
      <w:lvlText w:val=""/>
      <w:lvlJc w:val="left"/>
      <w:pPr>
        <w:ind w:left="4320" w:hanging="360"/>
      </w:pPr>
      <w:rPr>
        <w:rFonts w:ascii="Wingdings" w:hAnsi="Wingdings" w:hint="default"/>
      </w:rPr>
    </w:lvl>
    <w:lvl w:ilvl="6" w:tplc="82B28D5C">
      <w:start w:val="1"/>
      <w:numFmt w:val="bullet"/>
      <w:lvlText w:val=""/>
      <w:lvlJc w:val="left"/>
      <w:pPr>
        <w:ind w:left="5040" w:hanging="360"/>
      </w:pPr>
      <w:rPr>
        <w:rFonts w:ascii="Symbol" w:hAnsi="Symbol" w:hint="default"/>
      </w:rPr>
    </w:lvl>
    <w:lvl w:ilvl="7" w:tplc="75282534">
      <w:start w:val="1"/>
      <w:numFmt w:val="bullet"/>
      <w:lvlText w:val="o"/>
      <w:lvlJc w:val="left"/>
      <w:pPr>
        <w:ind w:left="5760" w:hanging="360"/>
      </w:pPr>
      <w:rPr>
        <w:rFonts w:ascii="Courier New" w:hAnsi="Courier New" w:hint="default"/>
      </w:rPr>
    </w:lvl>
    <w:lvl w:ilvl="8" w:tplc="9A86773A">
      <w:start w:val="1"/>
      <w:numFmt w:val="bullet"/>
      <w:lvlText w:val=""/>
      <w:lvlJc w:val="left"/>
      <w:pPr>
        <w:ind w:left="6480" w:hanging="360"/>
      </w:pPr>
      <w:rPr>
        <w:rFonts w:ascii="Wingdings" w:hAnsi="Wingdings" w:hint="default"/>
      </w:rPr>
    </w:lvl>
  </w:abstractNum>
  <w:abstractNum w:abstractNumId="12" w15:restartNumberingAfterBreak="0">
    <w:nsid w:val="2F84BE69"/>
    <w:multiLevelType w:val="hybridMultilevel"/>
    <w:tmpl w:val="99166AF2"/>
    <w:lvl w:ilvl="0" w:tplc="36722818">
      <w:start w:val="1"/>
      <w:numFmt w:val="bullet"/>
      <w:lvlText w:val="-"/>
      <w:lvlJc w:val="left"/>
      <w:pPr>
        <w:ind w:left="720" w:hanging="360"/>
      </w:pPr>
      <w:rPr>
        <w:rFonts w:ascii="Aptos" w:hAnsi="Aptos" w:hint="default"/>
      </w:rPr>
    </w:lvl>
    <w:lvl w:ilvl="1" w:tplc="68EE10BC">
      <w:start w:val="1"/>
      <w:numFmt w:val="bullet"/>
      <w:lvlText w:val="o"/>
      <w:lvlJc w:val="left"/>
      <w:pPr>
        <w:ind w:left="1440" w:hanging="360"/>
      </w:pPr>
      <w:rPr>
        <w:rFonts w:ascii="Courier New" w:hAnsi="Courier New" w:hint="default"/>
      </w:rPr>
    </w:lvl>
    <w:lvl w:ilvl="2" w:tplc="7862B69E">
      <w:start w:val="1"/>
      <w:numFmt w:val="bullet"/>
      <w:lvlText w:val=""/>
      <w:lvlJc w:val="left"/>
      <w:pPr>
        <w:ind w:left="2160" w:hanging="360"/>
      </w:pPr>
      <w:rPr>
        <w:rFonts w:ascii="Wingdings" w:hAnsi="Wingdings" w:hint="default"/>
      </w:rPr>
    </w:lvl>
    <w:lvl w:ilvl="3" w:tplc="5726B778">
      <w:start w:val="1"/>
      <w:numFmt w:val="bullet"/>
      <w:lvlText w:val=""/>
      <w:lvlJc w:val="left"/>
      <w:pPr>
        <w:ind w:left="2880" w:hanging="360"/>
      </w:pPr>
      <w:rPr>
        <w:rFonts w:ascii="Symbol" w:hAnsi="Symbol" w:hint="default"/>
      </w:rPr>
    </w:lvl>
    <w:lvl w:ilvl="4" w:tplc="13C83628">
      <w:start w:val="1"/>
      <w:numFmt w:val="bullet"/>
      <w:lvlText w:val="o"/>
      <w:lvlJc w:val="left"/>
      <w:pPr>
        <w:ind w:left="3600" w:hanging="360"/>
      </w:pPr>
      <w:rPr>
        <w:rFonts w:ascii="Courier New" w:hAnsi="Courier New" w:hint="default"/>
      </w:rPr>
    </w:lvl>
    <w:lvl w:ilvl="5" w:tplc="2900355E">
      <w:start w:val="1"/>
      <w:numFmt w:val="bullet"/>
      <w:lvlText w:val=""/>
      <w:lvlJc w:val="left"/>
      <w:pPr>
        <w:ind w:left="4320" w:hanging="360"/>
      </w:pPr>
      <w:rPr>
        <w:rFonts w:ascii="Wingdings" w:hAnsi="Wingdings" w:hint="default"/>
      </w:rPr>
    </w:lvl>
    <w:lvl w:ilvl="6" w:tplc="BEA2C2AC">
      <w:start w:val="1"/>
      <w:numFmt w:val="bullet"/>
      <w:lvlText w:val=""/>
      <w:lvlJc w:val="left"/>
      <w:pPr>
        <w:ind w:left="5040" w:hanging="360"/>
      </w:pPr>
      <w:rPr>
        <w:rFonts w:ascii="Symbol" w:hAnsi="Symbol" w:hint="default"/>
      </w:rPr>
    </w:lvl>
    <w:lvl w:ilvl="7" w:tplc="E2FA5370">
      <w:start w:val="1"/>
      <w:numFmt w:val="bullet"/>
      <w:lvlText w:val="o"/>
      <w:lvlJc w:val="left"/>
      <w:pPr>
        <w:ind w:left="5760" w:hanging="360"/>
      </w:pPr>
      <w:rPr>
        <w:rFonts w:ascii="Courier New" w:hAnsi="Courier New" w:hint="default"/>
      </w:rPr>
    </w:lvl>
    <w:lvl w:ilvl="8" w:tplc="71F40F10">
      <w:start w:val="1"/>
      <w:numFmt w:val="bullet"/>
      <w:lvlText w:val=""/>
      <w:lvlJc w:val="left"/>
      <w:pPr>
        <w:ind w:left="6480" w:hanging="360"/>
      </w:pPr>
      <w:rPr>
        <w:rFonts w:ascii="Wingdings" w:hAnsi="Wingdings" w:hint="default"/>
      </w:rPr>
    </w:lvl>
  </w:abstractNum>
  <w:abstractNum w:abstractNumId="13" w15:restartNumberingAfterBreak="0">
    <w:nsid w:val="32441708"/>
    <w:multiLevelType w:val="multilevel"/>
    <w:tmpl w:val="A6F8F71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3987F48"/>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5F97A83"/>
    <w:multiLevelType w:val="hybridMultilevel"/>
    <w:tmpl w:val="E4202DF0"/>
    <w:lvl w:ilvl="0" w:tplc="B6126C4C">
      <w:start w:val="1"/>
      <w:numFmt w:val="bullet"/>
      <w:lvlText w:val=""/>
      <w:lvlJc w:val="left"/>
      <w:pPr>
        <w:ind w:left="720" w:hanging="360"/>
      </w:pPr>
      <w:rPr>
        <w:rFonts w:ascii="Symbol" w:hAnsi="Symbol" w:hint="default"/>
      </w:rPr>
    </w:lvl>
    <w:lvl w:ilvl="1" w:tplc="06B4A906">
      <w:start w:val="1"/>
      <w:numFmt w:val="bullet"/>
      <w:lvlText w:val="o"/>
      <w:lvlJc w:val="left"/>
      <w:pPr>
        <w:ind w:left="1440" w:hanging="360"/>
      </w:pPr>
      <w:rPr>
        <w:rFonts w:ascii="Courier New" w:hAnsi="Courier New" w:hint="default"/>
      </w:rPr>
    </w:lvl>
    <w:lvl w:ilvl="2" w:tplc="F04ACEE8">
      <w:start w:val="1"/>
      <w:numFmt w:val="bullet"/>
      <w:lvlText w:val=""/>
      <w:lvlJc w:val="left"/>
      <w:pPr>
        <w:ind w:left="2160" w:hanging="360"/>
      </w:pPr>
      <w:rPr>
        <w:rFonts w:ascii="Wingdings" w:hAnsi="Wingdings" w:hint="default"/>
      </w:rPr>
    </w:lvl>
    <w:lvl w:ilvl="3" w:tplc="24F65194">
      <w:start w:val="1"/>
      <w:numFmt w:val="bullet"/>
      <w:lvlText w:val=""/>
      <w:lvlJc w:val="left"/>
      <w:pPr>
        <w:ind w:left="2880" w:hanging="360"/>
      </w:pPr>
      <w:rPr>
        <w:rFonts w:ascii="Symbol" w:hAnsi="Symbol" w:hint="default"/>
      </w:rPr>
    </w:lvl>
    <w:lvl w:ilvl="4" w:tplc="FA4E3A28">
      <w:start w:val="1"/>
      <w:numFmt w:val="bullet"/>
      <w:lvlText w:val="o"/>
      <w:lvlJc w:val="left"/>
      <w:pPr>
        <w:ind w:left="3600" w:hanging="360"/>
      </w:pPr>
      <w:rPr>
        <w:rFonts w:ascii="Courier New" w:hAnsi="Courier New" w:hint="default"/>
      </w:rPr>
    </w:lvl>
    <w:lvl w:ilvl="5" w:tplc="5B02C01A">
      <w:start w:val="1"/>
      <w:numFmt w:val="bullet"/>
      <w:lvlText w:val=""/>
      <w:lvlJc w:val="left"/>
      <w:pPr>
        <w:ind w:left="4320" w:hanging="360"/>
      </w:pPr>
      <w:rPr>
        <w:rFonts w:ascii="Wingdings" w:hAnsi="Wingdings" w:hint="default"/>
      </w:rPr>
    </w:lvl>
    <w:lvl w:ilvl="6" w:tplc="35C42D9C">
      <w:start w:val="1"/>
      <w:numFmt w:val="bullet"/>
      <w:lvlText w:val=""/>
      <w:lvlJc w:val="left"/>
      <w:pPr>
        <w:ind w:left="5040" w:hanging="360"/>
      </w:pPr>
      <w:rPr>
        <w:rFonts w:ascii="Symbol" w:hAnsi="Symbol" w:hint="default"/>
      </w:rPr>
    </w:lvl>
    <w:lvl w:ilvl="7" w:tplc="1E2E4966">
      <w:start w:val="1"/>
      <w:numFmt w:val="bullet"/>
      <w:lvlText w:val="o"/>
      <w:lvlJc w:val="left"/>
      <w:pPr>
        <w:ind w:left="5760" w:hanging="360"/>
      </w:pPr>
      <w:rPr>
        <w:rFonts w:ascii="Courier New" w:hAnsi="Courier New" w:hint="default"/>
      </w:rPr>
    </w:lvl>
    <w:lvl w:ilvl="8" w:tplc="56125A3E">
      <w:start w:val="1"/>
      <w:numFmt w:val="bullet"/>
      <w:lvlText w:val=""/>
      <w:lvlJc w:val="left"/>
      <w:pPr>
        <w:ind w:left="6480" w:hanging="360"/>
      </w:pPr>
      <w:rPr>
        <w:rFonts w:ascii="Wingdings" w:hAnsi="Wingdings" w:hint="default"/>
      </w:rPr>
    </w:lvl>
  </w:abstractNum>
  <w:abstractNum w:abstractNumId="16" w15:restartNumberingAfterBreak="0">
    <w:nsid w:val="3C194826"/>
    <w:multiLevelType w:val="hybridMultilevel"/>
    <w:tmpl w:val="D12AC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CE61C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CD4D97A"/>
    <w:multiLevelType w:val="hybridMultilevel"/>
    <w:tmpl w:val="788C136C"/>
    <w:lvl w:ilvl="0" w:tplc="85EC4CDC">
      <w:start w:val="1"/>
      <w:numFmt w:val="bullet"/>
      <w:lvlText w:val=""/>
      <w:lvlJc w:val="left"/>
      <w:pPr>
        <w:ind w:left="720" w:hanging="360"/>
      </w:pPr>
      <w:rPr>
        <w:rFonts w:ascii="Symbol" w:hAnsi="Symbol" w:hint="default"/>
      </w:rPr>
    </w:lvl>
    <w:lvl w:ilvl="1" w:tplc="1D5CA42E">
      <w:start w:val="1"/>
      <w:numFmt w:val="bullet"/>
      <w:lvlText w:val="o"/>
      <w:lvlJc w:val="left"/>
      <w:pPr>
        <w:ind w:left="1440" w:hanging="360"/>
      </w:pPr>
      <w:rPr>
        <w:rFonts w:ascii="Courier New" w:hAnsi="Courier New" w:hint="default"/>
      </w:rPr>
    </w:lvl>
    <w:lvl w:ilvl="2" w:tplc="E27C529E">
      <w:start w:val="1"/>
      <w:numFmt w:val="bullet"/>
      <w:lvlText w:val=""/>
      <w:lvlJc w:val="left"/>
      <w:pPr>
        <w:ind w:left="2160" w:hanging="360"/>
      </w:pPr>
      <w:rPr>
        <w:rFonts w:ascii="Wingdings" w:hAnsi="Wingdings" w:hint="default"/>
      </w:rPr>
    </w:lvl>
    <w:lvl w:ilvl="3" w:tplc="FD72C7AC">
      <w:start w:val="1"/>
      <w:numFmt w:val="bullet"/>
      <w:lvlText w:val=""/>
      <w:lvlJc w:val="left"/>
      <w:pPr>
        <w:ind w:left="2880" w:hanging="360"/>
      </w:pPr>
      <w:rPr>
        <w:rFonts w:ascii="Symbol" w:hAnsi="Symbol" w:hint="default"/>
      </w:rPr>
    </w:lvl>
    <w:lvl w:ilvl="4" w:tplc="B63CAA30">
      <w:start w:val="1"/>
      <w:numFmt w:val="bullet"/>
      <w:lvlText w:val="o"/>
      <w:lvlJc w:val="left"/>
      <w:pPr>
        <w:ind w:left="3600" w:hanging="360"/>
      </w:pPr>
      <w:rPr>
        <w:rFonts w:ascii="Courier New" w:hAnsi="Courier New" w:hint="default"/>
      </w:rPr>
    </w:lvl>
    <w:lvl w:ilvl="5" w:tplc="917CE592">
      <w:start w:val="1"/>
      <w:numFmt w:val="bullet"/>
      <w:lvlText w:val=""/>
      <w:lvlJc w:val="left"/>
      <w:pPr>
        <w:ind w:left="4320" w:hanging="360"/>
      </w:pPr>
      <w:rPr>
        <w:rFonts w:ascii="Wingdings" w:hAnsi="Wingdings" w:hint="default"/>
      </w:rPr>
    </w:lvl>
    <w:lvl w:ilvl="6" w:tplc="BDCA751A">
      <w:start w:val="1"/>
      <w:numFmt w:val="bullet"/>
      <w:lvlText w:val=""/>
      <w:lvlJc w:val="left"/>
      <w:pPr>
        <w:ind w:left="5040" w:hanging="360"/>
      </w:pPr>
      <w:rPr>
        <w:rFonts w:ascii="Symbol" w:hAnsi="Symbol" w:hint="default"/>
      </w:rPr>
    </w:lvl>
    <w:lvl w:ilvl="7" w:tplc="C5ACE530">
      <w:start w:val="1"/>
      <w:numFmt w:val="bullet"/>
      <w:lvlText w:val="o"/>
      <w:lvlJc w:val="left"/>
      <w:pPr>
        <w:ind w:left="5760" w:hanging="360"/>
      </w:pPr>
      <w:rPr>
        <w:rFonts w:ascii="Courier New" w:hAnsi="Courier New" w:hint="default"/>
      </w:rPr>
    </w:lvl>
    <w:lvl w:ilvl="8" w:tplc="156A03E2">
      <w:start w:val="1"/>
      <w:numFmt w:val="bullet"/>
      <w:lvlText w:val=""/>
      <w:lvlJc w:val="left"/>
      <w:pPr>
        <w:ind w:left="6480" w:hanging="360"/>
      </w:pPr>
      <w:rPr>
        <w:rFonts w:ascii="Wingdings" w:hAnsi="Wingdings" w:hint="default"/>
      </w:rPr>
    </w:lvl>
  </w:abstractNum>
  <w:abstractNum w:abstractNumId="19" w15:restartNumberingAfterBreak="0">
    <w:nsid w:val="3DC628B4"/>
    <w:multiLevelType w:val="hybridMultilevel"/>
    <w:tmpl w:val="AE50BD4A"/>
    <w:lvl w:ilvl="0" w:tplc="71867B9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5F38F1"/>
    <w:multiLevelType w:val="hybridMultilevel"/>
    <w:tmpl w:val="3948C850"/>
    <w:lvl w:ilvl="0" w:tplc="EACE6A86">
      <w:numFmt w:val="bullet"/>
      <w:lvlText w:val=""/>
      <w:lvlJc w:val="left"/>
      <w:pPr>
        <w:ind w:left="720" w:hanging="360"/>
      </w:pPr>
      <w:rPr>
        <w:rFonts w:ascii="Wingdings" w:eastAsiaTheme="minorHAnsi" w:hAnsi="Wingdings" w:cstheme="minorBid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200C5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2CE497C"/>
    <w:multiLevelType w:val="hybridMultilevel"/>
    <w:tmpl w:val="4E8A9AA0"/>
    <w:lvl w:ilvl="0" w:tplc="8FC26E18">
      <w:start w:val="1"/>
      <w:numFmt w:val="decimal"/>
      <w:lvlText w:val="%1."/>
      <w:lvlJc w:val="left"/>
      <w:pPr>
        <w:ind w:left="720" w:hanging="360"/>
      </w:pPr>
    </w:lvl>
    <w:lvl w:ilvl="1" w:tplc="133C2956">
      <w:start w:val="1"/>
      <w:numFmt w:val="lowerLetter"/>
      <w:lvlText w:val="%2."/>
      <w:lvlJc w:val="left"/>
      <w:pPr>
        <w:ind w:left="1440" w:hanging="360"/>
      </w:pPr>
    </w:lvl>
    <w:lvl w:ilvl="2" w:tplc="0F74552A">
      <w:start w:val="1"/>
      <w:numFmt w:val="lowerRoman"/>
      <w:lvlText w:val="%3."/>
      <w:lvlJc w:val="right"/>
      <w:pPr>
        <w:ind w:left="2160" w:hanging="180"/>
      </w:pPr>
    </w:lvl>
    <w:lvl w:ilvl="3" w:tplc="8A42AD0A">
      <w:start w:val="1"/>
      <w:numFmt w:val="decimal"/>
      <w:lvlText w:val="%4."/>
      <w:lvlJc w:val="left"/>
      <w:pPr>
        <w:ind w:left="2880" w:hanging="360"/>
      </w:pPr>
    </w:lvl>
    <w:lvl w:ilvl="4" w:tplc="0E5C3816">
      <w:start w:val="1"/>
      <w:numFmt w:val="lowerLetter"/>
      <w:lvlText w:val="%5."/>
      <w:lvlJc w:val="left"/>
      <w:pPr>
        <w:ind w:left="3600" w:hanging="360"/>
      </w:pPr>
    </w:lvl>
    <w:lvl w:ilvl="5" w:tplc="24F41452">
      <w:start w:val="1"/>
      <w:numFmt w:val="lowerRoman"/>
      <w:lvlText w:val="%6."/>
      <w:lvlJc w:val="right"/>
      <w:pPr>
        <w:ind w:left="4320" w:hanging="180"/>
      </w:pPr>
    </w:lvl>
    <w:lvl w:ilvl="6" w:tplc="F06AB410">
      <w:start w:val="1"/>
      <w:numFmt w:val="decimal"/>
      <w:lvlText w:val="%7."/>
      <w:lvlJc w:val="left"/>
      <w:pPr>
        <w:ind w:left="5040" w:hanging="360"/>
      </w:pPr>
    </w:lvl>
    <w:lvl w:ilvl="7" w:tplc="5FACDF12">
      <w:start w:val="1"/>
      <w:numFmt w:val="lowerLetter"/>
      <w:lvlText w:val="%8."/>
      <w:lvlJc w:val="left"/>
      <w:pPr>
        <w:ind w:left="5760" w:hanging="360"/>
      </w:pPr>
    </w:lvl>
    <w:lvl w:ilvl="8" w:tplc="33C68F6A">
      <w:start w:val="1"/>
      <w:numFmt w:val="lowerRoman"/>
      <w:lvlText w:val="%9."/>
      <w:lvlJc w:val="right"/>
      <w:pPr>
        <w:ind w:left="6480" w:hanging="180"/>
      </w:pPr>
    </w:lvl>
  </w:abstractNum>
  <w:abstractNum w:abstractNumId="23" w15:restartNumberingAfterBreak="0">
    <w:nsid w:val="42FA5B8D"/>
    <w:multiLevelType w:val="hybridMultilevel"/>
    <w:tmpl w:val="5CA6C984"/>
    <w:lvl w:ilvl="0" w:tplc="6C22B99A">
      <w:start w:val="1"/>
      <w:numFmt w:val="bullet"/>
      <w:lvlText w:val=""/>
      <w:lvlJc w:val="left"/>
      <w:pPr>
        <w:ind w:left="720" w:hanging="360"/>
      </w:pPr>
      <w:rPr>
        <w:rFonts w:ascii="Symbol" w:hAnsi="Symbol" w:hint="default"/>
      </w:rPr>
    </w:lvl>
    <w:lvl w:ilvl="1" w:tplc="EB9A3BE2">
      <w:start w:val="1"/>
      <w:numFmt w:val="bullet"/>
      <w:lvlText w:val="o"/>
      <w:lvlJc w:val="left"/>
      <w:pPr>
        <w:ind w:left="1440" w:hanging="360"/>
      </w:pPr>
      <w:rPr>
        <w:rFonts w:ascii="Courier New" w:hAnsi="Courier New" w:hint="default"/>
      </w:rPr>
    </w:lvl>
    <w:lvl w:ilvl="2" w:tplc="C4C65D70">
      <w:start w:val="1"/>
      <w:numFmt w:val="bullet"/>
      <w:lvlText w:val=""/>
      <w:lvlJc w:val="left"/>
      <w:pPr>
        <w:ind w:left="2160" w:hanging="360"/>
      </w:pPr>
      <w:rPr>
        <w:rFonts w:ascii="Wingdings" w:hAnsi="Wingdings" w:hint="default"/>
      </w:rPr>
    </w:lvl>
    <w:lvl w:ilvl="3" w:tplc="FF9EF0BA">
      <w:start w:val="1"/>
      <w:numFmt w:val="bullet"/>
      <w:lvlText w:val=""/>
      <w:lvlJc w:val="left"/>
      <w:pPr>
        <w:ind w:left="2880" w:hanging="360"/>
      </w:pPr>
      <w:rPr>
        <w:rFonts w:ascii="Symbol" w:hAnsi="Symbol" w:hint="default"/>
      </w:rPr>
    </w:lvl>
    <w:lvl w:ilvl="4" w:tplc="9334ABEA">
      <w:start w:val="1"/>
      <w:numFmt w:val="bullet"/>
      <w:lvlText w:val="o"/>
      <w:lvlJc w:val="left"/>
      <w:pPr>
        <w:ind w:left="3600" w:hanging="360"/>
      </w:pPr>
      <w:rPr>
        <w:rFonts w:ascii="Courier New" w:hAnsi="Courier New" w:hint="default"/>
      </w:rPr>
    </w:lvl>
    <w:lvl w:ilvl="5" w:tplc="A4109C88">
      <w:start w:val="1"/>
      <w:numFmt w:val="bullet"/>
      <w:lvlText w:val=""/>
      <w:lvlJc w:val="left"/>
      <w:pPr>
        <w:ind w:left="4320" w:hanging="360"/>
      </w:pPr>
      <w:rPr>
        <w:rFonts w:ascii="Wingdings" w:hAnsi="Wingdings" w:hint="default"/>
      </w:rPr>
    </w:lvl>
    <w:lvl w:ilvl="6" w:tplc="757ED088">
      <w:start w:val="1"/>
      <w:numFmt w:val="bullet"/>
      <w:lvlText w:val=""/>
      <w:lvlJc w:val="left"/>
      <w:pPr>
        <w:ind w:left="5040" w:hanging="360"/>
      </w:pPr>
      <w:rPr>
        <w:rFonts w:ascii="Symbol" w:hAnsi="Symbol" w:hint="default"/>
      </w:rPr>
    </w:lvl>
    <w:lvl w:ilvl="7" w:tplc="663EC528">
      <w:start w:val="1"/>
      <w:numFmt w:val="bullet"/>
      <w:lvlText w:val="o"/>
      <w:lvlJc w:val="left"/>
      <w:pPr>
        <w:ind w:left="5760" w:hanging="360"/>
      </w:pPr>
      <w:rPr>
        <w:rFonts w:ascii="Courier New" w:hAnsi="Courier New" w:hint="default"/>
      </w:rPr>
    </w:lvl>
    <w:lvl w:ilvl="8" w:tplc="4D5294C0">
      <w:start w:val="1"/>
      <w:numFmt w:val="bullet"/>
      <w:lvlText w:val=""/>
      <w:lvlJc w:val="left"/>
      <w:pPr>
        <w:ind w:left="6480" w:hanging="360"/>
      </w:pPr>
      <w:rPr>
        <w:rFonts w:ascii="Wingdings" w:hAnsi="Wingdings" w:hint="default"/>
      </w:rPr>
    </w:lvl>
  </w:abstractNum>
  <w:abstractNum w:abstractNumId="24" w15:restartNumberingAfterBreak="0">
    <w:nsid w:val="43717BAF"/>
    <w:multiLevelType w:val="hybridMultilevel"/>
    <w:tmpl w:val="3D728928"/>
    <w:lvl w:ilvl="0" w:tplc="1ABE5C6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AF0599"/>
    <w:multiLevelType w:val="hybridMultilevel"/>
    <w:tmpl w:val="776853C2"/>
    <w:lvl w:ilvl="0" w:tplc="43CA087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5735DC"/>
    <w:multiLevelType w:val="hybridMultilevel"/>
    <w:tmpl w:val="628625FA"/>
    <w:lvl w:ilvl="0" w:tplc="A4803B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23B04D"/>
    <w:multiLevelType w:val="hybridMultilevel"/>
    <w:tmpl w:val="82E620FE"/>
    <w:lvl w:ilvl="0" w:tplc="1FD48A1E">
      <w:start w:val="1"/>
      <w:numFmt w:val="decimal"/>
      <w:lvlText w:val="%1."/>
      <w:lvlJc w:val="left"/>
      <w:pPr>
        <w:ind w:left="720" w:hanging="360"/>
      </w:pPr>
    </w:lvl>
    <w:lvl w:ilvl="1" w:tplc="3B64BDF8">
      <w:start w:val="1"/>
      <w:numFmt w:val="lowerLetter"/>
      <w:lvlText w:val="%2."/>
      <w:lvlJc w:val="left"/>
      <w:pPr>
        <w:ind w:left="1440" w:hanging="360"/>
      </w:pPr>
    </w:lvl>
    <w:lvl w:ilvl="2" w:tplc="5A34FE22">
      <w:start w:val="1"/>
      <w:numFmt w:val="lowerRoman"/>
      <w:lvlText w:val="%3."/>
      <w:lvlJc w:val="right"/>
      <w:pPr>
        <w:ind w:left="2160" w:hanging="180"/>
      </w:pPr>
    </w:lvl>
    <w:lvl w:ilvl="3" w:tplc="2A3472A4">
      <w:start w:val="1"/>
      <w:numFmt w:val="decimal"/>
      <w:lvlText w:val="%4."/>
      <w:lvlJc w:val="left"/>
      <w:pPr>
        <w:ind w:left="2880" w:hanging="360"/>
      </w:pPr>
    </w:lvl>
    <w:lvl w:ilvl="4" w:tplc="96827F6E">
      <w:start w:val="1"/>
      <w:numFmt w:val="lowerLetter"/>
      <w:lvlText w:val="%5."/>
      <w:lvlJc w:val="left"/>
      <w:pPr>
        <w:ind w:left="3600" w:hanging="360"/>
      </w:pPr>
    </w:lvl>
    <w:lvl w:ilvl="5" w:tplc="291434AC">
      <w:start w:val="1"/>
      <w:numFmt w:val="lowerRoman"/>
      <w:lvlText w:val="%6."/>
      <w:lvlJc w:val="right"/>
      <w:pPr>
        <w:ind w:left="4320" w:hanging="180"/>
      </w:pPr>
    </w:lvl>
    <w:lvl w:ilvl="6" w:tplc="0A34B632">
      <w:start w:val="1"/>
      <w:numFmt w:val="decimal"/>
      <w:lvlText w:val="%7."/>
      <w:lvlJc w:val="left"/>
      <w:pPr>
        <w:ind w:left="5040" w:hanging="360"/>
      </w:pPr>
    </w:lvl>
    <w:lvl w:ilvl="7" w:tplc="3FE0C934">
      <w:start w:val="1"/>
      <w:numFmt w:val="lowerLetter"/>
      <w:lvlText w:val="%8."/>
      <w:lvlJc w:val="left"/>
      <w:pPr>
        <w:ind w:left="5760" w:hanging="360"/>
      </w:pPr>
    </w:lvl>
    <w:lvl w:ilvl="8" w:tplc="7F600BF8">
      <w:start w:val="1"/>
      <w:numFmt w:val="lowerRoman"/>
      <w:lvlText w:val="%9."/>
      <w:lvlJc w:val="right"/>
      <w:pPr>
        <w:ind w:left="6480" w:hanging="180"/>
      </w:pPr>
    </w:lvl>
  </w:abstractNum>
  <w:abstractNum w:abstractNumId="28" w15:restartNumberingAfterBreak="0">
    <w:nsid w:val="52303B8E"/>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7DF6881"/>
    <w:multiLevelType w:val="hybridMultilevel"/>
    <w:tmpl w:val="4586A584"/>
    <w:lvl w:ilvl="0" w:tplc="4BE04FD0">
      <w:start w:val="1"/>
      <w:numFmt w:val="bullet"/>
      <w:lvlText w:val=""/>
      <w:lvlJc w:val="left"/>
      <w:pPr>
        <w:ind w:left="720" w:hanging="360"/>
      </w:pPr>
      <w:rPr>
        <w:rFonts w:ascii="Symbol" w:hAnsi="Symbol" w:hint="default"/>
      </w:rPr>
    </w:lvl>
    <w:lvl w:ilvl="1" w:tplc="5AAE5ACC">
      <w:start w:val="1"/>
      <w:numFmt w:val="bullet"/>
      <w:lvlText w:val="o"/>
      <w:lvlJc w:val="left"/>
      <w:pPr>
        <w:ind w:left="1440" w:hanging="360"/>
      </w:pPr>
      <w:rPr>
        <w:rFonts w:ascii="Courier New" w:hAnsi="Courier New" w:hint="default"/>
      </w:rPr>
    </w:lvl>
    <w:lvl w:ilvl="2" w:tplc="E160A6B4">
      <w:start w:val="1"/>
      <w:numFmt w:val="bullet"/>
      <w:lvlText w:val=""/>
      <w:lvlJc w:val="left"/>
      <w:pPr>
        <w:ind w:left="2160" w:hanging="360"/>
      </w:pPr>
      <w:rPr>
        <w:rFonts w:ascii="Wingdings" w:hAnsi="Wingdings" w:hint="default"/>
      </w:rPr>
    </w:lvl>
    <w:lvl w:ilvl="3" w:tplc="CC6621B2">
      <w:start w:val="1"/>
      <w:numFmt w:val="bullet"/>
      <w:lvlText w:val=""/>
      <w:lvlJc w:val="left"/>
      <w:pPr>
        <w:ind w:left="2880" w:hanging="360"/>
      </w:pPr>
      <w:rPr>
        <w:rFonts w:ascii="Symbol" w:hAnsi="Symbol" w:hint="default"/>
      </w:rPr>
    </w:lvl>
    <w:lvl w:ilvl="4" w:tplc="08B43A22">
      <w:start w:val="1"/>
      <w:numFmt w:val="bullet"/>
      <w:lvlText w:val="o"/>
      <w:lvlJc w:val="left"/>
      <w:pPr>
        <w:ind w:left="3600" w:hanging="360"/>
      </w:pPr>
      <w:rPr>
        <w:rFonts w:ascii="Courier New" w:hAnsi="Courier New" w:hint="default"/>
      </w:rPr>
    </w:lvl>
    <w:lvl w:ilvl="5" w:tplc="A30C808A">
      <w:start w:val="1"/>
      <w:numFmt w:val="bullet"/>
      <w:lvlText w:val=""/>
      <w:lvlJc w:val="left"/>
      <w:pPr>
        <w:ind w:left="4320" w:hanging="360"/>
      </w:pPr>
      <w:rPr>
        <w:rFonts w:ascii="Wingdings" w:hAnsi="Wingdings" w:hint="default"/>
      </w:rPr>
    </w:lvl>
    <w:lvl w:ilvl="6" w:tplc="948C452C">
      <w:start w:val="1"/>
      <w:numFmt w:val="bullet"/>
      <w:lvlText w:val=""/>
      <w:lvlJc w:val="left"/>
      <w:pPr>
        <w:ind w:left="5040" w:hanging="360"/>
      </w:pPr>
      <w:rPr>
        <w:rFonts w:ascii="Symbol" w:hAnsi="Symbol" w:hint="default"/>
      </w:rPr>
    </w:lvl>
    <w:lvl w:ilvl="7" w:tplc="2C10BB60">
      <w:start w:val="1"/>
      <w:numFmt w:val="bullet"/>
      <w:lvlText w:val="o"/>
      <w:lvlJc w:val="left"/>
      <w:pPr>
        <w:ind w:left="5760" w:hanging="360"/>
      </w:pPr>
      <w:rPr>
        <w:rFonts w:ascii="Courier New" w:hAnsi="Courier New" w:hint="default"/>
      </w:rPr>
    </w:lvl>
    <w:lvl w:ilvl="8" w:tplc="DB12F086">
      <w:start w:val="1"/>
      <w:numFmt w:val="bullet"/>
      <w:lvlText w:val=""/>
      <w:lvlJc w:val="left"/>
      <w:pPr>
        <w:ind w:left="6480" w:hanging="360"/>
      </w:pPr>
      <w:rPr>
        <w:rFonts w:ascii="Wingdings" w:hAnsi="Wingdings" w:hint="default"/>
      </w:rPr>
    </w:lvl>
  </w:abstractNum>
  <w:abstractNum w:abstractNumId="30" w15:restartNumberingAfterBreak="0">
    <w:nsid w:val="59067884"/>
    <w:multiLevelType w:val="hybridMultilevel"/>
    <w:tmpl w:val="A63E1A76"/>
    <w:lvl w:ilvl="0" w:tplc="ECF88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CD6126"/>
    <w:multiLevelType w:val="hybridMultilevel"/>
    <w:tmpl w:val="3EBE7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205875"/>
    <w:multiLevelType w:val="hybridMultilevel"/>
    <w:tmpl w:val="2870A8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710EBA"/>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08F14E8"/>
    <w:multiLevelType w:val="hybridMultilevel"/>
    <w:tmpl w:val="6464B3A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18A2A8B"/>
    <w:multiLevelType w:val="multilevel"/>
    <w:tmpl w:val="C548E4D8"/>
    <w:lvl w:ilvl="0">
      <w:start w:val="1"/>
      <w:numFmt w:val="decimal"/>
      <w:lvlText w:val="%1."/>
      <w:lvlJc w:val="left"/>
      <w:pPr>
        <w:ind w:left="375" w:hanging="375"/>
      </w:pPr>
      <w:rPr>
        <w:rFonts w:hint="default"/>
      </w:rPr>
    </w:lvl>
    <w:lvl w:ilvl="1">
      <w:start w:val="1"/>
      <w:numFmt w:val="decimal"/>
      <w:lvlText w:val="%1.%2-"/>
      <w:lvlJc w:val="left"/>
      <w:pPr>
        <w:ind w:left="420" w:hanging="37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6" w15:restartNumberingAfterBreak="0">
    <w:nsid w:val="673D51C8"/>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E94CC3"/>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EC0192D"/>
    <w:multiLevelType w:val="hybridMultilevel"/>
    <w:tmpl w:val="48764A2E"/>
    <w:lvl w:ilvl="0" w:tplc="94E49B9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2E4874"/>
    <w:multiLevelType w:val="hybridMultilevel"/>
    <w:tmpl w:val="83EC6E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66786A4"/>
    <w:multiLevelType w:val="hybridMultilevel"/>
    <w:tmpl w:val="550C3F6E"/>
    <w:lvl w:ilvl="0" w:tplc="E8F0D9B6">
      <w:start w:val="1"/>
      <w:numFmt w:val="bullet"/>
      <w:lvlText w:val=""/>
      <w:lvlJc w:val="left"/>
      <w:pPr>
        <w:ind w:left="720" w:hanging="360"/>
      </w:pPr>
      <w:rPr>
        <w:rFonts w:ascii="Symbol" w:hAnsi="Symbol" w:hint="default"/>
      </w:rPr>
    </w:lvl>
    <w:lvl w:ilvl="1" w:tplc="D318E8B6">
      <w:start w:val="1"/>
      <w:numFmt w:val="bullet"/>
      <w:lvlText w:val="o"/>
      <w:lvlJc w:val="left"/>
      <w:pPr>
        <w:ind w:left="1440" w:hanging="360"/>
      </w:pPr>
      <w:rPr>
        <w:rFonts w:ascii="Courier New" w:hAnsi="Courier New" w:hint="default"/>
      </w:rPr>
    </w:lvl>
    <w:lvl w:ilvl="2" w:tplc="2A706CFE">
      <w:start w:val="1"/>
      <w:numFmt w:val="bullet"/>
      <w:lvlText w:val=""/>
      <w:lvlJc w:val="left"/>
      <w:pPr>
        <w:ind w:left="2160" w:hanging="360"/>
      </w:pPr>
      <w:rPr>
        <w:rFonts w:ascii="Wingdings" w:hAnsi="Wingdings" w:hint="default"/>
      </w:rPr>
    </w:lvl>
    <w:lvl w:ilvl="3" w:tplc="D4822ED2">
      <w:start w:val="1"/>
      <w:numFmt w:val="bullet"/>
      <w:lvlText w:val=""/>
      <w:lvlJc w:val="left"/>
      <w:pPr>
        <w:ind w:left="2880" w:hanging="360"/>
      </w:pPr>
      <w:rPr>
        <w:rFonts w:ascii="Symbol" w:hAnsi="Symbol" w:hint="default"/>
      </w:rPr>
    </w:lvl>
    <w:lvl w:ilvl="4" w:tplc="93A6BE58">
      <w:start w:val="1"/>
      <w:numFmt w:val="bullet"/>
      <w:lvlText w:val="o"/>
      <w:lvlJc w:val="left"/>
      <w:pPr>
        <w:ind w:left="3600" w:hanging="360"/>
      </w:pPr>
      <w:rPr>
        <w:rFonts w:ascii="Courier New" w:hAnsi="Courier New" w:hint="default"/>
      </w:rPr>
    </w:lvl>
    <w:lvl w:ilvl="5" w:tplc="DDB4F1F6">
      <w:start w:val="1"/>
      <w:numFmt w:val="bullet"/>
      <w:lvlText w:val=""/>
      <w:lvlJc w:val="left"/>
      <w:pPr>
        <w:ind w:left="4320" w:hanging="360"/>
      </w:pPr>
      <w:rPr>
        <w:rFonts w:ascii="Wingdings" w:hAnsi="Wingdings" w:hint="default"/>
      </w:rPr>
    </w:lvl>
    <w:lvl w:ilvl="6" w:tplc="327E5920">
      <w:start w:val="1"/>
      <w:numFmt w:val="bullet"/>
      <w:lvlText w:val=""/>
      <w:lvlJc w:val="left"/>
      <w:pPr>
        <w:ind w:left="5040" w:hanging="360"/>
      </w:pPr>
      <w:rPr>
        <w:rFonts w:ascii="Symbol" w:hAnsi="Symbol" w:hint="default"/>
      </w:rPr>
    </w:lvl>
    <w:lvl w:ilvl="7" w:tplc="912606F2">
      <w:start w:val="1"/>
      <w:numFmt w:val="bullet"/>
      <w:lvlText w:val="o"/>
      <w:lvlJc w:val="left"/>
      <w:pPr>
        <w:ind w:left="5760" w:hanging="360"/>
      </w:pPr>
      <w:rPr>
        <w:rFonts w:ascii="Courier New" w:hAnsi="Courier New" w:hint="default"/>
      </w:rPr>
    </w:lvl>
    <w:lvl w:ilvl="8" w:tplc="C8F60992">
      <w:start w:val="1"/>
      <w:numFmt w:val="bullet"/>
      <w:lvlText w:val=""/>
      <w:lvlJc w:val="left"/>
      <w:pPr>
        <w:ind w:left="6480" w:hanging="360"/>
      </w:pPr>
      <w:rPr>
        <w:rFonts w:ascii="Wingdings" w:hAnsi="Wingdings" w:hint="default"/>
      </w:rPr>
    </w:lvl>
  </w:abstractNum>
  <w:abstractNum w:abstractNumId="41" w15:restartNumberingAfterBreak="0">
    <w:nsid w:val="76F279CF"/>
    <w:multiLevelType w:val="hybridMultilevel"/>
    <w:tmpl w:val="3FBECD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032787"/>
    <w:multiLevelType w:val="hybridMultilevel"/>
    <w:tmpl w:val="DC0677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7A153E"/>
    <w:multiLevelType w:val="hybridMultilevel"/>
    <w:tmpl w:val="42AAE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DE2562"/>
    <w:multiLevelType w:val="hybridMultilevel"/>
    <w:tmpl w:val="A524FBD6"/>
    <w:lvl w:ilvl="0" w:tplc="4EDEFFE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141D3D"/>
    <w:multiLevelType w:val="hybridMultilevel"/>
    <w:tmpl w:val="75164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7905669">
    <w:abstractNumId w:val="11"/>
  </w:num>
  <w:num w:numId="2" w16cid:durableId="1254894245">
    <w:abstractNumId w:val="2"/>
  </w:num>
  <w:num w:numId="3" w16cid:durableId="1562060611">
    <w:abstractNumId w:val="23"/>
  </w:num>
  <w:num w:numId="4" w16cid:durableId="1049376067">
    <w:abstractNumId w:val="8"/>
  </w:num>
  <w:num w:numId="5" w16cid:durableId="320080400">
    <w:abstractNumId w:val="18"/>
  </w:num>
  <w:num w:numId="6" w16cid:durableId="1345858293">
    <w:abstractNumId w:val="40"/>
  </w:num>
  <w:num w:numId="7" w16cid:durableId="1078482396">
    <w:abstractNumId w:val="22"/>
  </w:num>
  <w:num w:numId="8" w16cid:durableId="320889569">
    <w:abstractNumId w:val="27"/>
  </w:num>
  <w:num w:numId="9" w16cid:durableId="1477912445">
    <w:abstractNumId w:val="1"/>
  </w:num>
  <w:num w:numId="10" w16cid:durableId="485822384">
    <w:abstractNumId w:val="15"/>
  </w:num>
  <w:num w:numId="11" w16cid:durableId="1203707682">
    <w:abstractNumId w:val="29"/>
  </w:num>
  <w:num w:numId="12" w16cid:durableId="897547239">
    <w:abstractNumId w:val="12"/>
  </w:num>
  <w:num w:numId="13" w16cid:durableId="1444811881">
    <w:abstractNumId w:val="43"/>
  </w:num>
  <w:num w:numId="14" w16cid:durableId="1308634750">
    <w:abstractNumId w:val="4"/>
  </w:num>
  <w:num w:numId="15" w16cid:durableId="151261604">
    <w:abstractNumId w:val="39"/>
  </w:num>
  <w:num w:numId="16" w16cid:durableId="309410770">
    <w:abstractNumId w:val="30"/>
  </w:num>
  <w:num w:numId="17" w16cid:durableId="282268875">
    <w:abstractNumId w:val="28"/>
  </w:num>
  <w:num w:numId="18" w16cid:durableId="1972248147">
    <w:abstractNumId w:val="9"/>
  </w:num>
  <w:num w:numId="19" w16cid:durableId="814420830">
    <w:abstractNumId w:val="24"/>
  </w:num>
  <w:num w:numId="20" w16cid:durableId="2136486433">
    <w:abstractNumId w:val="5"/>
  </w:num>
  <w:num w:numId="21" w16cid:durableId="21319561">
    <w:abstractNumId w:val="20"/>
  </w:num>
  <w:num w:numId="22" w16cid:durableId="291134559">
    <w:abstractNumId w:val="19"/>
  </w:num>
  <w:num w:numId="23" w16cid:durableId="100296141">
    <w:abstractNumId w:val="33"/>
  </w:num>
  <w:num w:numId="24" w16cid:durableId="1532257821">
    <w:abstractNumId w:val="26"/>
  </w:num>
  <w:num w:numId="25" w16cid:durableId="1255091309">
    <w:abstractNumId w:val="13"/>
  </w:num>
  <w:num w:numId="26" w16cid:durableId="1061754489">
    <w:abstractNumId w:val="0"/>
  </w:num>
  <w:num w:numId="27" w16cid:durableId="1052265024">
    <w:abstractNumId w:val="37"/>
  </w:num>
  <w:num w:numId="28" w16cid:durableId="344719833">
    <w:abstractNumId w:val="31"/>
  </w:num>
  <w:num w:numId="29" w16cid:durableId="232205278">
    <w:abstractNumId w:val="41"/>
  </w:num>
  <w:num w:numId="30" w16cid:durableId="188109641">
    <w:abstractNumId w:val="34"/>
  </w:num>
  <w:num w:numId="31" w16cid:durableId="621957398">
    <w:abstractNumId w:val="7"/>
  </w:num>
  <w:num w:numId="32" w16cid:durableId="961156368">
    <w:abstractNumId w:val="45"/>
  </w:num>
  <w:num w:numId="33" w16cid:durableId="1123184802">
    <w:abstractNumId w:val="32"/>
  </w:num>
  <w:num w:numId="34" w16cid:durableId="1331834496">
    <w:abstractNumId w:val="16"/>
  </w:num>
  <w:num w:numId="35" w16cid:durableId="2032798595">
    <w:abstractNumId w:val="36"/>
  </w:num>
  <w:num w:numId="36" w16cid:durableId="1351681112">
    <w:abstractNumId w:val="10"/>
  </w:num>
  <w:num w:numId="37" w16cid:durableId="704717129">
    <w:abstractNumId w:val="17"/>
  </w:num>
  <w:num w:numId="38" w16cid:durableId="1171218428">
    <w:abstractNumId w:val="3"/>
  </w:num>
  <w:num w:numId="39" w16cid:durableId="119038737">
    <w:abstractNumId w:val="21"/>
  </w:num>
  <w:num w:numId="40" w16cid:durableId="347366124">
    <w:abstractNumId w:val="42"/>
  </w:num>
  <w:num w:numId="41" w16cid:durableId="1185483499">
    <w:abstractNumId w:val="38"/>
  </w:num>
  <w:num w:numId="42" w16cid:durableId="1374575520">
    <w:abstractNumId w:val="25"/>
  </w:num>
  <w:num w:numId="43" w16cid:durableId="658389728">
    <w:abstractNumId w:val="14"/>
  </w:num>
  <w:num w:numId="44" w16cid:durableId="2032369278">
    <w:abstractNumId w:val="44"/>
  </w:num>
  <w:num w:numId="45" w16cid:durableId="227958424">
    <w:abstractNumId w:val="6"/>
  </w:num>
  <w:num w:numId="46" w16cid:durableId="1441729449">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ila Lucia Torres Baez">
    <w15:presenceInfo w15:providerId="AD" w15:userId="S::000200@caq.edu.ec::3943b9a0-829c-4386-8a90-f6f436cc776b"/>
  </w15:person>
  <w15:person w15:author="selene.baez">
    <w15:presenceInfo w15:providerId="None" w15:userId="selene.baez"/>
  </w15:person>
  <w15:person w15:author="SB">
    <w15:presenceInfo w15:providerId="None" w15:userId="S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doNotDisplayPageBoundaries/>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cwNzc0tDQ0tTAyMTRQ0lEKTi0uzszPAymwMKkFACsWDJotAAAA"/>
  </w:docVars>
  <w:rsids>
    <w:rsidRoot w:val="00555899"/>
    <w:rsid w:val="0000032E"/>
    <w:rsid w:val="000003F7"/>
    <w:rsid w:val="0000059E"/>
    <w:rsid w:val="00000C41"/>
    <w:rsid w:val="000016F4"/>
    <w:rsid w:val="0000198E"/>
    <w:rsid w:val="000019B9"/>
    <w:rsid w:val="00002295"/>
    <w:rsid w:val="00002340"/>
    <w:rsid w:val="00002442"/>
    <w:rsid w:val="0000266B"/>
    <w:rsid w:val="00002B6D"/>
    <w:rsid w:val="0000302E"/>
    <w:rsid w:val="0000349F"/>
    <w:rsid w:val="0000353F"/>
    <w:rsid w:val="000039E9"/>
    <w:rsid w:val="00003A62"/>
    <w:rsid w:val="00004D07"/>
    <w:rsid w:val="000053C7"/>
    <w:rsid w:val="0000540F"/>
    <w:rsid w:val="00005444"/>
    <w:rsid w:val="0000576C"/>
    <w:rsid w:val="000057B7"/>
    <w:rsid w:val="00005E80"/>
    <w:rsid w:val="00005F7E"/>
    <w:rsid w:val="000061E0"/>
    <w:rsid w:val="000067D6"/>
    <w:rsid w:val="00006F73"/>
    <w:rsid w:val="00007F52"/>
    <w:rsid w:val="00010F8F"/>
    <w:rsid w:val="00011BCF"/>
    <w:rsid w:val="000125C8"/>
    <w:rsid w:val="00012740"/>
    <w:rsid w:val="00012D5C"/>
    <w:rsid w:val="00012E60"/>
    <w:rsid w:val="0001398E"/>
    <w:rsid w:val="00013DFC"/>
    <w:rsid w:val="00013F97"/>
    <w:rsid w:val="0001470B"/>
    <w:rsid w:val="00014A62"/>
    <w:rsid w:val="00014BF6"/>
    <w:rsid w:val="0001542C"/>
    <w:rsid w:val="00015A93"/>
    <w:rsid w:val="0001604A"/>
    <w:rsid w:val="0001620A"/>
    <w:rsid w:val="00016BBF"/>
    <w:rsid w:val="00016E82"/>
    <w:rsid w:val="00017BF4"/>
    <w:rsid w:val="0002005D"/>
    <w:rsid w:val="0002020D"/>
    <w:rsid w:val="00020473"/>
    <w:rsid w:val="000205C3"/>
    <w:rsid w:val="00020B0E"/>
    <w:rsid w:val="00020C72"/>
    <w:rsid w:val="00021241"/>
    <w:rsid w:val="0002170E"/>
    <w:rsid w:val="00021BD8"/>
    <w:rsid w:val="00021DAF"/>
    <w:rsid w:val="00022587"/>
    <w:rsid w:val="0002270A"/>
    <w:rsid w:val="000227A0"/>
    <w:rsid w:val="00022DDF"/>
    <w:rsid w:val="00022E95"/>
    <w:rsid w:val="00022EDE"/>
    <w:rsid w:val="00022F70"/>
    <w:rsid w:val="00023460"/>
    <w:rsid w:val="000235F3"/>
    <w:rsid w:val="000239E5"/>
    <w:rsid w:val="00023B08"/>
    <w:rsid w:val="00023B26"/>
    <w:rsid w:val="0002402E"/>
    <w:rsid w:val="000246F4"/>
    <w:rsid w:val="0002485C"/>
    <w:rsid w:val="00024E01"/>
    <w:rsid w:val="0002553B"/>
    <w:rsid w:val="00025C24"/>
    <w:rsid w:val="00025F1F"/>
    <w:rsid w:val="000262F8"/>
    <w:rsid w:val="00026417"/>
    <w:rsid w:val="00026D29"/>
    <w:rsid w:val="00027107"/>
    <w:rsid w:val="00027C1D"/>
    <w:rsid w:val="00027E35"/>
    <w:rsid w:val="0002E5B2"/>
    <w:rsid w:val="00030F5A"/>
    <w:rsid w:val="000311F4"/>
    <w:rsid w:val="00031B12"/>
    <w:rsid w:val="00031B92"/>
    <w:rsid w:val="0003219A"/>
    <w:rsid w:val="00032679"/>
    <w:rsid w:val="00032B2F"/>
    <w:rsid w:val="00032B87"/>
    <w:rsid w:val="0003339C"/>
    <w:rsid w:val="000335BF"/>
    <w:rsid w:val="00034302"/>
    <w:rsid w:val="00034589"/>
    <w:rsid w:val="00034ADE"/>
    <w:rsid w:val="00034EFB"/>
    <w:rsid w:val="000359C4"/>
    <w:rsid w:val="00035B21"/>
    <w:rsid w:val="0003628D"/>
    <w:rsid w:val="00036303"/>
    <w:rsid w:val="00036DC3"/>
    <w:rsid w:val="00036F11"/>
    <w:rsid w:val="0003731C"/>
    <w:rsid w:val="00037351"/>
    <w:rsid w:val="00037418"/>
    <w:rsid w:val="000374C2"/>
    <w:rsid w:val="00037505"/>
    <w:rsid w:val="000375A0"/>
    <w:rsid w:val="000375E7"/>
    <w:rsid w:val="00037DE0"/>
    <w:rsid w:val="0004119D"/>
    <w:rsid w:val="000413C2"/>
    <w:rsid w:val="0004155B"/>
    <w:rsid w:val="00041A9D"/>
    <w:rsid w:val="00041C91"/>
    <w:rsid w:val="00042C73"/>
    <w:rsid w:val="000436EE"/>
    <w:rsid w:val="00043CCA"/>
    <w:rsid w:val="00043E3A"/>
    <w:rsid w:val="00043E65"/>
    <w:rsid w:val="00044262"/>
    <w:rsid w:val="00045555"/>
    <w:rsid w:val="0004577A"/>
    <w:rsid w:val="00046029"/>
    <w:rsid w:val="000465A5"/>
    <w:rsid w:val="000469B3"/>
    <w:rsid w:val="00046A8D"/>
    <w:rsid w:val="000473FA"/>
    <w:rsid w:val="000502B1"/>
    <w:rsid w:val="000502F6"/>
    <w:rsid w:val="000509D1"/>
    <w:rsid w:val="00050BBD"/>
    <w:rsid w:val="000514B1"/>
    <w:rsid w:val="000519E7"/>
    <w:rsid w:val="00052089"/>
    <w:rsid w:val="00052780"/>
    <w:rsid w:val="00053274"/>
    <w:rsid w:val="000534A9"/>
    <w:rsid w:val="000535E1"/>
    <w:rsid w:val="00053681"/>
    <w:rsid w:val="00053AFF"/>
    <w:rsid w:val="000544B8"/>
    <w:rsid w:val="00054525"/>
    <w:rsid w:val="00054566"/>
    <w:rsid w:val="000549CC"/>
    <w:rsid w:val="00054AA9"/>
    <w:rsid w:val="00054B03"/>
    <w:rsid w:val="00054F0F"/>
    <w:rsid w:val="000552DC"/>
    <w:rsid w:val="00055A17"/>
    <w:rsid w:val="00055F8B"/>
    <w:rsid w:val="00056572"/>
    <w:rsid w:val="00056883"/>
    <w:rsid w:val="00056898"/>
    <w:rsid w:val="00056D58"/>
    <w:rsid w:val="00056E7B"/>
    <w:rsid w:val="00057039"/>
    <w:rsid w:val="00057549"/>
    <w:rsid w:val="0005789B"/>
    <w:rsid w:val="000603E4"/>
    <w:rsid w:val="0006050D"/>
    <w:rsid w:val="00060CC7"/>
    <w:rsid w:val="000610FB"/>
    <w:rsid w:val="000620E3"/>
    <w:rsid w:val="00063ED5"/>
    <w:rsid w:val="00063FA9"/>
    <w:rsid w:val="000642E9"/>
    <w:rsid w:val="0006540C"/>
    <w:rsid w:val="00065805"/>
    <w:rsid w:val="00065D5A"/>
    <w:rsid w:val="000661C0"/>
    <w:rsid w:val="00066E92"/>
    <w:rsid w:val="00070725"/>
    <w:rsid w:val="00070B16"/>
    <w:rsid w:val="00070C7B"/>
    <w:rsid w:val="000710CB"/>
    <w:rsid w:val="00071271"/>
    <w:rsid w:val="00071622"/>
    <w:rsid w:val="000717BC"/>
    <w:rsid w:val="00071FBA"/>
    <w:rsid w:val="000721A6"/>
    <w:rsid w:val="000722A0"/>
    <w:rsid w:val="00072372"/>
    <w:rsid w:val="0007244B"/>
    <w:rsid w:val="000727D4"/>
    <w:rsid w:val="000727DB"/>
    <w:rsid w:val="00072AB7"/>
    <w:rsid w:val="00072CCE"/>
    <w:rsid w:val="0007308A"/>
    <w:rsid w:val="00073504"/>
    <w:rsid w:val="00073AAB"/>
    <w:rsid w:val="00073DA1"/>
    <w:rsid w:val="00074293"/>
    <w:rsid w:val="0007533F"/>
    <w:rsid w:val="00075763"/>
    <w:rsid w:val="00075B78"/>
    <w:rsid w:val="00075DFE"/>
    <w:rsid w:val="0007607E"/>
    <w:rsid w:val="00076BC3"/>
    <w:rsid w:val="00076C7E"/>
    <w:rsid w:val="00076D17"/>
    <w:rsid w:val="00076D8C"/>
    <w:rsid w:val="00076E4D"/>
    <w:rsid w:val="00077288"/>
    <w:rsid w:val="00077458"/>
    <w:rsid w:val="00077937"/>
    <w:rsid w:val="00077A1A"/>
    <w:rsid w:val="00077B2B"/>
    <w:rsid w:val="0008089C"/>
    <w:rsid w:val="00080C34"/>
    <w:rsid w:val="00080CE9"/>
    <w:rsid w:val="00080F6A"/>
    <w:rsid w:val="00081CDD"/>
    <w:rsid w:val="00081E2A"/>
    <w:rsid w:val="00082A3F"/>
    <w:rsid w:val="00082E04"/>
    <w:rsid w:val="00082F63"/>
    <w:rsid w:val="0008327A"/>
    <w:rsid w:val="000832BF"/>
    <w:rsid w:val="00083E15"/>
    <w:rsid w:val="00083EF0"/>
    <w:rsid w:val="0008499E"/>
    <w:rsid w:val="00084B63"/>
    <w:rsid w:val="00084E51"/>
    <w:rsid w:val="000852F3"/>
    <w:rsid w:val="000853C2"/>
    <w:rsid w:val="00085D83"/>
    <w:rsid w:val="00086AA9"/>
    <w:rsid w:val="00087328"/>
    <w:rsid w:val="0008758A"/>
    <w:rsid w:val="00090094"/>
    <w:rsid w:val="0009054B"/>
    <w:rsid w:val="00090D8E"/>
    <w:rsid w:val="000912C2"/>
    <w:rsid w:val="00091976"/>
    <w:rsid w:val="00091C7C"/>
    <w:rsid w:val="00091ED4"/>
    <w:rsid w:val="000927CB"/>
    <w:rsid w:val="00092808"/>
    <w:rsid w:val="00092DBD"/>
    <w:rsid w:val="00092EC8"/>
    <w:rsid w:val="00092EDC"/>
    <w:rsid w:val="00093130"/>
    <w:rsid w:val="000934C6"/>
    <w:rsid w:val="00093B4C"/>
    <w:rsid w:val="000940A5"/>
    <w:rsid w:val="00094945"/>
    <w:rsid w:val="00094C9C"/>
    <w:rsid w:val="0009518D"/>
    <w:rsid w:val="000951EB"/>
    <w:rsid w:val="000952BD"/>
    <w:rsid w:val="000953F5"/>
    <w:rsid w:val="00095525"/>
    <w:rsid w:val="00095FFD"/>
    <w:rsid w:val="000964AD"/>
    <w:rsid w:val="0009673A"/>
    <w:rsid w:val="0009676E"/>
    <w:rsid w:val="00096E2E"/>
    <w:rsid w:val="00097E5B"/>
    <w:rsid w:val="000A0525"/>
    <w:rsid w:val="000A05AE"/>
    <w:rsid w:val="000A0AA5"/>
    <w:rsid w:val="000A1262"/>
    <w:rsid w:val="000A12FE"/>
    <w:rsid w:val="000A1318"/>
    <w:rsid w:val="000A15D0"/>
    <w:rsid w:val="000A16C7"/>
    <w:rsid w:val="000A170E"/>
    <w:rsid w:val="000A1AF8"/>
    <w:rsid w:val="000A1D14"/>
    <w:rsid w:val="000A2441"/>
    <w:rsid w:val="000A2533"/>
    <w:rsid w:val="000A2923"/>
    <w:rsid w:val="000A2C2E"/>
    <w:rsid w:val="000A2E34"/>
    <w:rsid w:val="000A2FF2"/>
    <w:rsid w:val="000A3F0B"/>
    <w:rsid w:val="000A3FAC"/>
    <w:rsid w:val="000A4452"/>
    <w:rsid w:val="000A46A9"/>
    <w:rsid w:val="000A47D5"/>
    <w:rsid w:val="000A494E"/>
    <w:rsid w:val="000A4FCE"/>
    <w:rsid w:val="000A61BD"/>
    <w:rsid w:val="000A6B07"/>
    <w:rsid w:val="000A6F8E"/>
    <w:rsid w:val="000A7442"/>
    <w:rsid w:val="000A745B"/>
    <w:rsid w:val="000A78DE"/>
    <w:rsid w:val="000B05D6"/>
    <w:rsid w:val="000B0EC4"/>
    <w:rsid w:val="000B0F78"/>
    <w:rsid w:val="000B10F1"/>
    <w:rsid w:val="000B158B"/>
    <w:rsid w:val="000B1DA3"/>
    <w:rsid w:val="000B1F0A"/>
    <w:rsid w:val="000B20FE"/>
    <w:rsid w:val="000B2195"/>
    <w:rsid w:val="000B2287"/>
    <w:rsid w:val="000B2A5E"/>
    <w:rsid w:val="000B2AAF"/>
    <w:rsid w:val="000B2EB7"/>
    <w:rsid w:val="000B3099"/>
    <w:rsid w:val="000B342D"/>
    <w:rsid w:val="000B377B"/>
    <w:rsid w:val="000B378D"/>
    <w:rsid w:val="000B3AB9"/>
    <w:rsid w:val="000B3EE1"/>
    <w:rsid w:val="000B3F48"/>
    <w:rsid w:val="000B41F1"/>
    <w:rsid w:val="000B4E4B"/>
    <w:rsid w:val="000B4FD9"/>
    <w:rsid w:val="000B56BE"/>
    <w:rsid w:val="000B57A7"/>
    <w:rsid w:val="000B5904"/>
    <w:rsid w:val="000B5B70"/>
    <w:rsid w:val="000B62F1"/>
    <w:rsid w:val="000B6679"/>
    <w:rsid w:val="000B6722"/>
    <w:rsid w:val="000B6789"/>
    <w:rsid w:val="000B6E5E"/>
    <w:rsid w:val="000B71AC"/>
    <w:rsid w:val="000B78CE"/>
    <w:rsid w:val="000B7B98"/>
    <w:rsid w:val="000C0284"/>
    <w:rsid w:val="000C0542"/>
    <w:rsid w:val="000C08E2"/>
    <w:rsid w:val="000C1104"/>
    <w:rsid w:val="000C12F2"/>
    <w:rsid w:val="000C17EF"/>
    <w:rsid w:val="000C1F2A"/>
    <w:rsid w:val="000C20EE"/>
    <w:rsid w:val="000C25D3"/>
    <w:rsid w:val="000C2A0F"/>
    <w:rsid w:val="000C3134"/>
    <w:rsid w:val="000C3A44"/>
    <w:rsid w:val="000C3C15"/>
    <w:rsid w:val="000C3FC2"/>
    <w:rsid w:val="000C433A"/>
    <w:rsid w:val="000C4462"/>
    <w:rsid w:val="000C4980"/>
    <w:rsid w:val="000C4CE1"/>
    <w:rsid w:val="000C592B"/>
    <w:rsid w:val="000C5DDE"/>
    <w:rsid w:val="000C61ED"/>
    <w:rsid w:val="000C6A52"/>
    <w:rsid w:val="000C72C9"/>
    <w:rsid w:val="000D01C9"/>
    <w:rsid w:val="000D0F85"/>
    <w:rsid w:val="000D11D0"/>
    <w:rsid w:val="000D14ED"/>
    <w:rsid w:val="000D240F"/>
    <w:rsid w:val="000D2C94"/>
    <w:rsid w:val="000D3393"/>
    <w:rsid w:val="000D34FC"/>
    <w:rsid w:val="000D360B"/>
    <w:rsid w:val="000D3869"/>
    <w:rsid w:val="000D3F4A"/>
    <w:rsid w:val="000D3FCA"/>
    <w:rsid w:val="000D4672"/>
    <w:rsid w:val="000D4812"/>
    <w:rsid w:val="000D4D7D"/>
    <w:rsid w:val="000D5436"/>
    <w:rsid w:val="000D5514"/>
    <w:rsid w:val="000D5F8B"/>
    <w:rsid w:val="000D616D"/>
    <w:rsid w:val="000D6CB9"/>
    <w:rsid w:val="000D7368"/>
    <w:rsid w:val="000D7483"/>
    <w:rsid w:val="000D787B"/>
    <w:rsid w:val="000D7AEB"/>
    <w:rsid w:val="000D7C96"/>
    <w:rsid w:val="000E053E"/>
    <w:rsid w:val="000E06C4"/>
    <w:rsid w:val="000E074D"/>
    <w:rsid w:val="000E1506"/>
    <w:rsid w:val="000E1CCF"/>
    <w:rsid w:val="000E1D6A"/>
    <w:rsid w:val="000E1ED1"/>
    <w:rsid w:val="000E2158"/>
    <w:rsid w:val="000E2665"/>
    <w:rsid w:val="000E3050"/>
    <w:rsid w:val="000E30E6"/>
    <w:rsid w:val="000E30EC"/>
    <w:rsid w:val="000E3140"/>
    <w:rsid w:val="000E3315"/>
    <w:rsid w:val="000E3AA9"/>
    <w:rsid w:val="000E3F4E"/>
    <w:rsid w:val="000E4C57"/>
    <w:rsid w:val="000E4C8D"/>
    <w:rsid w:val="000E4DA0"/>
    <w:rsid w:val="000E53A7"/>
    <w:rsid w:val="000E5623"/>
    <w:rsid w:val="000E5B57"/>
    <w:rsid w:val="000E6009"/>
    <w:rsid w:val="000E6A80"/>
    <w:rsid w:val="000E6B6E"/>
    <w:rsid w:val="000E6E08"/>
    <w:rsid w:val="000E7638"/>
    <w:rsid w:val="000E7AD0"/>
    <w:rsid w:val="000F017D"/>
    <w:rsid w:val="000F07EA"/>
    <w:rsid w:val="000F07F3"/>
    <w:rsid w:val="000F0FE7"/>
    <w:rsid w:val="000F1305"/>
    <w:rsid w:val="000F1C5E"/>
    <w:rsid w:val="000F262F"/>
    <w:rsid w:val="000F2732"/>
    <w:rsid w:val="000F2CDF"/>
    <w:rsid w:val="000F2F41"/>
    <w:rsid w:val="000F37AD"/>
    <w:rsid w:val="000F3911"/>
    <w:rsid w:val="000F3AAE"/>
    <w:rsid w:val="000F3D4F"/>
    <w:rsid w:val="000F4075"/>
    <w:rsid w:val="000F4449"/>
    <w:rsid w:val="000F4658"/>
    <w:rsid w:val="000F4888"/>
    <w:rsid w:val="000F4958"/>
    <w:rsid w:val="000F4F71"/>
    <w:rsid w:val="000F4FC6"/>
    <w:rsid w:val="000F5919"/>
    <w:rsid w:val="000F5B12"/>
    <w:rsid w:val="000F610C"/>
    <w:rsid w:val="000F626E"/>
    <w:rsid w:val="000F63F8"/>
    <w:rsid w:val="000F7BE3"/>
    <w:rsid w:val="000F7F47"/>
    <w:rsid w:val="00100105"/>
    <w:rsid w:val="001005B1"/>
    <w:rsid w:val="00100E18"/>
    <w:rsid w:val="001014BF"/>
    <w:rsid w:val="00101B88"/>
    <w:rsid w:val="00101D54"/>
    <w:rsid w:val="00102434"/>
    <w:rsid w:val="001028FE"/>
    <w:rsid w:val="00102E8E"/>
    <w:rsid w:val="0010339F"/>
    <w:rsid w:val="00103E85"/>
    <w:rsid w:val="00104046"/>
    <w:rsid w:val="00104062"/>
    <w:rsid w:val="001040FB"/>
    <w:rsid w:val="001042A2"/>
    <w:rsid w:val="001043EE"/>
    <w:rsid w:val="001047C3"/>
    <w:rsid w:val="00104A64"/>
    <w:rsid w:val="00104F8E"/>
    <w:rsid w:val="00104FB9"/>
    <w:rsid w:val="00105246"/>
    <w:rsid w:val="00105BBD"/>
    <w:rsid w:val="00105F1C"/>
    <w:rsid w:val="0010640C"/>
    <w:rsid w:val="00106899"/>
    <w:rsid w:val="00107C32"/>
    <w:rsid w:val="00107F41"/>
    <w:rsid w:val="00107FB9"/>
    <w:rsid w:val="00110057"/>
    <w:rsid w:val="00110110"/>
    <w:rsid w:val="0011064C"/>
    <w:rsid w:val="001108A5"/>
    <w:rsid w:val="00110FE8"/>
    <w:rsid w:val="0011178D"/>
    <w:rsid w:val="001117AC"/>
    <w:rsid w:val="00111826"/>
    <w:rsid w:val="00111B1A"/>
    <w:rsid w:val="00111CAF"/>
    <w:rsid w:val="00111DD0"/>
    <w:rsid w:val="00112054"/>
    <w:rsid w:val="001124D4"/>
    <w:rsid w:val="0011272E"/>
    <w:rsid w:val="0011275E"/>
    <w:rsid w:val="001130BB"/>
    <w:rsid w:val="00113341"/>
    <w:rsid w:val="00113402"/>
    <w:rsid w:val="001135DB"/>
    <w:rsid w:val="00113E04"/>
    <w:rsid w:val="00113F28"/>
    <w:rsid w:val="0011434F"/>
    <w:rsid w:val="00115680"/>
    <w:rsid w:val="001158FF"/>
    <w:rsid w:val="0011605D"/>
    <w:rsid w:val="0011638E"/>
    <w:rsid w:val="00116549"/>
    <w:rsid w:val="00117190"/>
    <w:rsid w:val="001172FC"/>
    <w:rsid w:val="00117597"/>
    <w:rsid w:val="001179E4"/>
    <w:rsid w:val="00117A48"/>
    <w:rsid w:val="00120871"/>
    <w:rsid w:val="00120AB4"/>
    <w:rsid w:val="00120CC4"/>
    <w:rsid w:val="00121199"/>
    <w:rsid w:val="001218EB"/>
    <w:rsid w:val="00124C93"/>
    <w:rsid w:val="00124E20"/>
    <w:rsid w:val="00124ED9"/>
    <w:rsid w:val="00124F85"/>
    <w:rsid w:val="00125612"/>
    <w:rsid w:val="001257E1"/>
    <w:rsid w:val="0012586C"/>
    <w:rsid w:val="00125883"/>
    <w:rsid w:val="001260AD"/>
    <w:rsid w:val="00126A59"/>
    <w:rsid w:val="00126B90"/>
    <w:rsid w:val="00126D48"/>
    <w:rsid w:val="00127154"/>
    <w:rsid w:val="00127BBB"/>
    <w:rsid w:val="00127BCA"/>
    <w:rsid w:val="001304E6"/>
    <w:rsid w:val="00130637"/>
    <w:rsid w:val="001309DD"/>
    <w:rsid w:val="001312CF"/>
    <w:rsid w:val="001316CE"/>
    <w:rsid w:val="00131BB1"/>
    <w:rsid w:val="00131D7D"/>
    <w:rsid w:val="00131E33"/>
    <w:rsid w:val="0013223A"/>
    <w:rsid w:val="0013268E"/>
    <w:rsid w:val="00132785"/>
    <w:rsid w:val="001327DE"/>
    <w:rsid w:val="00133455"/>
    <w:rsid w:val="00134608"/>
    <w:rsid w:val="0013539E"/>
    <w:rsid w:val="001357A4"/>
    <w:rsid w:val="001359B5"/>
    <w:rsid w:val="001362B7"/>
    <w:rsid w:val="0013685E"/>
    <w:rsid w:val="001378D2"/>
    <w:rsid w:val="0014030D"/>
    <w:rsid w:val="001405E8"/>
    <w:rsid w:val="001408BF"/>
    <w:rsid w:val="00140F5A"/>
    <w:rsid w:val="0014103B"/>
    <w:rsid w:val="00141112"/>
    <w:rsid w:val="00141D0A"/>
    <w:rsid w:val="00142014"/>
    <w:rsid w:val="00142034"/>
    <w:rsid w:val="00142492"/>
    <w:rsid w:val="00142963"/>
    <w:rsid w:val="00142CB0"/>
    <w:rsid w:val="0014377E"/>
    <w:rsid w:val="00143ABA"/>
    <w:rsid w:val="001447EE"/>
    <w:rsid w:val="00144B54"/>
    <w:rsid w:val="00144BD0"/>
    <w:rsid w:val="00144F82"/>
    <w:rsid w:val="001454C1"/>
    <w:rsid w:val="00145501"/>
    <w:rsid w:val="00145517"/>
    <w:rsid w:val="001461A2"/>
    <w:rsid w:val="00146653"/>
    <w:rsid w:val="00146707"/>
    <w:rsid w:val="00146C16"/>
    <w:rsid w:val="0014732B"/>
    <w:rsid w:val="001477D5"/>
    <w:rsid w:val="00147EB0"/>
    <w:rsid w:val="00150792"/>
    <w:rsid w:val="00150ED0"/>
    <w:rsid w:val="00151293"/>
    <w:rsid w:val="00151713"/>
    <w:rsid w:val="001518B3"/>
    <w:rsid w:val="00152081"/>
    <w:rsid w:val="0015257D"/>
    <w:rsid w:val="0015327E"/>
    <w:rsid w:val="00153BCC"/>
    <w:rsid w:val="0015458C"/>
    <w:rsid w:val="0015466D"/>
    <w:rsid w:val="0015521F"/>
    <w:rsid w:val="0015526F"/>
    <w:rsid w:val="00155436"/>
    <w:rsid w:val="0015550E"/>
    <w:rsid w:val="00155808"/>
    <w:rsid w:val="00155B6D"/>
    <w:rsid w:val="00156192"/>
    <w:rsid w:val="00156652"/>
    <w:rsid w:val="0015669D"/>
    <w:rsid w:val="00156AB7"/>
    <w:rsid w:val="001570CA"/>
    <w:rsid w:val="00160260"/>
    <w:rsid w:val="0016048A"/>
    <w:rsid w:val="0016060F"/>
    <w:rsid w:val="00160B46"/>
    <w:rsid w:val="00160E1C"/>
    <w:rsid w:val="00161355"/>
    <w:rsid w:val="0016177F"/>
    <w:rsid w:val="001619DD"/>
    <w:rsid w:val="00161A3B"/>
    <w:rsid w:val="00161D9A"/>
    <w:rsid w:val="00161F76"/>
    <w:rsid w:val="0016261A"/>
    <w:rsid w:val="00163A1E"/>
    <w:rsid w:val="00164494"/>
    <w:rsid w:val="0016486C"/>
    <w:rsid w:val="00164915"/>
    <w:rsid w:val="00164A5F"/>
    <w:rsid w:val="00164ED9"/>
    <w:rsid w:val="001653D3"/>
    <w:rsid w:val="00165588"/>
    <w:rsid w:val="001657AB"/>
    <w:rsid w:val="001659C3"/>
    <w:rsid w:val="00165DE3"/>
    <w:rsid w:val="00165F82"/>
    <w:rsid w:val="00165FC8"/>
    <w:rsid w:val="001661FB"/>
    <w:rsid w:val="001668C8"/>
    <w:rsid w:val="00166ADD"/>
    <w:rsid w:val="00166AF6"/>
    <w:rsid w:val="00166FFF"/>
    <w:rsid w:val="001671BE"/>
    <w:rsid w:val="001672F5"/>
    <w:rsid w:val="00167AF3"/>
    <w:rsid w:val="00167DA2"/>
    <w:rsid w:val="00167DC6"/>
    <w:rsid w:val="00167F53"/>
    <w:rsid w:val="00171004"/>
    <w:rsid w:val="0017123D"/>
    <w:rsid w:val="0017132B"/>
    <w:rsid w:val="00171576"/>
    <w:rsid w:val="0017190A"/>
    <w:rsid w:val="0017242A"/>
    <w:rsid w:val="001727FC"/>
    <w:rsid w:val="00172D0E"/>
    <w:rsid w:val="001734FB"/>
    <w:rsid w:val="00174162"/>
    <w:rsid w:val="00174623"/>
    <w:rsid w:val="00174650"/>
    <w:rsid w:val="00174D98"/>
    <w:rsid w:val="00174E38"/>
    <w:rsid w:val="00175766"/>
    <w:rsid w:val="00175774"/>
    <w:rsid w:val="0017579D"/>
    <w:rsid w:val="00175CB2"/>
    <w:rsid w:val="00175CBE"/>
    <w:rsid w:val="00175FD5"/>
    <w:rsid w:val="00176686"/>
    <w:rsid w:val="0017670D"/>
    <w:rsid w:val="00176B38"/>
    <w:rsid w:val="00176D08"/>
    <w:rsid w:val="001770E5"/>
    <w:rsid w:val="001772DC"/>
    <w:rsid w:val="00177358"/>
    <w:rsid w:val="001775FA"/>
    <w:rsid w:val="0017773B"/>
    <w:rsid w:val="00177EA5"/>
    <w:rsid w:val="0018020B"/>
    <w:rsid w:val="00180D42"/>
    <w:rsid w:val="00181022"/>
    <w:rsid w:val="001811C9"/>
    <w:rsid w:val="0018188A"/>
    <w:rsid w:val="00181947"/>
    <w:rsid w:val="00181B03"/>
    <w:rsid w:val="00181C4D"/>
    <w:rsid w:val="00181F1E"/>
    <w:rsid w:val="001828D8"/>
    <w:rsid w:val="00182E07"/>
    <w:rsid w:val="00183562"/>
    <w:rsid w:val="00183726"/>
    <w:rsid w:val="00183AFF"/>
    <w:rsid w:val="001841F6"/>
    <w:rsid w:val="001846A9"/>
    <w:rsid w:val="00184C9E"/>
    <w:rsid w:val="001853F4"/>
    <w:rsid w:val="001854A8"/>
    <w:rsid w:val="001861C7"/>
    <w:rsid w:val="00186321"/>
    <w:rsid w:val="00186636"/>
    <w:rsid w:val="00186B1E"/>
    <w:rsid w:val="00187217"/>
    <w:rsid w:val="0018755B"/>
    <w:rsid w:val="00187718"/>
    <w:rsid w:val="00187C28"/>
    <w:rsid w:val="00187D69"/>
    <w:rsid w:val="001901D4"/>
    <w:rsid w:val="0019097E"/>
    <w:rsid w:val="00190E68"/>
    <w:rsid w:val="00190EC7"/>
    <w:rsid w:val="001914F1"/>
    <w:rsid w:val="0019161E"/>
    <w:rsid w:val="001916A2"/>
    <w:rsid w:val="00191780"/>
    <w:rsid w:val="001918F2"/>
    <w:rsid w:val="001925BD"/>
    <w:rsid w:val="00192C8A"/>
    <w:rsid w:val="00192F05"/>
    <w:rsid w:val="00192F5F"/>
    <w:rsid w:val="00192F7E"/>
    <w:rsid w:val="00193428"/>
    <w:rsid w:val="00193631"/>
    <w:rsid w:val="00193876"/>
    <w:rsid w:val="00193AB3"/>
    <w:rsid w:val="00193E8A"/>
    <w:rsid w:val="00194072"/>
    <w:rsid w:val="00194479"/>
    <w:rsid w:val="001947B3"/>
    <w:rsid w:val="00194F47"/>
    <w:rsid w:val="00195193"/>
    <w:rsid w:val="0019546E"/>
    <w:rsid w:val="001956E7"/>
    <w:rsid w:val="0019595E"/>
    <w:rsid w:val="00195A36"/>
    <w:rsid w:val="0019618E"/>
    <w:rsid w:val="00196334"/>
    <w:rsid w:val="001965DE"/>
    <w:rsid w:val="00196651"/>
    <w:rsid w:val="00197602"/>
    <w:rsid w:val="00197935"/>
    <w:rsid w:val="001A0227"/>
    <w:rsid w:val="001A04DB"/>
    <w:rsid w:val="001A0678"/>
    <w:rsid w:val="001A072A"/>
    <w:rsid w:val="001A096B"/>
    <w:rsid w:val="001A0CBC"/>
    <w:rsid w:val="001A13A9"/>
    <w:rsid w:val="001A15EB"/>
    <w:rsid w:val="001A191C"/>
    <w:rsid w:val="001A1BB5"/>
    <w:rsid w:val="001A2078"/>
    <w:rsid w:val="001A2432"/>
    <w:rsid w:val="001A366D"/>
    <w:rsid w:val="001A37AB"/>
    <w:rsid w:val="001A3A12"/>
    <w:rsid w:val="001A5168"/>
    <w:rsid w:val="001A536B"/>
    <w:rsid w:val="001A53D0"/>
    <w:rsid w:val="001A5B38"/>
    <w:rsid w:val="001A5C6E"/>
    <w:rsid w:val="001A6273"/>
    <w:rsid w:val="001A62D1"/>
    <w:rsid w:val="001A6434"/>
    <w:rsid w:val="001A6D2D"/>
    <w:rsid w:val="001A6EAF"/>
    <w:rsid w:val="001A6F85"/>
    <w:rsid w:val="001A70DD"/>
    <w:rsid w:val="001A71A1"/>
    <w:rsid w:val="001A7D29"/>
    <w:rsid w:val="001A7D54"/>
    <w:rsid w:val="001A7E11"/>
    <w:rsid w:val="001A7F57"/>
    <w:rsid w:val="001B0C7E"/>
    <w:rsid w:val="001B24B6"/>
    <w:rsid w:val="001B24D9"/>
    <w:rsid w:val="001B2A25"/>
    <w:rsid w:val="001B2AFD"/>
    <w:rsid w:val="001B3031"/>
    <w:rsid w:val="001B3182"/>
    <w:rsid w:val="001B37E7"/>
    <w:rsid w:val="001B3A81"/>
    <w:rsid w:val="001B3AAF"/>
    <w:rsid w:val="001B3B75"/>
    <w:rsid w:val="001B3CA1"/>
    <w:rsid w:val="001B3E5B"/>
    <w:rsid w:val="001B419A"/>
    <w:rsid w:val="001B43CF"/>
    <w:rsid w:val="001B457D"/>
    <w:rsid w:val="001B4919"/>
    <w:rsid w:val="001B492A"/>
    <w:rsid w:val="001B4D83"/>
    <w:rsid w:val="001B4DAB"/>
    <w:rsid w:val="001B4FBB"/>
    <w:rsid w:val="001B7399"/>
    <w:rsid w:val="001B73A9"/>
    <w:rsid w:val="001B7935"/>
    <w:rsid w:val="001B7ADF"/>
    <w:rsid w:val="001B7DE5"/>
    <w:rsid w:val="001B7F93"/>
    <w:rsid w:val="001C0D3C"/>
    <w:rsid w:val="001C0F4F"/>
    <w:rsid w:val="001C1BF4"/>
    <w:rsid w:val="001C1D10"/>
    <w:rsid w:val="001C1E5F"/>
    <w:rsid w:val="001C2497"/>
    <w:rsid w:val="001C2830"/>
    <w:rsid w:val="001C2DB4"/>
    <w:rsid w:val="001C314F"/>
    <w:rsid w:val="001C3D3A"/>
    <w:rsid w:val="001C3DE8"/>
    <w:rsid w:val="001C40F2"/>
    <w:rsid w:val="001C46E5"/>
    <w:rsid w:val="001C5948"/>
    <w:rsid w:val="001C59EB"/>
    <w:rsid w:val="001C5AD3"/>
    <w:rsid w:val="001C64C1"/>
    <w:rsid w:val="001C6C62"/>
    <w:rsid w:val="001C6D76"/>
    <w:rsid w:val="001C7880"/>
    <w:rsid w:val="001C7B03"/>
    <w:rsid w:val="001C7D59"/>
    <w:rsid w:val="001D09C4"/>
    <w:rsid w:val="001D0A6D"/>
    <w:rsid w:val="001D11E9"/>
    <w:rsid w:val="001D1287"/>
    <w:rsid w:val="001D12CF"/>
    <w:rsid w:val="001D150C"/>
    <w:rsid w:val="001D1EA1"/>
    <w:rsid w:val="001D1EBC"/>
    <w:rsid w:val="001D1EF1"/>
    <w:rsid w:val="001D1FC4"/>
    <w:rsid w:val="001D21CB"/>
    <w:rsid w:val="001D2CC2"/>
    <w:rsid w:val="001D30E3"/>
    <w:rsid w:val="001D3E30"/>
    <w:rsid w:val="001D3F78"/>
    <w:rsid w:val="001D5479"/>
    <w:rsid w:val="001D5CAF"/>
    <w:rsid w:val="001D7158"/>
    <w:rsid w:val="001D71EC"/>
    <w:rsid w:val="001D77EA"/>
    <w:rsid w:val="001D7ED2"/>
    <w:rsid w:val="001E01FB"/>
    <w:rsid w:val="001E07E0"/>
    <w:rsid w:val="001E0A34"/>
    <w:rsid w:val="001E0B0C"/>
    <w:rsid w:val="001E0BB4"/>
    <w:rsid w:val="001E1285"/>
    <w:rsid w:val="001E1748"/>
    <w:rsid w:val="001E1F72"/>
    <w:rsid w:val="001E1F86"/>
    <w:rsid w:val="001E2373"/>
    <w:rsid w:val="001E2BA9"/>
    <w:rsid w:val="001E3F35"/>
    <w:rsid w:val="001E4587"/>
    <w:rsid w:val="001E509D"/>
    <w:rsid w:val="001E5277"/>
    <w:rsid w:val="001E5732"/>
    <w:rsid w:val="001E604B"/>
    <w:rsid w:val="001E6252"/>
    <w:rsid w:val="001E68C3"/>
    <w:rsid w:val="001E69A5"/>
    <w:rsid w:val="001E6AC9"/>
    <w:rsid w:val="001E6CED"/>
    <w:rsid w:val="001E6FD1"/>
    <w:rsid w:val="001E7486"/>
    <w:rsid w:val="001E7830"/>
    <w:rsid w:val="001E7F0A"/>
    <w:rsid w:val="001F0396"/>
    <w:rsid w:val="001F04B7"/>
    <w:rsid w:val="001F0A01"/>
    <w:rsid w:val="001F0B18"/>
    <w:rsid w:val="001F0BB5"/>
    <w:rsid w:val="001F1852"/>
    <w:rsid w:val="001F2030"/>
    <w:rsid w:val="001F2067"/>
    <w:rsid w:val="001F2423"/>
    <w:rsid w:val="001F25DA"/>
    <w:rsid w:val="001F3075"/>
    <w:rsid w:val="001F3170"/>
    <w:rsid w:val="001F31AD"/>
    <w:rsid w:val="001F3207"/>
    <w:rsid w:val="001F386F"/>
    <w:rsid w:val="001F512A"/>
    <w:rsid w:val="001F5776"/>
    <w:rsid w:val="001F5C5D"/>
    <w:rsid w:val="001F5E31"/>
    <w:rsid w:val="001F62EA"/>
    <w:rsid w:val="001F6305"/>
    <w:rsid w:val="001F6BB2"/>
    <w:rsid w:val="001F71B4"/>
    <w:rsid w:val="001F7DAD"/>
    <w:rsid w:val="00200132"/>
    <w:rsid w:val="00200674"/>
    <w:rsid w:val="00200BEC"/>
    <w:rsid w:val="00200DBE"/>
    <w:rsid w:val="00200E38"/>
    <w:rsid w:val="00201172"/>
    <w:rsid w:val="00201238"/>
    <w:rsid w:val="0020130B"/>
    <w:rsid w:val="0020158D"/>
    <w:rsid w:val="002017AB"/>
    <w:rsid w:val="00201D65"/>
    <w:rsid w:val="00201F53"/>
    <w:rsid w:val="00201FCD"/>
    <w:rsid w:val="00201FD8"/>
    <w:rsid w:val="00202025"/>
    <w:rsid w:val="00202F91"/>
    <w:rsid w:val="00203302"/>
    <w:rsid w:val="00203592"/>
    <w:rsid w:val="00203598"/>
    <w:rsid w:val="00203EFA"/>
    <w:rsid w:val="00203FFF"/>
    <w:rsid w:val="00204275"/>
    <w:rsid w:val="00204568"/>
    <w:rsid w:val="00204584"/>
    <w:rsid w:val="00204B96"/>
    <w:rsid w:val="0020510F"/>
    <w:rsid w:val="00205641"/>
    <w:rsid w:val="00205799"/>
    <w:rsid w:val="002058D9"/>
    <w:rsid w:val="00205A5C"/>
    <w:rsid w:val="00205CA2"/>
    <w:rsid w:val="00205F09"/>
    <w:rsid w:val="00205FB4"/>
    <w:rsid w:val="002063D8"/>
    <w:rsid w:val="0020669C"/>
    <w:rsid w:val="002068AB"/>
    <w:rsid w:val="00206CD9"/>
    <w:rsid w:val="00207E06"/>
    <w:rsid w:val="00210101"/>
    <w:rsid w:val="0021068A"/>
    <w:rsid w:val="002109CE"/>
    <w:rsid w:val="00210B53"/>
    <w:rsid w:val="002111FD"/>
    <w:rsid w:val="002124A2"/>
    <w:rsid w:val="00212B9F"/>
    <w:rsid w:val="0021392C"/>
    <w:rsid w:val="00215386"/>
    <w:rsid w:val="002156E3"/>
    <w:rsid w:val="00215AD1"/>
    <w:rsid w:val="002169F9"/>
    <w:rsid w:val="00216CB9"/>
    <w:rsid w:val="00216D99"/>
    <w:rsid w:val="0021703D"/>
    <w:rsid w:val="002173C9"/>
    <w:rsid w:val="002178B2"/>
    <w:rsid w:val="00217A69"/>
    <w:rsid w:val="00217B4F"/>
    <w:rsid w:val="00217CD5"/>
    <w:rsid w:val="00217D91"/>
    <w:rsid w:val="0021D60A"/>
    <w:rsid w:val="00220122"/>
    <w:rsid w:val="00220BE1"/>
    <w:rsid w:val="00220C42"/>
    <w:rsid w:val="0022118E"/>
    <w:rsid w:val="00221789"/>
    <w:rsid w:val="00222540"/>
    <w:rsid w:val="00222904"/>
    <w:rsid w:val="00222D55"/>
    <w:rsid w:val="00222EA1"/>
    <w:rsid w:val="00222F6A"/>
    <w:rsid w:val="00223213"/>
    <w:rsid w:val="002232B3"/>
    <w:rsid w:val="002235C6"/>
    <w:rsid w:val="0022398E"/>
    <w:rsid w:val="00223EF2"/>
    <w:rsid w:val="0022431D"/>
    <w:rsid w:val="002250CC"/>
    <w:rsid w:val="00225143"/>
    <w:rsid w:val="002251EB"/>
    <w:rsid w:val="00225C1B"/>
    <w:rsid w:val="00226188"/>
    <w:rsid w:val="00226255"/>
    <w:rsid w:val="00226914"/>
    <w:rsid w:val="00226CB2"/>
    <w:rsid w:val="00226CB7"/>
    <w:rsid w:val="00226EC5"/>
    <w:rsid w:val="00226F4A"/>
    <w:rsid w:val="0022715A"/>
    <w:rsid w:val="00227A00"/>
    <w:rsid w:val="00227EB7"/>
    <w:rsid w:val="00230CF6"/>
    <w:rsid w:val="00231706"/>
    <w:rsid w:val="00231A25"/>
    <w:rsid w:val="00231B46"/>
    <w:rsid w:val="00232CF8"/>
    <w:rsid w:val="00232F19"/>
    <w:rsid w:val="002336B3"/>
    <w:rsid w:val="0023376D"/>
    <w:rsid w:val="00234490"/>
    <w:rsid w:val="002346D5"/>
    <w:rsid w:val="0023479D"/>
    <w:rsid w:val="00235148"/>
    <w:rsid w:val="002356E9"/>
    <w:rsid w:val="002358E0"/>
    <w:rsid w:val="00235B96"/>
    <w:rsid w:val="002367D6"/>
    <w:rsid w:val="0023783A"/>
    <w:rsid w:val="0024008E"/>
    <w:rsid w:val="00240212"/>
    <w:rsid w:val="00240BC8"/>
    <w:rsid w:val="0024127E"/>
    <w:rsid w:val="0024163B"/>
    <w:rsid w:val="0024178F"/>
    <w:rsid w:val="00241BD8"/>
    <w:rsid w:val="002429E4"/>
    <w:rsid w:val="00242EC2"/>
    <w:rsid w:val="00243024"/>
    <w:rsid w:val="002430F7"/>
    <w:rsid w:val="002433A2"/>
    <w:rsid w:val="002437CC"/>
    <w:rsid w:val="00243A28"/>
    <w:rsid w:val="00243B69"/>
    <w:rsid w:val="00243B8B"/>
    <w:rsid w:val="00243C1E"/>
    <w:rsid w:val="00243C50"/>
    <w:rsid w:val="00243E70"/>
    <w:rsid w:val="00244655"/>
    <w:rsid w:val="00244731"/>
    <w:rsid w:val="00245A3A"/>
    <w:rsid w:val="00245D90"/>
    <w:rsid w:val="00245F75"/>
    <w:rsid w:val="002461A0"/>
    <w:rsid w:val="002469C9"/>
    <w:rsid w:val="00246C22"/>
    <w:rsid w:val="002470E3"/>
    <w:rsid w:val="002475C3"/>
    <w:rsid w:val="00250141"/>
    <w:rsid w:val="0025019B"/>
    <w:rsid w:val="00250431"/>
    <w:rsid w:val="00250492"/>
    <w:rsid w:val="002509B3"/>
    <w:rsid w:val="00250CD7"/>
    <w:rsid w:val="002510D2"/>
    <w:rsid w:val="00251989"/>
    <w:rsid w:val="00251B52"/>
    <w:rsid w:val="00251B7B"/>
    <w:rsid w:val="00251E9C"/>
    <w:rsid w:val="00252168"/>
    <w:rsid w:val="00252462"/>
    <w:rsid w:val="00252741"/>
    <w:rsid w:val="00252CA5"/>
    <w:rsid w:val="00252D53"/>
    <w:rsid w:val="00252E1E"/>
    <w:rsid w:val="00253672"/>
    <w:rsid w:val="002536AD"/>
    <w:rsid w:val="00253BC9"/>
    <w:rsid w:val="00253C27"/>
    <w:rsid w:val="00253DA2"/>
    <w:rsid w:val="00253F85"/>
    <w:rsid w:val="00253F8C"/>
    <w:rsid w:val="00253FF4"/>
    <w:rsid w:val="00254150"/>
    <w:rsid w:val="0025430E"/>
    <w:rsid w:val="00254E8E"/>
    <w:rsid w:val="0025509A"/>
    <w:rsid w:val="002567F8"/>
    <w:rsid w:val="00256822"/>
    <w:rsid w:val="00257402"/>
    <w:rsid w:val="00257623"/>
    <w:rsid w:val="00260881"/>
    <w:rsid w:val="00260884"/>
    <w:rsid w:val="00260919"/>
    <w:rsid w:val="00260BAE"/>
    <w:rsid w:val="00260F78"/>
    <w:rsid w:val="00261032"/>
    <w:rsid w:val="002613C4"/>
    <w:rsid w:val="002613E3"/>
    <w:rsid w:val="0026157A"/>
    <w:rsid w:val="002622E3"/>
    <w:rsid w:val="00262426"/>
    <w:rsid w:val="00262FD4"/>
    <w:rsid w:val="0026313E"/>
    <w:rsid w:val="00263FFF"/>
    <w:rsid w:val="0026415D"/>
    <w:rsid w:val="00264759"/>
    <w:rsid w:val="00264A95"/>
    <w:rsid w:val="00264AEA"/>
    <w:rsid w:val="00264DC5"/>
    <w:rsid w:val="00265021"/>
    <w:rsid w:val="00266758"/>
    <w:rsid w:val="00266A12"/>
    <w:rsid w:val="00266A8E"/>
    <w:rsid w:val="00266BE9"/>
    <w:rsid w:val="00267008"/>
    <w:rsid w:val="002677E4"/>
    <w:rsid w:val="0026DE5D"/>
    <w:rsid w:val="00270AEB"/>
    <w:rsid w:val="00270E9D"/>
    <w:rsid w:val="00270F4D"/>
    <w:rsid w:val="00271034"/>
    <w:rsid w:val="00271250"/>
    <w:rsid w:val="00271680"/>
    <w:rsid w:val="00271BDD"/>
    <w:rsid w:val="00271D58"/>
    <w:rsid w:val="0027234A"/>
    <w:rsid w:val="002728C4"/>
    <w:rsid w:val="0027339C"/>
    <w:rsid w:val="002736DC"/>
    <w:rsid w:val="00273B5F"/>
    <w:rsid w:val="00274195"/>
    <w:rsid w:val="0027463D"/>
    <w:rsid w:val="00274BAF"/>
    <w:rsid w:val="00274DE8"/>
    <w:rsid w:val="002750FD"/>
    <w:rsid w:val="00275366"/>
    <w:rsid w:val="00276332"/>
    <w:rsid w:val="00276DAB"/>
    <w:rsid w:val="00276F31"/>
    <w:rsid w:val="002772B7"/>
    <w:rsid w:val="002778A3"/>
    <w:rsid w:val="00277F81"/>
    <w:rsid w:val="0028057F"/>
    <w:rsid w:val="0028147F"/>
    <w:rsid w:val="0028161D"/>
    <w:rsid w:val="00281821"/>
    <w:rsid w:val="002818AB"/>
    <w:rsid w:val="00281D74"/>
    <w:rsid w:val="00281F5E"/>
    <w:rsid w:val="00282296"/>
    <w:rsid w:val="00282612"/>
    <w:rsid w:val="00282DE1"/>
    <w:rsid w:val="0028360E"/>
    <w:rsid w:val="002841AD"/>
    <w:rsid w:val="00284674"/>
    <w:rsid w:val="002846C0"/>
    <w:rsid w:val="00284A9A"/>
    <w:rsid w:val="00284C51"/>
    <w:rsid w:val="00284E68"/>
    <w:rsid w:val="002852DC"/>
    <w:rsid w:val="00285DBB"/>
    <w:rsid w:val="00286008"/>
    <w:rsid w:val="0028658F"/>
    <w:rsid w:val="00286F3E"/>
    <w:rsid w:val="00286F5C"/>
    <w:rsid w:val="00287372"/>
    <w:rsid w:val="002875B8"/>
    <w:rsid w:val="00287EA1"/>
    <w:rsid w:val="0029007F"/>
    <w:rsid w:val="00290628"/>
    <w:rsid w:val="002906A4"/>
    <w:rsid w:val="00291389"/>
    <w:rsid w:val="0029159D"/>
    <w:rsid w:val="002917DB"/>
    <w:rsid w:val="002917E5"/>
    <w:rsid w:val="00291C60"/>
    <w:rsid w:val="002925CB"/>
    <w:rsid w:val="00292A81"/>
    <w:rsid w:val="00292F77"/>
    <w:rsid w:val="002934BC"/>
    <w:rsid w:val="00293663"/>
    <w:rsid w:val="00293AEC"/>
    <w:rsid w:val="00294277"/>
    <w:rsid w:val="00294613"/>
    <w:rsid w:val="00294810"/>
    <w:rsid w:val="002951A0"/>
    <w:rsid w:val="002952D0"/>
    <w:rsid w:val="00295837"/>
    <w:rsid w:val="00295910"/>
    <w:rsid w:val="00295ED1"/>
    <w:rsid w:val="00296938"/>
    <w:rsid w:val="00296E18"/>
    <w:rsid w:val="002972EC"/>
    <w:rsid w:val="00297623"/>
    <w:rsid w:val="0029778B"/>
    <w:rsid w:val="00297B14"/>
    <w:rsid w:val="00297FB9"/>
    <w:rsid w:val="002A005E"/>
    <w:rsid w:val="002A011D"/>
    <w:rsid w:val="002A092B"/>
    <w:rsid w:val="002A0987"/>
    <w:rsid w:val="002A0B90"/>
    <w:rsid w:val="002A12F6"/>
    <w:rsid w:val="002A1369"/>
    <w:rsid w:val="002A1C62"/>
    <w:rsid w:val="002A1CC8"/>
    <w:rsid w:val="002A2059"/>
    <w:rsid w:val="002A220F"/>
    <w:rsid w:val="002A27CD"/>
    <w:rsid w:val="002A2D82"/>
    <w:rsid w:val="002A2FCE"/>
    <w:rsid w:val="002A3E9A"/>
    <w:rsid w:val="002A44BE"/>
    <w:rsid w:val="002A4CB0"/>
    <w:rsid w:val="002A54FF"/>
    <w:rsid w:val="002A5853"/>
    <w:rsid w:val="002A587E"/>
    <w:rsid w:val="002A592F"/>
    <w:rsid w:val="002A5A87"/>
    <w:rsid w:val="002A5C94"/>
    <w:rsid w:val="002A5F91"/>
    <w:rsid w:val="002A630D"/>
    <w:rsid w:val="002A63FB"/>
    <w:rsid w:val="002A6FD3"/>
    <w:rsid w:val="002A71DD"/>
    <w:rsid w:val="002A729A"/>
    <w:rsid w:val="002A73D3"/>
    <w:rsid w:val="002A75C5"/>
    <w:rsid w:val="002A7F9A"/>
    <w:rsid w:val="002B05AB"/>
    <w:rsid w:val="002B1338"/>
    <w:rsid w:val="002B1705"/>
    <w:rsid w:val="002B1779"/>
    <w:rsid w:val="002B17C1"/>
    <w:rsid w:val="002B185D"/>
    <w:rsid w:val="002B1E7E"/>
    <w:rsid w:val="002B222D"/>
    <w:rsid w:val="002B253F"/>
    <w:rsid w:val="002B2ED4"/>
    <w:rsid w:val="002B338D"/>
    <w:rsid w:val="002B3687"/>
    <w:rsid w:val="002B4181"/>
    <w:rsid w:val="002B41F7"/>
    <w:rsid w:val="002B44B4"/>
    <w:rsid w:val="002B4E97"/>
    <w:rsid w:val="002B5421"/>
    <w:rsid w:val="002B567A"/>
    <w:rsid w:val="002B59B2"/>
    <w:rsid w:val="002B5B95"/>
    <w:rsid w:val="002B664C"/>
    <w:rsid w:val="002B6DC0"/>
    <w:rsid w:val="002B72BE"/>
    <w:rsid w:val="002B73C6"/>
    <w:rsid w:val="002B7660"/>
    <w:rsid w:val="002B7B17"/>
    <w:rsid w:val="002C0718"/>
    <w:rsid w:val="002C0A95"/>
    <w:rsid w:val="002C0DB0"/>
    <w:rsid w:val="002C0DB5"/>
    <w:rsid w:val="002C1062"/>
    <w:rsid w:val="002C11F8"/>
    <w:rsid w:val="002C1949"/>
    <w:rsid w:val="002C1CDE"/>
    <w:rsid w:val="002C219A"/>
    <w:rsid w:val="002C25AF"/>
    <w:rsid w:val="002C25C9"/>
    <w:rsid w:val="002C2D4F"/>
    <w:rsid w:val="002C3291"/>
    <w:rsid w:val="002C365F"/>
    <w:rsid w:val="002C3B50"/>
    <w:rsid w:val="002C42DF"/>
    <w:rsid w:val="002C493D"/>
    <w:rsid w:val="002C5114"/>
    <w:rsid w:val="002C5A82"/>
    <w:rsid w:val="002C634A"/>
    <w:rsid w:val="002C6450"/>
    <w:rsid w:val="002C66D2"/>
    <w:rsid w:val="002C6D9C"/>
    <w:rsid w:val="002C6EF2"/>
    <w:rsid w:val="002C79B3"/>
    <w:rsid w:val="002C7E0D"/>
    <w:rsid w:val="002D010C"/>
    <w:rsid w:val="002D02B3"/>
    <w:rsid w:val="002D067F"/>
    <w:rsid w:val="002D082F"/>
    <w:rsid w:val="002D0973"/>
    <w:rsid w:val="002D0AB2"/>
    <w:rsid w:val="002D0DD4"/>
    <w:rsid w:val="002D13BA"/>
    <w:rsid w:val="002D148D"/>
    <w:rsid w:val="002D1714"/>
    <w:rsid w:val="002D18BE"/>
    <w:rsid w:val="002D1AA9"/>
    <w:rsid w:val="002D1B34"/>
    <w:rsid w:val="002D1E99"/>
    <w:rsid w:val="002D2F47"/>
    <w:rsid w:val="002D3275"/>
    <w:rsid w:val="002D389C"/>
    <w:rsid w:val="002D3952"/>
    <w:rsid w:val="002D4167"/>
    <w:rsid w:val="002D44A1"/>
    <w:rsid w:val="002D4531"/>
    <w:rsid w:val="002D4B88"/>
    <w:rsid w:val="002D4CCC"/>
    <w:rsid w:val="002D52FE"/>
    <w:rsid w:val="002D5A35"/>
    <w:rsid w:val="002D5CE4"/>
    <w:rsid w:val="002D5F52"/>
    <w:rsid w:val="002D628E"/>
    <w:rsid w:val="002D63D5"/>
    <w:rsid w:val="002D6468"/>
    <w:rsid w:val="002D6C66"/>
    <w:rsid w:val="002D6F5A"/>
    <w:rsid w:val="002D72C8"/>
    <w:rsid w:val="002D73D4"/>
    <w:rsid w:val="002D750D"/>
    <w:rsid w:val="002D7E96"/>
    <w:rsid w:val="002D7F90"/>
    <w:rsid w:val="002E015A"/>
    <w:rsid w:val="002E04D5"/>
    <w:rsid w:val="002E0CB1"/>
    <w:rsid w:val="002E0CFB"/>
    <w:rsid w:val="002E0DE0"/>
    <w:rsid w:val="002E1082"/>
    <w:rsid w:val="002E126F"/>
    <w:rsid w:val="002E12C4"/>
    <w:rsid w:val="002E133D"/>
    <w:rsid w:val="002E1524"/>
    <w:rsid w:val="002E20F2"/>
    <w:rsid w:val="002E2665"/>
    <w:rsid w:val="002E26FF"/>
    <w:rsid w:val="002E2C06"/>
    <w:rsid w:val="002E3036"/>
    <w:rsid w:val="002E3063"/>
    <w:rsid w:val="002E3139"/>
    <w:rsid w:val="002E4107"/>
    <w:rsid w:val="002E4483"/>
    <w:rsid w:val="002E4C0E"/>
    <w:rsid w:val="002E4F52"/>
    <w:rsid w:val="002E4FBB"/>
    <w:rsid w:val="002E50B9"/>
    <w:rsid w:val="002E50FA"/>
    <w:rsid w:val="002E544C"/>
    <w:rsid w:val="002E65DF"/>
    <w:rsid w:val="002E6A31"/>
    <w:rsid w:val="002E71AC"/>
    <w:rsid w:val="002E71D8"/>
    <w:rsid w:val="002E7A03"/>
    <w:rsid w:val="002E7A19"/>
    <w:rsid w:val="002E7D9C"/>
    <w:rsid w:val="002F0732"/>
    <w:rsid w:val="002F0BA6"/>
    <w:rsid w:val="002F0E2D"/>
    <w:rsid w:val="002F0F71"/>
    <w:rsid w:val="002F2587"/>
    <w:rsid w:val="002F26E6"/>
    <w:rsid w:val="002F276F"/>
    <w:rsid w:val="002F40B9"/>
    <w:rsid w:val="002F4407"/>
    <w:rsid w:val="002F465D"/>
    <w:rsid w:val="002F47A3"/>
    <w:rsid w:val="002F47AD"/>
    <w:rsid w:val="002F48B2"/>
    <w:rsid w:val="002F4B7F"/>
    <w:rsid w:val="002F4BBC"/>
    <w:rsid w:val="002F51CE"/>
    <w:rsid w:val="002F57BC"/>
    <w:rsid w:val="002F5E5A"/>
    <w:rsid w:val="002F5F4F"/>
    <w:rsid w:val="002F6577"/>
    <w:rsid w:val="002F6C8F"/>
    <w:rsid w:val="002F7E2D"/>
    <w:rsid w:val="00300765"/>
    <w:rsid w:val="00300B30"/>
    <w:rsid w:val="00300F81"/>
    <w:rsid w:val="003012CF"/>
    <w:rsid w:val="00301B21"/>
    <w:rsid w:val="00301CA2"/>
    <w:rsid w:val="00301EA3"/>
    <w:rsid w:val="00302297"/>
    <w:rsid w:val="003031B8"/>
    <w:rsid w:val="00303AA3"/>
    <w:rsid w:val="00303E8D"/>
    <w:rsid w:val="00303EFB"/>
    <w:rsid w:val="003045A5"/>
    <w:rsid w:val="0030481C"/>
    <w:rsid w:val="0030494C"/>
    <w:rsid w:val="00304ECE"/>
    <w:rsid w:val="003052A9"/>
    <w:rsid w:val="003053E7"/>
    <w:rsid w:val="003054D1"/>
    <w:rsid w:val="00305713"/>
    <w:rsid w:val="00306051"/>
    <w:rsid w:val="0030646D"/>
    <w:rsid w:val="00306651"/>
    <w:rsid w:val="00306DB0"/>
    <w:rsid w:val="00306E11"/>
    <w:rsid w:val="0030706E"/>
    <w:rsid w:val="00307221"/>
    <w:rsid w:val="00307B7E"/>
    <w:rsid w:val="00307E7C"/>
    <w:rsid w:val="00310372"/>
    <w:rsid w:val="003107AA"/>
    <w:rsid w:val="0031082C"/>
    <w:rsid w:val="0031087F"/>
    <w:rsid w:val="00311380"/>
    <w:rsid w:val="00311B4B"/>
    <w:rsid w:val="00311ECE"/>
    <w:rsid w:val="00311F07"/>
    <w:rsid w:val="003121DE"/>
    <w:rsid w:val="00312AF2"/>
    <w:rsid w:val="00312E1B"/>
    <w:rsid w:val="00313BEA"/>
    <w:rsid w:val="0031415B"/>
    <w:rsid w:val="00314543"/>
    <w:rsid w:val="0031550E"/>
    <w:rsid w:val="00315939"/>
    <w:rsid w:val="0031649C"/>
    <w:rsid w:val="003164AA"/>
    <w:rsid w:val="003175F7"/>
    <w:rsid w:val="003176D4"/>
    <w:rsid w:val="0031770C"/>
    <w:rsid w:val="0031783A"/>
    <w:rsid w:val="00317E51"/>
    <w:rsid w:val="0032025C"/>
    <w:rsid w:val="0032054E"/>
    <w:rsid w:val="00320706"/>
    <w:rsid w:val="003218BE"/>
    <w:rsid w:val="0032219E"/>
    <w:rsid w:val="003222E0"/>
    <w:rsid w:val="0032235A"/>
    <w:rsid w:val="0032238F"/>
    <w:rsid w:val="00322630"/>
    <w:rsid w:val="00322808"/>
    <w:rsid w:val="003228E1"/>
    <w:rsid w:val="003228FE"/>
    <w:rsid w:val="00322BA8"/>
    <w:rsid w:val="00322E53"/>
    <w:rsid w:val="0032333B"/>
    <w:rsid w:val="003234F6"/>
    <w:rsid w:val="00323B70"/>
    <w:rsid w:val="003240BA"/>
    <w:rsid w:val="00324BF8"/>
    <w:rsid w:val="00324FF7"/>
    <w:rsid w:val="00325133"/>
    <w:rsid w:val="00325485"/>
    <w:rsid w:val="003255C4"/>
    <w:rsid w:val="00325764"/>
    <w:rsid w:val="00325BED"/>
    <w:rsid w:val="00325F1B"/>
    <w:rsid w:val="00325FD5"/>
    <w:rsid w:val="00326310"/>
    <w:rsid w:val="00326A95"/>
    <w:rsid w:val="0032717D"/>
    <w:rsid w:val="0032D0BF"/>
    <w:rsid w:val="003302A3"/>
    <w:rsid w:val="003305D5"/>
    <w:rsid w:val="00330733"/>
    <w:rsid w:val="00330C20"/>
    <w:rsid w:val="00330D07"/>
    <w:rsid w:val="00330D98"/>
    <w:rsid w:val="00330EE0"/>
    <w:rsid w:val="00331683"/>
    <w:rsid w:val="00331839"/>
    <w:rsid w:val="00331C83"/>
    <w:rsid w:val="00332525"/>
    <w:rsid w:val="00332813"/>
    <w:rsid w:val="00333AFD"/>
    <w:rsid w:val="00333CAB"/>
    <w:rsid w:val="00334029"/>
    <w:rsid w:val="0033487A"/>
    <w:rsid w:val="00334965"/>
    <w:rsid w:val="00334B00"/>
    <w:rsid w:val="00334B90"/>
    <w:rsid w:val="00334BD1"/>
    <w:rsid w:val="00334CF2"/>
    <w:rsid w:val="00334CF9"/>
    <w:rsid w:val="00334E2E"/>
    <w:rsid w:val="003352C0"/>
    <w:rsid w:val="0033541F"/>
    <w:rsid w:val="003356DD"/>
    <w:rsid w:val="003358B1"/>
    <w:rsid w:val="00335C08"/>
    <w:rsid w:val="00335C23"/>
    <w:rsid w:val="00335C50"/>
    <w:rsid w:val="00335CB7"/>
    <w:rsid w:val="0033636A"/>
    <w:rsid w:val="003366D7"/>
    <w:rsid w:val="003368B2"/>
    <w:rsid w:val="00337053"/>
    <w:rsid w:val="00337179"/>
    <w:rsid w:val="0033746B"/>
    <w:rsid w:val="003374E7"/>
    <w:rsid w:val="00337A6F"/>
    <w:rsid w:val="00337D71"/>
    <w:rsid w:val="00340419"/>
    <w:rsid w:val="00340C7D"/>
    <w:rsid w:val="003413CE"/>
    <w:rsid w:val="003414DD"/>
    <w:rsid w:val="00341619"/>
    <w:rsid w:val="00341E4F"/>
    <w:rsid w:val="0034245A"/>
    <w:rsid w:val="00342770"/>
    <w:rsid w:val="00342E54"/>
    <w:rsid w:val="00343103"/>
    <w:rsid w:val="003433A8"/>
    <w:rsid w:val="0034384F"/>
    <w:rsid w:val="00344754"/>
    <w:rsid w:val="00344D05"/>
    <w:rsid w:val="00344EE9"/>
    <w:rsid w:val="00345C92"/>
    <w:rsid w:val="00345CF9"/>
    <w:rsid w:val="00345DC0"/>
    <w:rsid w:val="00345EED"/>
    <w:rsid w:val="00345F05"/>
    <w:rsid w:val="003466A7"/>
    <w:rsid w:val="00347060"/>
    <w:rsid w:val="003470A3"/>
    <w:rsid w:val="0034784C"/>
    <w:rsid w:val="00347EEF"/>
    <w:rsid w:val="00350C23"/>
    <w:rsid w:val="00350D12"/>
    <w:rsid w:val="00350DC0"/>
    <w:rsid w:val="00351636"/>
    <w:rsid w:val="00352309"/>
    <w:rsid w:val="0035275C"/>
    <w:rsid w:val="00353182"/>
    <w:rsid w:val="00353677"/>
    <w:rsid w:val="00353B9B"/>
    <w:rsid w:val="00353C0A"/>
    <w:rsid w:val="00353E20"/>
    <w:rsid w:val="00354815"/>
    <w:rsid w:val="00355378"/>
    <w:rsid w:val="0035546A"/>
    <w:rsid w:val="00355B8F"/>
    <w:rsid w:val="00355DC1"/>
    <w:rsid w:val="00356284"/>
    <w:rsid w:val="00356A9A"/>
    <w:rsid w:val="003573A0"/>
    <w:rsid w:val="00357936"/>
    <w:rsid w:val="00357A77"/>
    <w:rsid w:val="00357D8A"/>
    <w:rsid w:val="00360824"/>
    <w:rsid w:val="00360B9A"/>
    <w:rsid w:val="003610E3"/>
    <w:rsid w:val="003610F6"/>
    <w:rsid w:val="00361253"/>
    <w:rsid w:val="00361264"/>
    <w:rsid w:val="00361302"/>
    <w:rsid w:val="00361312"/>
    <w:rsid w:val="003616BA"/>
    <w:rsid w:val="00361748"/>
    <w:rsid w:val="003617A0"/>
    <w:rsid w:val="003619E2"/>
    <w:rsid w:val="00362382"/>
    <w:rsid w:val="0036267D"/>
    <w:rsid w:val="00362B59"/>
    <w:rsid w:val="00362EDB"/>
    <w:rsid w:val="00363414"/>
    <w:rsid w:val="003636D5"/>
    <w:rsid w:val="00363733"/>
    <w:rsid w:val="0036415A"/>
    <w:rsid w:val="003643E0"/>
    <w:rsid w:val="00364B20"/>
    <w:rsid w:val="00364D29"/>
    <w:rsid w:val="00365318"/>
    <w:rsid w:val="003656A8"/>
    <w:rsid w:val="00365EF8"/>
    <w:rsid w:val="0036601C"/>
    <w:rsid w:val="0036620D"/>
    <w:rsid w:val="00366221"/>
    <w:rsid w:val="00366656"/>
    <w:rsid w:val="00366DF0"/>
    <w:rsid w:val="00367162"/>
    <w:rsid w:val="00367A25"/>
    <w:rsid w:val="00370904"/>
    <w:rsid w:val="00370B72"/>
    <w:rsid w:val="00370C9A"/>
    <w:rsid w:val="003712C7"/>
    <w:rsid w:val="00371ACB"/>
    <w:rsid w:val="00371F64"/>
    <w:rsid w:val="0037216D"/>
    <w:rsid w:val="00372736"/>
    <w:rsid w:val="00372D34"/>
    <w:rsid w:val="00372FE6"/>
    <w:rsid w:val="00373B59"/>
    <w:rsid w:val="00374141"/>
    <w:rsid w:val="00374B25"/>
    <w:rsid w:val="0037522C"/>
    <w:rsid w:val="003752AC"/>
    <w:rsid w:val="003759C6"/>
    <w:rsid w:val="003765FE"/>
    <w:rsid w:val="003768FB"/>
    <w:rsid w:val="00376A95"/>
    <w:rsid w:val="00376E74"/>
    <w:rsid w:val="00377041"/>
    <w:rsid w:val="0037743E"/>
    <w:rsid w:val="003776AB"/>
    <w:rsid w:val="003800F4"/>
    <w:rsid w:val="0038017B"/>
    <w:rsid w:val="003802D3"/>
    <w:rsid w:val="0038034A"/>
    <w:rsid w:val="00380A0A"/>
    <w:rsid w:val="00380B80"/>
    <w:rsid w:val="0038142C"/>
    <w:rsid w:val="003815DB"/>
    <w:rsid w:val="00381F2D"/>
    <w:rsid w:val="0038216F"/>
    <w:rsid w:val="00382973"/>
    <w:rsid w:val="00382C21"/>
    <w:rsid w:val="00383644"/>
    <w:rsid w:val="00384082"/>
    <w:rsid w:val="003840A2"/>
    <w:rsid w:val="00384863"/>
    <w:rsid w:val="00384ABC"/>
    <w:rsid w:val="00384F84"/>
    <w:rsid w:val="003850CE"/>
    <w:rsid w:val="0038521B"/>
    <w:rsid w:val="0038558B"/>
    <w:rsid w:val="00385665"/>
    <w:rsid w:val="003863E5"/>
    <w:rsid w:val="0038653F"/>
    <w:rsid w:val="00386704"/>
    <w:rsid w:val="003869C9"/>
    <w:rsid w:val="003869F0"/>
    <w:rsid w:val="00387BC9"/>
    <w:rsid w:val="00390628"/>
    <w:rsid w:val="00390838"/>
    <w:rsid w:val="00390B25"/>
    <w:rsid w:val="00390B70"/>
    <w:rsid w:val="00390EE1"/>
    <w:rsid w:val="00391685"/>
    <w:rsid w:val="003916DB"/>
    <w:rsid w:val="003917D7"/>
    <w:rsid w:val="00391F5C"/>
    <w:rsid w:val="00392200"/>
    <w:rsid w:val="00392FE0"/>
    <w:rsid w:val="00393502"/>
    <w:rsid w:val="003935DD"/>
    <w:rsid w:val="003936CB"/>
    <w:rsid w:val="00394319"/>
    <w:rsid w:val="0039437F"/>
    <w:rsid w:val="00394491"/>
    <w:rsid w:val="00394500"/>
    <w:rsid w:val="003945CD"/>
    <w:rsid w:val="0039466F"/>
    <w:rsid w:val="00394C49"/>
    <w:rsid w:val="00394D53"/>
    <w:rsid w:val="003959D4"/>
    <w:rsid w:val="00395D16"/>
    <w:rsid w:val="00396020"/>
    <w:rsid w:val="00396C9F"/>
    <w:rsid w:val="00396F95"/>
    <w:rsid w:val="00397041"/>
    <w:rsid w:val="003975EA"/>
    <w:rsid w:val="003978DE"/>
    <w:rsid w:val="00397DC1"/>
    <w:rsid w:val="00397FB6"/>
    <w:rsid w:val="003A0B45"/>
    <w:rsid w:val="003A0D0F"/>
    <w:rsid w:val="003A11D5"/>
    <w:rsid w:val="003A1275"/>
    <w:rsid w:val="003A1AA8"/>
    <w:rsid w:val="003A1EE5"/>
    <w:rsid w:val="003A2111"/>
    <w:rsid w:val="003A2AEA"/>
    <w:rsid w:val="003A2D0A"/>
    <w:rsid w:val="003A2DAB"/>
    <w:rsid w:val="003A358D"/>
    <w:rsid w:val="003A36B7"/>
    <w:rsid w:val="003A3A2A"/>
    <w:rsid w:val="003A3AA2"/>
    <w:rsid w:val="003A3C7D"/>
    <w:rsid w:val="003A42D1"/>
    <w:rsid w:val="003A4C43"/>
    <w:rsid w:val="003A4EFF"/>
    <w:rsid w:val="003A696D"/>
    <w:rsid w:val="003A7257"/>
    <w:rsid w:val="003A78FD"/>
    <w:rsid w:val="003A7C8E"/>
    <w:rsid w:val="003A7CBF"/>
    <w:rsid w:val="003A7D7B"/>
    <w:rsid w:val="003B00CA"/>
    <w:rsid w:val="003B0676"/>
    <w:rsid w:val="003B0EB0"/>
    <w:rsid w:val="003B0F5A"/>
    <w:rsid w:val="003B0FDF"/>
    <w:rsid w:val="003B14DD"/>
    <w:rsid w:val="003B1541"/>
    <w:rsid w:val="003B1609"/>
    <w:rsid w:val="003B1744"/>
    <w:rsid w:val="003B1C57"/>
    <w:rsid w:val="003B1E7C"/>
    <w:rsid w:val="003B227E"/>
    <w:rsid w:val="003B2955"/>
    <w:rsid w:val="003B33D0"/>
    <w:rsid w:val="003B3B3E"/>
    <w:rsid w:val="003B3F14"/>
    <w:rsid w:val="003B4445"/>
    <w:rsid w:val="003B47FB"/>
    <w:rsid w:val="003B4978"/>
    <w:rsid w:val="003B4C8E"/>
    <w:rsid w:val="003B4F98"/>
    <w:rsid w:val="003B5A00"/>
    <w:rsid w:val="003B5DE3"/>
    <w:rsid w:val="003B5ED5"/>
    <w:rsid w:val="003B6217"/>
    <w:rsid w:val="003B6762"/>
    <w:rsid w:val="003B7890"/>
    <w:rsid w:val="003B7AA1"/>
    <w:rsid w:val="003B7BDA"/>
    <w:rsid w:val="003B7D4B"/>
    <w:rsid w:val="003C0150"/>
    <w:rsid w:val="003C02D7"/>
    <w:rsid w:val="003C10CB"/>
    <w:rsid w:val="003C10DA"/>
    <w:rsid w:val="003C1DEB"/>
    <w:rsid w:val="003C1FC8"/>
    <w:rsid w:val="003C22CA"/>
    <w:rsid w:val="003C23EA"/>
    <w:rsid w:val="003C2F12"/>
    <w:rsid w:val="003C3119"/>
    <w:rsid w:val="003C3397"/>
    <w:rsid w:val="003C33D8"/>
    <w:rsid w:val="003C3703"/>
    <w:rsid w:val="003C401E"/>
    <w:rsid w:val="003C407A"/>
    <w:rsid w:val="003C40B5"/>
    <w:rsid w:val="003C5484"/>
    <w:rsid w:val="003C574C"/>
    <w:rsid w:val="003C59DA"/>
    <w:rsid w:val="003C60D3"/>
    <w:rsid w:val="003C7B7F"/>
    <w:rsid w:val="003C7C00"/>
    <w:rsid w:val="003D02B3"/>
    <w:rsid w:val="003D0408"/>
    <w:rsid w:val="003D04A8"/>
    <w:rsid w:val="003D0956"/>
    <w:rsid w:val="003D0E40"/>
    <w:rsid w:val="003D121C"/>
    <w:rsid w:val="003D152F"/>
    <w:rsid w:val="003D160B"/>
    <w:rsid w:val="003D1BD9"/>
    <w:rsid w:val="003D1E27"/>
    <w:rsid w:val="003D242B"/>
    <w:rsid w:val="003D2C72"/>
    <w:rsid w:val="003D38B9"/>
    <w:rsid w:val="003D39C8"/>
    <w:rsid w:val="003D3B65"/>
    <w:rsid w:val="003D3D1A"/>
    <w:rsid w:val="003D4068"/>
    <w:rsid w:val="003D4BBC"/>
    <w:rsid w:val="003D4DBD"/>
    <w:rsid w:val="003D50A2"/>
    <w:rsid w:val="003D54D4"/>
    <w:rsid w:val="003D5531"/>
    <w:rsid w:val="003D5765"/>
    <w:rsid w:val="003D58C9"/>
    <w:rsid w:val="003D5ADD"/>
    <w:rsid w:val="003D5BCD"/>
    <w:rsid w:val="003D6607"/>
    <w:rsid w:val="003D6B12"/>
    <w:rsid w:val="003D6C5C"/>
    <w:rsid w:val="003D6E01"/>
    <w:rsid w:val="003D73A3"/>
    <w:rsid w:val="003D7CF2"/>
    <w:rsid w:val="003D7D1C"/>
    <w:rsid w:val="003D7E76"/>
    <w:rsid w:val="003DF99A"/>
    <w:rsid w:val="003E066E"/>
    <w:rsid w:val="003E0F6C"/>
    <w:rsid w:val="003E1241"/>
    <w:rsid w:val="003E1EC0"/>
    <w:rsid w:val="003E1FDB"/>
    <w:rsid w:val="003E23F0"/>
    <w:rsid w:val="003E247C"/>
    <w:rsid w:val="003E25D5"/>
    <w:rsid w:val="003E298D"/>
    <w:rsid w:val="003E2F11"/>
    <w:rsid w:val="003E316D"/>
    <w:rsid w:val="003E35A3"/>
    <w:rsid w:val="003E3897"/>
    <w:rsid w:val="003E3A4F"/>
    <w:rsid w:val="003E3F53"/>
    <w:rsid w:val="003E451F"/>
    <w:rsid w:val="003E4C60"/>
    <w:rsid w:val="003E4D88"/>
    <w:rsid w:val="003E4F53"/>
    <w:rsid w:val="003E4F81"/>
    <w:rsid w:val="003E54C1"/>
    <w:rsid w:val="003E54FC"/>
    <w:rsid w:val="003E56E7"/>
    <w:rsid w:val="003E5D9F"/>
    <w:rsid w:val="003E5E50"/>
    <w:rsid w:val="003E5F5E"/>
    <w:rsid w:val="003E5F92"/>
    <w:rsid w:val="003E61D8"/>
    <w:rsid w:val="003E61DA"/>
    <w:rsid w:val="003E654A"/>
    <w:rsid w:val="003E663F"/>
    <w:rsid w:val="003E6780"/>
    <w:rsid w:val="003E69FE"/>
    <w:rsid w:val="003E6ABE"/>
    <w:rsid w:val="003E72EB"/>
    <w:rsid w:val="003E7685"/>
    <w:rsid w:val="003E777A"/>
    <w:rsid w:val="003E7A79"/>
    <w:rsid w:val="003E7B84"/>
    <w:rsid w:val="003F098E"/>
    <w:rsid w:val="003F124E"/>
    <w:rsid w:val="003F1E29"/>
    <w:rsid w:val="003F2037"/>
    <w:rsid w:val="003F2516"/>
    <w:rsid w:val="003F2E10"/>
    <w:rsid w:val="003F3414"/>
    <w:rsid w:val="003F379F"/>
    <w:rsid w:val="003F3D45"/>
    <w:rsid w:val="003F3E16"/>
    <w:rsid w:val="003F3FCC"/>
    <w:rsid w:val="003F408C"/>
    <w:rsid w:val="003F43A1"/>
    <w:rsid w:val="003F44DE"/>
    <w:rsid w:val="003F4A18"/>
    <w:rsid w:val="003F50F2"/>
    <w:rsid w:val="003F51A9"/>
    <w:rsid w:val="003F551B"/>
    <w:rsid w:val="003F5866"/>
    <w:rsid w:val="003F5918"/>
    <w:rsid w:val="003F6357"/>
    <w:rsid w:val="003F6FF7"/>
    <w:rsid w:val="003F715D"/>
    <w:rsid w:val="003F7861"/>
    <w:rsid w:val="003F7946"/>
    <w:rsid w:val="003F7986"/>
    <w:rsid w:val="003F7C04"/>
    <w:rsid w:val="003F7C42"/>
    <w:rsid w:val="003F7D2A"/>
    <w:rsid w:val="003F7EFF"/>
    <w:rsid w:val="0040017F"/>
    <w:rsid w:val="00400319"/>
    <w:rsid w:val="004004D6"/>
    <w:rsid w:val="0040061C"/>
    <w:rsid w:val="004007BE"/>
    <w:rsid w:val="004009F1"/>
    <w:rsid w:val="00400E47"/>
    <w:rsid w:val="0040132D"/>
    <w:rsid w:val="004016F7"/>
    <w:rsid w:val="004016FE"/>
    <w:rsid w:val="004019A9"/>
    <w:rsid w:val="00401F8A"/>
    <w:rsid w:val="00402C15"/>
    <w:rsid w:val="00403463"/>
    <w:rsid w:val="00403A7E"/>
    <w:rsid w:val="00404000"/>
    <w:rsid w:val="0040404C"/>
    <w:rsid w:val="00405715"/>
    <w:rsid w:val="00405879"/>
    <w:rsid w:val="004073A0"/>
    <w:rsid w:val="004104CA"/>
    <w:rsid w:val="004106FD"/>
    <w:rsid w:val="00410BF2"/>
    <w:rsid w:val="00410DF5"/>
    <w:rsid w:val="00411123"/>
    <w:rsid w:val="00411CE7"/>
    <w:rsid w:val="00411E9B"/>
    <w:rsid w:val="00412116"/>
    <w:rsid w:val="004121CD"/>
    <w:rsid w:val="0041242C"/>
    <w:rsid w:val="0041260A"/>
    <w:rsid w:val="004129CF"/>
    <w:rsid w:val="0041359E"/>
    <w:rsid w:val="004136D2"/>
    <w:rsid w:val="00414077"/>
    <w:rsid w:val="004142FC"/>
    <w:rsid w:val="004146FA"/>
    <w:rsid w:val="00414717"/>
    <w:rsid w:val="00414B5D"/>
    <w:rsid w:val="00414C9E"/>
    <w:rsid w:val="00414EC5"/>
    <w:rsid w:val="00415358"/>
    <w:rsid w:val="004156E0"/>
    <w:rsid w:val="00415BF8"/>
    <w:rsid w:val="00415D89"/>
    <w:rsid w:val="00415EA8"/>
    <w:rsid w:val="00416096"/>
    <w:rsid w:val="004163E4"/>
    <w:rsid w:val="00416802"/>
    <w:rsid w:val="0041686E"/>
    <w:rsid w:val="00416EDC"/>
    <w:rsid w:val="00417034"/>
    <w:rsid w:val="004170A6"/>
    <w:rsid w:val="00417AB0"/>
    <w:rsid w:val="00417D1C"/>
    <w:rsid w:val="00417F0E"/>
    <w:rsid w:val="0042019A"/>
    <w:rsid w:val="00420414"/>
    <w:rsid w:val="004207F9"/>
    <w:rsid w:val="00420E3B"/>
    <w:rsid w:val="004213F0"/>
    <w:rsid w:val="00421C1A"/>
    <w:rsid w:val="00421D3F"/>
    <w:rsid w:val="00422960"/>
    <w:rsid w:val="00422B5C"/>
    <w:rsid w:val="00422D89"/>
    <w:rsid w:val="00422EBB"/>
    <w:rsid w:val="00422F3A"/>
    <w:rsid w:val="0042300C"/>
    <w:rsid w:val="004230E5"/>
    <w:rsid w:val="0042337E"/>
    <w:rsid w:val="00423445"/>
    <w:rsid w:val="0042361B"/>
    <w:rsid w:val="00423AF5"/>
    <w:rsid w:val="00423E36"/>
    <w:rsid w:val="00423EFE"/>
    <w:rsid w:val="00423FD1"/>
    <w:rsid w:val="00424170"/>
    <w:rsid w:val="0042440E"/>
    <w:rsid w:val="004246DF"/>
    <w:rsid w:val="00424986"/>
    <w:rsid w:val="00424C87"/>
    <w:rsid w:val="00425003"/>
    <w:rsid w:val="0042639F"/>
    <w:rsid w:val="00426453"/>
    <w:rsid w:val="00426691"/>
    <w:rsid w:val="00426B56"/>
    <w:rsid w:val="00426FA2"/>
    <w:rsid w:val="00427118"/>
    <w:rsid w:val="0042732D"/>
    <w:rsid w:val="0042766F"/>
    <w:rsid w:val="004276FE"/>
    <w:rsid w:val="0042783B"/>
    <w:rsid w:val="00427DE9"/>
    <w:rsid w:val="0042F675"/>
    <w:rsid w:val="00430A53"/>
    <w:rsid w:val="00430B1F"/>
    <w:rsid w:val="00430F2F"/>
    <w:rsid w:val="00431760"/>
    <w:rsid w:val="00432051"/>
    <w:rsid w:val="004320AE"/>
    <w:rsid w:val="00432969"/>
    <w:rsid w:val="004329A6"/>
    <w:rsid w:val="00432DC9"/>
    <w:rsid w:val="00433218"/>
    <w:rsid w:val="00433504"/>
    <w:rsid w:val="0043471F"/>
    <w:rsid w:val="00434AC5"/>
    <w:rsid w:val="004351FE"/>
    <w:rsid w:val="00435318"/>
    <w:rsid w:val="004353DC"/>
    <w:rsid w:val="00435A39"/>
    <w:rsid w:val="00435DD0"/>
    <w:rsid w:val="00435E6B"/>
    <w:rsid w:val="00435F4D"/>
    <w:rsid w:val="00435F5B"/>
    <w:rsid w:val="004362F1"/>
    <w:rsid w:val="004365CF"/>
    <w:rsid w:val="00436C5F"/>
    <w:rsid w:val="00436E4D"/>
    <w:rsid w:val="0043718A"/>
    <w:rsid w:val="0043733F"/>
    <w:rsid w:val="004373E3"/>
    <w:rsid w:val="004375A0"/>
    <w:rsid w:val="0043782D"/>
    <w:rsid w:val="004400FD"/>
    <w:rsid w:val="00440B00"/>
    <w:rsid w:val="00440B32"/>
    <w:rsid w:val="00440B71"/>
    <w:rsid w:val="00441919"/>
    <w:rsid w:val="00441B19"/>
    <w:rsid w:val="004426F9"/>
    <w:rsid w:val="004428DB"/>
    <w:rsid w:val="00442A5E"/>
    <w:rsid w:val="004439B9"/>
    <w:rsid w:val="00443D88"/>
    <w:rsid w:val="00444110"/>
    <w:rsid w:val="00444226"/>
    <w:rsid w:val="00444283"/>
    <w:rsid w:val="0044457A"/>
    <w:rsid w:val="004447CD"/>
    <w:rsid w:val="00444841"/>
    <w:rsid w:val="00444A79"/>
    <w:rsid w:val="00444C60"/>
    <w:rsid w:val="00445354"/>
    <w:rsid w:val="00445401"/>
    <w:rsid w:val="004461C5"/>
    <w:rsid w:val="00446319"/>
    <w:rsid w:val="004467E5"/>
    <w:rsid w:val="00446918"/>
    <w:rsid w:val="00446E7D"/>
    <w:rsid w:val="004470E3"/>
    <w:rsid w:val="004471FA"/>
    <w:rsid w:val="0044763C"/>
    <w:rsid w:val="00447751"/>
    <w:rsid w:val="0044786B"/>
    <w:rsid w:val="004509EA"/>
    <w:rsid w:val="00450EC9"/>
    <w:rsid w:val="00451299"/>
    <w:rsid w:val="004513CC"/>
    <w:rsid w:val="004517A5"/>
    <w:rsid w:val="00451F4E"/>
    <w:rsid w:val="0045237A"/>
    <w:rsid w:val="0045256A"/>
    <w:rsid w:val="00452E3F"/>
    <w:rsid w:val="00452F92"/>
    <w:rsid w:val="0045305C"/>
    <w:rsid w:val="00453304"/>
    <w:rsid w:val="00453318"/>
    <w:rsid w:val="00453683"/>
    <w:rsid w:val="004538D7"/>
    <w:rsid w:val="00453AAE"/>
    <w:rsid w:val="00453C87"/>
    <w:rsid w:val="00454502"/>
    <w:rsid w:val="00454570"/>
    <w:rsid w:val="0045474A"/>
    <w:rsid w:val="00454D12"/>
    <w:rsid w:val="00454D66"/>
    <w:rsid w:val="00455480"/>
    <w:rsid w:val="00455FEE"/>
    <w:rsid w:val="0045620A"/>
    <w:rsid w:val="00456CD3"/>
    <w:rsid w:val="004570A8"/>
    <w:rsid w:val="00457303"/>
    <w:rsid w:val="00457586"/>
    <w:rsid w:val="004577BD"/>
    <w:rsid w:val="004579D2"/>
    <w:rsid w:val="0046016E"/>
    <w:rsid w:val="00460866"/>
    <w:rsid w:val="004613A3"/>
    <w:rsid w:val="00461949"/>
    <w:rsid w:val="00461F1E"/>
    <w:rsid w:val="004622D3"/>
    <w:rsid w:val="004623C6"/>
    <w:rsid w:val="004629FE"/>
    <w:rsid w:val="004631EF"/>
    <w:rsid w:val="00463799"/>
    <w:rsid w:val="00463F92"/>
    <w:rsid w:val="00464612"/>
    <w:rsid w:val="00464705"/>
    <w:rsid w:val="0046484B"/>
    <w:rsid w:val="00464A3A"/>
    <w:rsid w:val="00464AB6"/>
    <w:rsid w:val="00464C3E"/>
    <w:rsid w:val="00464C9F"/>
    <w:rsid w:val="004650C6"/>
    <w:rsid w:val="0046516A"/>
    <w:rsid w:val="0046578F"/>
    <w:rsid w:val="00465A80"/>
    <w:rsid w:val="00465DE3"/>
    <w:rsid w:val="00465EF8"/>
    <w:rsid w:val="0046628B"/>
    <w:rsid w:val="004665C2"/>
    <w:rsid w:val="00466651"/>
    <w:rsid w:val="004671AC"/>
    <w:rsid w:val="00467278"/>
    <w:rsid w:val="004678EB"/>
    <w:rsid w:val="0047024A"/>
    <w:rsid w:val="00470811"/>
    <w:rsid w:val="00470A69"/>
    <w:rsid w:val="00471524"/>
    <w:rsid w:val="004717D6"/>
    <w:rsid w:val="004719DB"/>
    <w:rsid w:val="00472224"/>
    <w:rsid w:val="0047239F"/>
    <w:rsid w:val="00472411"/>
    <w:rsid w:val="00472894"/>
    <w:rsid w:val="00472EFD"/>
    <w:rsid w:val="00473361"/>
    <w:rsid w:val="00473956"/>
    <w:rsid w:val="00473C47"/>
    <w:rsid w:val="00473C82"/>
    <w:rsid w:val="00473CA9"/>
    <w:rsid w:val="00474040"/>
    <w:rsid w:val="00474070"/>
    <w:rsid w:val="00474558"/>
    <w:rsid w:val="0047466D"/>
    <w:rsid w:val="00474C2F"/>
    <w:rsid w:val="004754A1"/>
    <w:rsid w:val="004759DE"/>
    <w:rsid w:val="00476227"/>
    <w:rsid w:val="00476622"/>
    <w:rsid w:val="004766DB"/>
    <w:rsid w:val="00476741"/>
    <w:rsid w:val="004767DE"/>
    <w:rsid w:val="0047700E"/>
    <w:rsid w:val="00477330"/>
    <w:rsid w:val="004776D9"/>
    <w:rsid w:val="00477C94"/>
    <w:rsid w:val="00480160"/>
    <w:rsid w:val="00480501"/>
    <w:rsid w:val="0048054F"/>
    <w:rsid w:val="0048064D"/>
    <w:rsid w:val="00480CC7"/>
    <w:rsid w:val="004828AE"/>
    <w:rsid w:val="00482B33"/>
    <w:rsid w:val="00482C43"/>
    <w:rsid w:val="00482D3C"/>
    <w:rsid w:val="00482E39"/>
    <w:rsid w:val="0048308B"/>
    <w:rsid w:val="00483504"/>
    <w:rsid w:val="004837D7"/>
    <w:rsid w:val="004839E9"/>
    <w:rsid w:val="00484008"/>
    <w:rsid w:val="004844A6"/>
    <w:rsid w:val="00484B23"/>
    <w:rsid w:val="00485A27"/>
    <w:rsid w:val="00486266"/>
    <w:rsid w:val="00486489"/>
    <w:rsid w:val="0048665F"/>
    <w:rsid w:val="00486925"/>
    <w:rsid w:val="00486CEF"/>
    <w:rsid w:val="00486F2D"/>
    <w:rsid w:val="0048789E"/>
    <w:rsid w:val="0048794B"/>
    <w:rsid w:val="00487ABE"/>
    <w:rsid w:val="00487BF6"/>
    <w:rsid w:val="00490267"/>
    <w:rsid w:val="0049028D"/>
    <w:rsid w:val="00490ABF"/>
    <w:rsid w:val="00490C4A"/>
    <w:rsid w:val="00490D10"/>
    <w:rsid w:val="00490EDF"/>
    <w:rsid w:val="00491072"/>
    <w:rsid w:val="0049127E"/>
    <w:rsid w:val="00491958"/>
    <w:rsid w:val="00491E7B"/>
    <w:rsid w:val="00492B45"/>
    <w:rsid w:val="00492CC9"/>
    <w:rsid w:val="00493AE8"/>
    <w:rsid w:val="00493EAC"/>
    <w:rsid w:val="0049495F"/>
    <w:rsid w:val="00494C28"/>
    <w:rsid w:val="004950B8"/>
    <w:rsid w:val="004957F2"/>
    <w:rsid w:val="00495813"/>
    <w:rsid w:val="004958A2"/>
    <w:rsid w:val="00495E59"/>
    <w:rsid w:val="00496280"/>
    <w:rsid w:val="004966D0"/>
    <w:rsid w:val="00496BCF"/>
    <w:rsid w:val="00496C98"/>
    <w:rsid w:val="00497196"/>
    <w:rsid w:val="00497936"/>
    <w:rsid w:val="00497BFD"/>
    <w:rsid w:val="00497C88"/>
    <w:rsid w:val="004A01A5"/>
    <w:rsid w:val="004A0C5D"/>
    <w:rsid w:val="004A0F74"/>
    <w:rsid w:val="004A10A6"/>
    <w:rsid w:val="004A1362"/>
    <w:rsid w:val="004A1447"/>
    <w:rsid w:val="004A19EF"/>
    <w:rsid w:val="004A2861"/>
    <w:rsid w:val="004A2986"/>
    <w:rsid w:val="004A2AAC"/>
    <w:rsid w:val="004A2F8B"/>
    <w:rsid w:val="004A3659"/>
    <w:rsid w:val="004A386B"/>
    <w:rsid w:val="004A4B2E"/>
    <w:rsid w:val="004A4CDD"/>
    <w:rsid w:val="004A54CE"/>
    <w:rsid w:val="004A5516"/>
    <w:rsid w:val="004A5E6E"/>
    <w:rsid w:val="004A5E9C"/>
    <w:rsid w:val="004A5F7E"/>
    <w:rsid w:val="004A60A8"/>
    <w:rsid w:val="004A60CB"/>
    <w:rsid w:val="004A663C"/>
    <w:rsid w:val="004A6762"/>
    <w:rsid w:val="004A6BC0"/>
    <w:rsid w:val="004A6E20"/>
    <w:rsid w:val="004A6F11"/>
    <w:rsid w:val="004A76E4"/>
    <w:rsid w:val="004A78D0"/>
    <w:rsid w:val="004A78DD"/>
    <w:rsid w:val="004A7CCA"/>
    <w:rsid w:val="004A7D06"/>
    <w:rsid w:val="004B047A"/>
    <w:rsid w:val="004B0564"/>
    <w:rsid w:val="004B0C0E"/>
    <w:rsid w:val="004B0FED"/>
    <w:rsid w:val="004B1017"/>
    <w:rsid w:val="004B1082"/>
    <w:rsid w:val="004B145A"/>
    <w:rsid w:val="004B14AF"/>
    <w:rsid w:val="004B19B4"/>
    <w:rsid w:val="004B1FB7"/>
    <w:rsid w:val="004B2B2A"/>
    <w:rsid w:val="004B2D7B"/>
    <w:rsid w:val="004B2FF8"/>
    <w:rsid w:val="004B322A"/>
    <w:rsid w:val="004B3A2E"/>
    <w:rsid w:val="004B3C46"/>
    <w:rsid w:val="004B3C91"/>
    <w:rsid w:val="004B3D2A"/>
    <w:rsid w:val="004B4172"/>
    <w:rsid w:val="004B4D19"/>
    <w:rsid w:val="004B5EF7"/>
    <w:rsid w:val="004B668C"/>
    <w:rsid w:val="004B6840"/>
    <w:rsid w:val="004B7485"/>
    <w:rsid w:val="004C03C9"/>
    <w:rsid w:val="004C0B4B"/>
    <w:rsid w:val="004C0DED"/>
    <w:rsid w:val="004C0F5D"/>
    <w:rsid w:val="004C1608"/>
    <w:rsid w:val="004C1B07"/>
    <w:rsid w:val="004C1D91"/>
    <w:rsid w:val="004C2A1B"/>
    <w:rsid w:val="004C2C9A"/>
    <w:rsid w:val="004C2EB1"/>
    <w:rsid w:val="004C2EF0"/>
    <w:rsid w:val="004C33B7"/>
    <w:rsid w:val="004C38AF"/>
    <w:rsid w:val="004C3CFC"/>
    <w:rsid w:val="004C3D95"/>
    <w:rsid w:val="004C46DC"/>
    <w:rsid w:val="004C4BC2"/>
    <w:rsid w:val="004C5464"/>
    <w:rsid w:val="004C5569"/>
    <w:rsid w:val="004C559B"/>
    <w:rsid w:val="004C560C"/>
    <w:rsid w:val="004C5660"/>
    <w:rsid w:val="004C5BB3"/>
    <w:rsid w:val="004C61F0"/>
    <w:rsid w:val="004C6588"/>
    <w:rsid w:val="004C662F"/>
    <w:rsid w:val="004C66DA"/>
    <w:rsid w:val="004C680E"/>
    <w:rsid w:val="004C6A5C"/>
    <w:rsid w:val="004C778A"/>
    <w:rsid w:val="004D0905"/>
    <w:rsid w:val="004D0F8F"/>
    <w:rsid w:val="004D10C9"/>
    <w:rsid w:val="004D1368"/>
    <w:rsid w:val="004D1B40"/>
    <w:rsid w:val="004D289A"/>
    <w:rsid w:val="004D28A2"/>
    <w:rsid w:val="004D3195"/>
    <w:rsid w:val="004D32EA"/>
    <w:rsid w:val="004D3492"/>
    <w:rsid w:val="004D3E6C"/>
    <w:rsid w:val="004D3F83"/>
    <w:rsid w:val="004D3F92"/>
    <w:rsid w:val="004D4D56"/>
    <w:rsid w:val="004D537B"/>
    <w:rsid w:val="004D560B"/>
    <w:rsid w:val="004D5C67"/>
    <w:rsid w:val="004D5D95"/>
    <w:rsid w:val="004D5FF7"/>
    <w:rsid w:val="004D60D5"/>
    <w:rsid w:val="004D6E5D"/>
    <w:rsid w:val="004D79B1"/>
    <w:rsid w:val="004E0DD7"/>
    <w:rsid w:val="004E19C5"/>
    <w:rsid w:val="004E1C61"/>
    <w:rsid w:val="004E255A"/>
    <w:rsid w:val="004E2D3B"/>
    <w:rsid w:val="004E35CB"/>
    <w:rsid w:val="004E38CC"/>
    <w:rsid w:val="004E3A0E"/>
    <w:rsid w:val="004E3E34"/>
    <w:rsid w:val="004E42F4"/>
    <w:rsid w:val="004E4ACE"/>
    <w:rsid w:val="004E4FDF"/>
    <w:rsid w:val="004E5BB3"/>
    <w:rsid w:val="004E66CB"/>
    <w:rsid w:val="004E68C7"/>
    <w:rsid w:val="004E75F9"/>
    <w:rsid w:val="004E7761"/>
    <w:rsid w:val="004F07D8"/>
    <w:rsid w:val="004F0BB0"/>
    <w:rsid w:val="004F12AD"/>
    <w:rsid w:val="004F12E6"/>
    <w:rsid w:val="004F17C6"/>
    <w:rsid w:val="004F18BA"/>
    <w:rsid w:val="004F1B96"/>
    <w:rsid w:val="004F2706"/>
    <w:rsid w:val="004F27D9"/>
    <w:rsid w:val="004F293F"/>
    <w:rsid w:val="004F309C"/>
    <w:rsid w:val="004F34B2"/>
    <w:rsid w:val="004F354E"/>
    <w:rsid w:val="004F35C8"/>
    <w:rsid w:val="004F38ED"/>
    <w:rsid w:val="004F39F8"/>
    <w:rsid w:val="004F3F2A"/>
    <w:rsid w:val="004F4F85"/>
    <w:rsid w:val="004F5355"/>
    <w:rsid w:val="004F5E9F"/>
    <w:rsid w:val="004F6135"/>
    <w:rsid w:val="004F6AE1"/>
    <w:rsid w:val="004F6D2A"/>
    <w:rsid w:val="004F7264"/>
    <w:rsid w:val="004F7324"/>
    <w:rsid w:val="004F77C3"/>
    <w:rsid w:val="004F7CC8"/>
    <w:rsid w:val="004F7F74"/>
    <w:rsid w:val="00500290"/>
    <w:rsid w:val="00500396"/>
    <w:rsid w:val="0050061E"/>
    <w:rsid w:val="0050096C"/>
    <w:rsid w:val="00501B5F"/>
    <w:rsid w:val="00501D65"/>
    <w:rsid w:val="00502030"/>
    <w:rsid w:val="0050205E"/>
    <w:rsid w:val="005029AF"/>
    <w:rsid w:val="00502E4B"/>
    <w:rsid w:val="00502E97"/>
    <w:rsid w:val="00502FFD"/>
    <w:rsid w:val="005035CF"/>
    <w:rsid w:val="00503979"/>
    <w:rsid w:val="00503EBE"/>
    <w:rsid w:val="00503F56"/>
    <w:rsid w:val="0050427A"/>
    <w:rsid w:val="00505F1A"/>
    <w:rsid w:val="0050625E"/>
    <w:rsid w:val="00507018"/>
    <w:rsid w:val="005077ED"/>
    <w:rsid w:val="00507F60"/>
    <w:rsid w:val="00510814"/>
    <w:rsid w:val="00510977"/>
    <w:rsid w:val="00510C2C"/>
    <w:rsid w:val="00510CC8"/>
    <w:rsid w:val="005113FE"/>
    <w:rsid w:val="00511C1A"/>
    <w:rsid w:val="00511CBD"/>
    <w:rsid w:val="00511D50"/>
    <w:rsid w:val="00511DC3"/>
    <w:rsid w:val="00512100"/>
    <w:rsid w:val="00512113"/>
    <w:rsid w:val="005125E5"/>
    <w:rsid w:val="00512E8E"/>
    <w:rsid w:val="0051380D"/>
    <w:rsid w:val="00513A39"/>
    <w:rsid w:val="00513A79"/>
    <w:rsid w:val="00513C41"/>
    <w:rsid w:val="00514007"/>
    <w:rsid w:val="0051478F"/>
    <w:rsid w:val="005148DE"/>
    <w:rsid w:val="00514928"/>
    <w:rsid w:val="005149FF"/>
    <w:rsid w:val="00514DDD"/>
    <w:rsid w:val="005158A9"/>
    <w:rsid w:val="005160BB"/>
    <w:rsid w:val="00516835"/>
    <w:rsid w:val="00516D90"/>
    <w:rsid w:val="005170C2"/>
    <w:rsid w:val="00517B8F"/>
    <w:rsid w:val="0051F013"/>
    <w:rsid w:val="00520188"/>
    <w:rsid w:val="005203FE"/>
    <w:rsid w:val="005208E1"/>
    <w:rsid w:val="0052119A"/>
    <w:rsid w:val="00521792"/>
    <w:rsid w:val="0052182D"/>
    <w:rsid w:val="005219B2"/>
    <w:rsid w:val="00521B26"/>
    <w:rsid w:val="00521E41"/>
    <w:rsid w:val="005220DA"/>
    <w:rsid w:val="0052283C"/>
    <w:rsid w:val="005231F1"/>
    <w:rsid w:val="00523331"/>
    <w:rsid w:val="0052338F"/>
    <w:rsid w:val="00524399"/>
    <w:rsid w:val="00524532"/>
    <w:rsid w:val="00524736"/>
    <w:rsid w:val="00524894"/>
    <w:rsid w:val="00525022"/>
    <w:rsid w:val="00525037"/>
    <w:rsid w:val="005252CF"/>
    <w:rsid w:val="0052542C"/>
    <w:rsid w:val="00526066"/>
    <w:rsid w:val="00526500"/>
    <w:rsid w:val="00526BC8"/>
    <w:rsid w:val="00526EF1"/>
    <w:rsid w:val="005272D7"/>
    <w:rsid w:val="0052732B"/>
    <w:rsid w:val="005273B9"/>
    <w:rsid w:val="005274E6"/>
    <w:rsid w:val="00527756"/>
    <w:rsid w:val="00527D63"/>
    <w:rsid w:val="00530061"/>
    <w:rsid w:val="005301BD"/>
    <w:rsid w:val="00530404"/>
    <w:rsid w:val="0053077F"/>
    <w:rsid w:val="005307B9"/>
    <w:rsid w:val="005308D0"/>
    <w:rsid w:val="005313AC"/>
    <w:rsid w:val="00531820"/>
    <w:rsid w:val="00531FA6"/>
    <w:rsid w:val="0053264D"/>
    <w:rsid w:val="00532C37"/>
    <w:rsid w:val="0053343B"/>
    <w:rsid w:val="00533C9A"/>
    <w:rsid w:val="00533CD5"/>
    <w:rsid w:val="00534DAB"/>
    <w:rsid w:val="00535A69"/>
    <w:rsid w:val="00535ED8"/>
    <w:rsid w:val="00535FC1"/>
    <w:rsid w:val="0053672B"/>
    <w:rsid w:val="0053692E"/>
    <w:rsid w:val="005369C0"/>
    <w:rsid w:val="00536B5F"/>
    <w:rsid w:val="005377B7"/>
    <w:rsid w:val="00537F10"/>
    <w:rsid w:val="00537F11"/>
    <w:rsid w:val="00540102"/>
    <w:rsid w:val="005411A8"/>
    <w:rsid w:val="005418A4"/>
    <w:rsid w:val="00541CFB"/>
    <w:rsid w:val="0054218C"/>
    <w:rsid w:val="005426F1"/>
    <w:rsid w:val="00542C6D"/>
    <w:rsid w:val="00542F70"/>
    <w:rsid w:val="00543549"/>
    <w:rsid w:val="0054380A"/>
    <w:rsid w:val="00544050"/>
    <w:rsid w:val="005441EE"/>
    <w:rsid w:val="00544490"/>
    <w:rsid w:val="0054470F"/>
    <w:rsid w:val="00544A9D"/>
    <w:rsid w:val="00544E77"/>
    <w:rsid w:val="005451AB"/>
    <w:rsid w:val="00545DA1"/>
    <w:rsid w:val="005460BC"/>
    <w:rsid w:val="005461E8"/>
    <w:rsid w:val="005462C2"/>
    <w:rsid w:val="00546677"/>
    <w:rsid w:val="00546CC5"/>
    <w:rsid w:val="005471EE"/>
    <w:rsid w:val="005473C1"/>
    <w:rsid w:val="005473ED"/>
    <w:rsid w:val="00547A12"/>
    <w:rsid w:val="00550DD6"/>
    <w:rsid w:val="00550DEE"/>
    <w:rsid w:val="00550ECA"/>
    <w:rsid w:val="0055122B"/>
    <w:rsid w:val="00552B38"/>
    <w:rsid w:val="0055337D"/>
    <w:rsid w:val="0055339E"/>
    <w:rsid w:val="005536DB"/>
    <w:rsid w:val="005539F6"/>
    <w:rsid w:val="00553D5C"/>
    <w:rsid w:val="00553FCA"/>
    <w:rsid w:val="0055424C"/>
    <w:rsid w:val="00554271"/>
    <w:rsid w:val="0055486E"/>
    <w:rsid w:val="00554EDC"/>
    <w:rsid w:val="005553A5"/>
    <w:rsid w:val="00555899"/>
    <w:rsid w:val="005560FD"/>
    <w:rsid w:val="0055624A"/>
    <w:rsid w:val="00556A70"/>
    <w:rsid w:val="0055718F"/>
    <w:rsid w:val="0055722A"/>
    <w:rsid w:val="00557816"/>
    <w:rsid w:val="00557C60"/>
    <w:rsid w:val="00557D00"/>
    <w:rsid w:val="00557FB4"/>
    <w:rsid w:val="00561010"/>
    <w:rsid w:val="00561639"/>
    <w:rsid w:val="00561802"/>
    <w:rsid w:val="00561AB3"/>
    <w:rsid w:val="00561E28"/>
    <w:rsid w:val="005624CA"/>
    <w:rsid w:val="0056271C"/>
    <w:rsid w:val="005627C7"/>
    <w:rsid w:val="00562B16"/>
    <w:rsid w:val="00562D1E"/>
    <w:rsid w:val="00564B34"/>
    <w:rsid w:val="00564E83"/>
    <w:rsid w:val="00565603"/>
    <w:rsid w:val="00565951"/>
    <w:rsid w:val="00565E67"/>
    <w:rsid w:val="00565EC6"/>
    <w:rsid w:val="005662BB"/>
    <w:rsid w:val="005663F0"/>
    <w:rsid w:val="0056672C"/>
    <w:rsid w:val="00566DFA"/>
    <w:rsid w:val="005676B0"/>
    <w:rsid w:val="00567762"/>
    <w:rsid w:val="00567900"/>
    <w:rsid w:val="00567A9C"/>
    <w:rsid w:val="00567DF1"/>
    <w:rsid w:val="00570143"/>
    <w:rsid w:val="00570402"/>
    <w:rsid w:val="00570A29"/>
    <w:rsid w:val="00570B6B"/>
    <w:rsid w:val="00571666"/>
    <w:rsid w:val="00571774"/>
    <w:rsid w:val="005718D0"/>
    <w:rsid w:val="005718E1"/>
    <w:rsid w:val="00571F14"/>
    <w:rsid w:val="005721FE"/>
    <w:rsid w:val="005724D6"/>
    <w:rsid w:val="005725CB"/>
    <w:rsid w:val="00572710"/>
    <w:rsid w:val="00572C43"/>
    <w:rsid w:val="00573335"/>
    <w:rsid w:val="005745A6"/>
    <w:rsid w:val="00574CC4"/>
    <w:rsid w:val="00574E79"/>
    <w:rsid w:val="0057528A"/>
    <w:rsid w:val="0057688D"/>
    <w:rsid w:val="00577179"/>
    <w:rsid w:val="005772A4"/>
    <w:rsid w:val="005774BA"/>
    <w:rsid w:val="005774FE"/>
    <w:rsid w:val="005779F6"/>
    <w:rsid w:val="00577BC5"/>
    <w:rsid w:val="00577D04"/>
    <w:rsid w:val="00580580"/>
    <w:rsid w:val="005808A0"/>
    <w:rsid w:val="005808D9"/>
    <w:rsid w:val="00580BFC"/>
    <w:rsid w:val="00580F9D"/>
    <w:rsid w:val="005812E2"/>
    <w:rsid w:val="00581445"/>
    <w:rsid w:val="005815E5"/>
    <w:rsid w:val="00581FA7"/>
    <w:rsid w:val="0058209D"/>
    <w:rsid w:val="0058224F"/>
    <w:rsid w:val="00582BFE"/>
    <w:rsid w:val="00582FA5"/>
    <w:rsid w:val="00583023"/>
    <w:rsid w:val="005838FA"/>
    <w:rsid w:val="005842FD"/>
    <w:rsid w:val="0058465E"/>
    <w:rsid w:val="00584A7B"/>
    <w:rsid w:val="00584C6A"/>
    <w:rsid w:val="00584EA6"/>
    <w:rsid w:val="00585577"/>
    <w:rsid w:val="0058564A"/>
    <w:rsid w:val="0058660D"/>
    <w:rsid w:val="005867D8"/>
    <w:rsid w:val="00586C9D"/>
    <w:rsid w:val="00587094"/>
    <w:rsid w:val="005874AA"/>
    <w:rsid w:val="00587EB7"/>
    <w:rsid w:val="005905EE"/>
    <w:rsid w:val="00590C6B"/>
    <w:rsid w:val="00590E04"/>
    <w:rsid w:val="00591EA9"/>
    <w:rsid w:val="0059216A"/>
    <w:rsid w:val="00592263"/>
    <w:rsid w:val="00592C95"/>
    <w:rsid w:val="005939F2"/>
    <w:rsid w:val="00593A31"/>
    <w:rsid w:val="00593BC6"/>
    <w:rsid w:val="00593D57"/>
    <w:rsid w:val="00593F24"/>
    <w:rsid w:val="0059482A"/>
    <w:rsid w:val="00594D17"/>
    <w:rsid w:val="00594DDF"/>
    <w:rsid w:val="00595072"/>
    <w:rsid w:val="005952B1"/>
    <w:rsid w:val="00595303"/>
    <w:rsid w:val="005953D3"/>
    <w:rsid w:val="00595552"/>
    <w:rsid w:val="005959D8"/>
    <w:rsid w:val="00595ACB"/>
    <w:rsid w:val="00595DF7"/>
    <w:rsid w:val="005962F9"/>
    <w:rsid w:val="00596C54"/>
    <w:rsid w:val="00597006"/>
    <w:rsid w:val="005971FC"/>
    <w:rsid w:val="00597B66"/>
    <w:rsid w:val="005A008D"/>
    <w:rsid w:val="005A0495"/>
    <w:rsid w:val="005A1649"/>
    <w:rsid w:val="005A18A2"/>
    <w:rsid w:val="005A18E1"/>
    <w:rsid w:val="005A199C"/>
    <w:rsid w:val="005A19B2"/>
    <w:rsid w:val="005A20FC"/>
    <w:rsid w:val="005A230C"/>
    <w:rsid w:val="005A23B4"/>
    <w:rsid w:val="005A2623"/>
    <w:rsid w:val="005A29F5"/>
    <w:rsid w:val="005A2B6F"/>
    <w:rsid w:val="005A2BE6"/>
    <w:rsid w:val="005A2CF1"/>
    <w:rsid w:val="005A2EDE"/>
    <w:rsid w:val="005A2F50"/>
    <w:rsid w:val="005A3E1F"/>
    <w:rsid w:val="005A3ECC"/>
    <w:rsid w:val="005A4679"/>
    <w:rsid w:val="005A4994"/>
    <w:rsid w:val="005A5424"/>
    <w:rsid w:val="005A54AE"/>
    <w:rsid w:val="005A5E0F"/>
    <w:rsid w:val="005A60BD"/>
    <w:rsid w:val="005A6DF0"/>
    <w:rsid w:val="005A7190"/>
    <w:rsid w:val="005A7BFE"/>
    <w:rsid w:val="005A7DB2"/>
    <w:rsid w:val="005A7E01"/>
    <w:rsid w:val="005B001F"/>
    <w:rsid w:val="005B010A"/>
    <w:rsid w:val="005B03FE"/>
    <w:rsid w:val="005B0C58"/>
    <w:rsid w:val="005B1258"/>
    <w:rsid w:val="005B1334"/>
    <w:rsid w:val="005B15E3"/>
    <w:rsid w:val="005B1C2F"/>
    <w:rsid w:val="005B23D1"/>
    <w:rsid w:val="005B27DD"/>
    <w:rsid w:val="005B2C58"/>
    <w:rsid w:val="005B2FF1"/>
    <w:rsid w:val="005B3129"/>
    <w:rsid w:val="005B32FB"/>
    <w:rsid w:val="005B3FD5"/>
    <w:rsid w:val="005B4231"/>
    <w:rsid w:val="005B43C2"/>
    <w:rsid w:val="005B4633"/>
    <w:rsid w:val="005B4718"/>
    <w:rsid w:val="005B4DDE"/>
    <w:rsid w:val="005B4E2E"/>
    <w:rsid w:val="005B50A0"/>
    <w:rsid w:val="005B5288"/>
    <w:rsid w:val="005B599C"/>
    <w:rsid w:val="005B5B66"/>
    <w:rsid w:val="005B5C65"/>
    <w:rsid w:val="005B640B"/>
    <w:rsid w:val="005B6500"/>
    <w:rsid w:val="005B6FD5"/>
    <w:rsid w:val="005B7420"/>
    <w:rsid w:val="005B74F4"/>
    <w:rsid w:val="005B755F"/>
    <w:rsid w:val="005C00F6"/>
    <w:rsid w:val="005C026F"/>
    <w:rsid w:val="005C0452"/>
    <w:rsid w:val="005C0F0E"/>
    <w:rsid w:val="005C18E9"/>
    <w:rsid w:val="005C1F1B"/>
    <w:rsid w:val="005C1F2A"/>
    <w:rsid w:val="005C1F83"/>
    <w:rsid w:val="005C22E7"/>
    <w:rsid w:val="005C25A6"/>
    <w:rsid w:val="005C299C"/>
    <w:rsid w:val="005C2D37"/>
    <w:rsid w:val="005C31BF"/>
    <w:rsid w:val="005C34DC"/>
    <w:rsid w:val="005C3851"/>
    <w:rsid w:val="005C491A"/>
    <w:rsid w:val="005C4D01"/>
    <w:rsid w:val="005C51A4"/>
    <w:rsid w:val="005C52D6"/>
    <w:rsid w:val="005C5AA2"/>
    <w:rsid w:val="005C5B2B"/>
    <w:rsid w:val="005C5D71"/>
    <w:rsid w:val="005C5D83"/>
    <w:rsid w:val="005C6473"/>
    <w:rsid w:val="005C66AE"/>
    <w:rsid w:val="005C69B0"/>
    <w:rsid w:val="005C74E9"/>
    <w:rsid w:val="005C796D"/>
    <w:rsid w:val="005C7FEF"/>
    <w:rsid w:val="005D0747"/>
    <w:rsid w:val="005D0944"/>
    <w:rsid w:val="005D0999"/>
    <w:rsid w:val="005D0FD8"/>
    <w:rsid w:val="005D10C4"/>
    <w:rsid w:val="005D12F0"/>
    <w:rsid w:val="005D2130"/>
    <w:rsid w:val="005D2455"/>
    <w:rsid w:val="005D249F"/>
    <w:rsid w:val="005D27E0"/>
    <w:rsid w:val="005D2EBB"/>
    <w:rsid w:val="005D3326"/>
    <w:rsid w:val="005D3D95"/>
    <w:rsid w:val="005D4CF0"/>
    <w:rsid w:val="005D4D82"/>
    <w:rsid w:val="005D51E1"/>
    <w:rsid w:val="005D5F19"/>
    <w:rsid w:val="005D61BC"/>
    <w:rsid w:val="005D6E88"/>
    <w:rsid w:val="005D73DA"/>
    <w:rsid w:val="005D7809"/>
    <w:rsid w:val="005D7BF7"/>
    <w:rsid w:val="005E0D35"/>
    <w:rsid w:val="005E10DD"/>
    <w:rsid w:val="005E11D3"/>
    <w:rsid w:val="005E1244"/>
    <w:rsid w:val="005E17EC"/>
    <w:rsid w:val="005E20EE"/>
    <w:rsid w:val="005E2176"/>
    <w:rsid w:val="005E21BE"/>
    <w:rsid w:val="005E2573"/>
    <w:rsid w:val="005E27D9"/>
    <w:rsid w:val="005E2824"/>
    <w:rsid w:val="005E2826"/>
    <w:rsid w:val="005E2A57"/>
    <w:rsid w:val="005E2E3F"/>
    <w:rsid w:val="005E3179"/>
    <w:rsid w:val="005E3DD3"/>
    <w:rsid w:val="005E460C"/>
    <w:rsid w:val="005E492B"/>
    <w:rsid w:val="005E4ACD"/>
    <w:rsid w:val="005E51FD"/>
    <w:rsid w:val="005E58D0"/>
    <w:rsid w:val="005E5A3A"/>
    <w:rsid w:val="005E5E5E"/>
    <w:rsid w:val="005E64A8"/>
    <w:rsid w:val="005E6768"/>
    <w:rsid w:val="005E7135"/>
    <w:rsid w:val="005E72D4"/>
    <w:rsid w:val="005E732F"/>
    <w:rsid w:val="005E7FC4"/>
    <w:rsid w:val="005F04E0"/>
    <w:rsid w:val="005F0782"/>
    <w:rsid w:val="005F0EE6"/>
    <w:rsid w:val="005F101B"/>
    <w:rsid w:val="005F1637"/>
    <w:rsid w:val="005F1A34"/>
    <w:rsid w:val="005F30A6"/>
    <w:rsid w:val="005F3298"/>
    <w:rsid w:val="005F36CD"/>
    <w:rsid w:val="005F36EE"/>
    <w:rsid w:val="005F3733"/>
    <w:rsid w:val="005F404D"/>
    <w:rsid w:val="005F4729"/>
    <w:rsid w:val="005F4BA7"/>
    <w:rsid w:val="005F4C93"/>
    <w:rsid w:val="005F4E48"/>
    <w:rsid w:val="005F580F"/>
    <w:rsid w:val="005F5C00"/>
    <w:rsid w:val="005F7060"/>
    <w:rsid w:val="005F786D"/>
    <w:rsid w:val="005F78CF"/>
    <w:rsid w:val="005F7F04"/>
    <w:rsid w:val="00600000"/>
    <w:rsid w:val="006000EA"/>
    <w:rsid w:val="006009CD"/>
    <w:rsid w:val="00600CF1"/>
    <w:rsid w:val="00600F4A"/>
    <w:rsid w:val="00601264"/>
    <w:rsid w:val="006013B1"/>
    <w:rsid w:val="006014A2"/>
    <w:rsid w:val="0060150B"/>
    <w:rsid w:val="00601865"/>
    <w:rsid w:val="00601887"/>
    <w:rsid w:val="006019DB"/>
    <w:rsid w:val="00602185"/>
    <w:rsid w:val="006026F1"/>
    <w:rsid w:val="00603008"/>
    <w:rsid w:val="0060387A"/>
    <w:rsid w:val="00604497"/>
    <w:rsid w:val="00604CBF"/>
    <w:rsid w:val="00605243"/>
    <w:rsid w:val="00605677"/>
    <w:rsid w:val="00605B47"/>
    <w:rsid w:val="00605CEA"/>
    <w:rsid w:val="006061B5"/>
    <w:rsid w:val="006062BE"/>
    <w:rsid w:val="00606352"/>
    <w:rsid w:val="006068DC"/>
    <w:rsid w:val="00606D2E"/>
    <w:rsid w:val="00607170"/>
    <w:rsid w:val="0060746D"/>
    <w:rsid w:val="006075DE"/>
    <w:rsid w:val="006078B3"/>
    <w:rsid w:val="00607E07"/>
    <w:rsid w:val="00610384"/>
    <w:rsid w:val="00610400"/>
    <w:rsid w:val="00610849"/>
    <w:rsid w:val="006108D4"/>
    <w:rsid w:val="00610928"/>
    <w:rsid w:val="00610DF1"/>
    <w:rsid w:val="006111AC"/>
    <w:rsid w:val="00611B4C"/>
    <w:rsid w:val="00611D5D"/>
    <w:rsid w:val="006124DE"/>
    <w:rsid w:val="006126EA"/>
    <w:rsid w:val="00612C79"/>
    <w:rsid w:val="00612CD7"/>
    <w:rsid w:val="00612D04"/>
    <w:rsid w:val="00612D5F"/>
    <w:rsid w:val="006135BD"/>
    <w:rsid w:val="00613FF5"/>
    <w:rsid w:val="00614009"/>
    <w:rsid w:val="0061401B"/>
    <w:rsid w:val="0061411B"/>
    <w:rsid w:val="00614383"/>
    <w:rsid w:val="0061524E"/>
    <w:rsid w:val="00615C9E"/>
    <w:rsid w:val="00615D4D"/>
    <w:rsid w:val="00616037"/>
    <w:rsid w:val="006163DA"/>
    <w:rsid w:val="00616942"/>
    <w:rsid w:val="006178CA"/>
    <w:rsid w:val="006179E0"/>
    <w:rsid w:val="00617ED5"/>
    <w:rsid w:val="00620220"/>
    <w:rsid w:val="00620396"/>
    <w:rsid w:val="0062065A"/>
    <w:rsid w:val="00620B34"/>
    <w:rsid w:val="00621288"/>
    <w:rsid w:val="006213A9"/>
    <w:rsid w:val="006214AD"/>
    <w:rsid w:val="006216E3"/>
    <w:rsid w:val="00621816"/>
    <w:rsid w:val="00621C33"/>
    <w:rsid w:val="00621EF7"/>
    <w:rsid w:val="00622794"/>
    <w:rsid w:val="00622E1D"/>
    <w:rsid w:val="006231D5"/>
    <w:rsid w:val="006236EF"/>
    <w:rsid w:val="00623711"/>
    <w:rsid w:val="00623A10"/>
    <w:rsid w:val="00623AEF"/>
    <w:rsid w:val="00623D37"/>
    <w:rsid w:val="0062507F"/>
    <w:rsid w:val="00625139"/>
    <w:rsid w:val="006253BD"/>
    <w:rsid w:val="00625525"/>
    <w:rsid w:val="00625E5A"/>
    <w:rsid w:val="00625F17"/>
    <w:rsid w:val="006260B4"/>
    <w:rsid w:val="006261FD"/>
    <w:rsid w:val="006267B8"/>
    <w:rsid w:val="00626878"/>
    <w:rsid w:val="00626A5B"/>
    <w:rsid w:val="00626DCF"/>
    <w:rsid w:val="00626E6B"/>
    <w:rsid w:val="0062737A"/>
    <w:rsid w:val="00627C39"/>
    <w:rsid w:val="006302AB"/>
    <w:rsid w:val="006308AA"/>
    <w:rsid w:val="0063094B"/>
    <w:rsid w:val="006309CE"/>
    <w:rsid w:val="00630B78"/>
    <w:rsid w:val="00630E5D"/>
    <w:rsid w:val="00630E78"/>
    <w:rsid w:val="006312E2"/>
    <w:rsid w:val="0063163D"/>
    <w:rsid w:val="006324E7"/>
    <w:rsid w:val="0063262B"/>
    <w:rsid w:val="006326C2"/>
    <w:rsid w:val="00632B5D"/>
    <w:rsid w:val="00632D05"/>
    <w:rsid w:val="00632D9B"/>
    <w:rsid w:val="00632DA7"/>
    <w:rsid w:val="0063306E"/>
    <w:rsid w:val="006332BF"/>
    <w:rsid w:val="006336B0"/>
    <w:rsid w:val="00633855"/>
    <w:rsid w:val="006338DA"/>
    <w:rsid w:val="00633948"/>
    <w:rsid w:val="00634046"/>
    <w:rsid w:val="00634D8F"/>
    <w:rsid w:val="00635159"/>
    <w:rsid w:val="006357E7"/>
    <w:rsid w:val="00635DCD"/>
    <w:rsid w:val="00635DD5"/>
    <w:rsid w:val="006363A0"/>
    <w:rsid w:val="006363BD"/>
    <w:rsid w:val="00636783"/>
    <w:rsid w:val="00636B1B"/>
    <w:rsid w:val="00636D45"/>
    <w:rsid w:val="00637163"/>
    <w:rsid w:val="00637167"/>
    <w:rsid w:val="00637282"/>
    <w:rsid w:val="00637C0F"/>
    <w:rsid w:val="0064001F"/>
    <w:rsid w:val="006406BA"/>
    <w:rsid w:val="00640EB5"/>
    <w:rsid w:val="006414F3"/>
    <w:rsid w:val="00641BF5"/>
    <w:rsid w:val="00641DFD"/>
    <w:rsid w:val="00641E44"/>
    <w:rsid w:val="00641F84"/>
    <w:rsid w:val="0064208B"/>
    <w:rsid w:val="006425A0"/>
    <w:rsid w:val="00642C0B"/>
    <w:rsid w:val="00642FBB"/>
    <w:rsid w:val="0064401C"/>
    <w:rsid w:val="00644742"/>
    <w:rsid w:val="00645448"/>
    <w:rsid w:val="0064581A"/>
    <w:rsid w:val="006458A5"/>
    <w:rsid w:val="006460B1"/>
    <w:rsid w:val="0064660B"/>
    <w:rsid w:val="00646D67"/>
    <w:rsid w:val="0064746F"/>
    <w:rsid w:val="006477F2"/>
    <w:rsid w:val="006477F4"/>
    <w:rsid w:val="00647970"/>
    <w:rsid w:val="00647AE5"/>
    <w:rsid w:val="00647D03"/>
    <w:rsid w:val="00647EDD"/>
    <w:rsid w:val="00650D53"/>
    <w:rsid w:val="00650DB9"/>
    <w:rsid w:val="00651143"/>
    <w:rsid w:val="0065142D"/>
    <w:rsid w:val="006526D9"/>
    <w:rsid w:val="006527D8"/>
    <w:rsid w:val="0065283E"/>
    <w:rsid w:val="00652E3B"/>
    <w:rsid w:val="00652EAF"/>
    <w:rsid w:val="00653AF0"/>
    <w:rsid w:val="006549D9"/>
    <w:rsid w:val="00654BDD"/>
    <w:rsid w:val="00654E53"/>
    <w:rsid w:val="00655F3E"/>
    <w:rsid w:val="00656BF8"/>
    <w:rsid w:val="00656EAC"/>
    <w:rsid w:val="006570A3"/>
    <w:rsid w:val="00657A0A"/>
    <w:rsid w:val="00660843"/>
    <w:rsid w:val="00661030"/>
    <w:rsid w:val="006613F0"/>
    <w:rsid w:val="006618FA"/>
    <w:rsid w:val="00662377"/>
    <w:rsid w:val="0066282A"/>
    <w:rsid w:val="00662DED"/>
    <w:rsid w:val="00663565"/>
    <w:rsid w:val="006638DD"/>
    <w:rsid w:val="00663979"/>
    <w:rsid w:val="006639C2"/>
    <w:rsid w:val="00663C55"/>
    <w:rsid w:val="00663E26"/>
    <w:rsid w:val="00664097"/>
    <w:rsid w:val="00664529"/>
    <w:rsid w:val="006649B0"/>
    <w:rsid w:val="006652B3"/>
    <w:rsid w:val="00666324"/>
    <w:rsid w:val="006670C4"/>
    <w:rsid w:val="006679E6"/>
    <w:rsid w:val="00667F89"/>
    <w:rsid w:val="006703C9"/>
    <w:rsid w:val="00670514"/>
    <w:rsid w:val="00670ADB"/>
    <w:rsid w:val="006710B4"/>
    <w:rsid w:val="0067132E"/>
    <w:rsid w:val="0067179B"/>
    <w:rsid w:val="006720F3"/>
    <w:rsid w:val="006723F0"/>
    <w:rsid w:val="00672627"/>
    <w:rsid w:val="006727D3"/>
    <w:rsid w:val="006728F1"/>
    <w:rsid w:val="0067327E"/>
    <w:rsid w:val="006735EB"/>
    <w:rsid w:val="00673717"/>
    <w:rsid w:val="00673D38"/>
    <w:rsid w:val="006740B4"/>
    <w:rsid w:val="006746AA"/>
    <w:rsid w:val="00674710"/>
    <w:rsid w:val="0067479B"/>
    <w:rsid w:val="006747A1"/>
    <w:rsid w:val="0067493B"/>
    <w:rsid w:val="00674EA9"/>
    <w:rsid w:val="006754B9"/>
    <w:rsid w:val="006755A2"/>
    <w:rsid w:val="006764DF"/>
    <w:rsid w:val="0067666A"/>
    <w:rsid w:val="00676DB6"/>
    <w:rsid w:val="0067701C"/>
    <w:rsid w:val="00677132"/>
    <w:rsid w:val="006774B3"/>
    <w:rsid w:val="00677BB7"/>
    <w:rsid w:val="006802A1"/>
    <w:rsid w:val="00680681"/>
    <w:rsid w:val="00680B1B"/>
    <w:rsid w:val="00680CE9"/>
    <w:rsid w:val="0068136F"/>
    <w:rsid w:val="00681AC8"/>
    <w:rsid w:val="00681DC0"/>
    <w:rsid w:val="006820E9"/>
    <w:rsid w:val="00682395"/>
    <w:rsid w:val="0068266B"/>
    <w:rsid w:val="006826E4"/>
    <w:rsid w:val="00682D5F"/>
    <w:rsid w:val="00682E12"/>
    <w:rsid w:val="0068332F"/>
    <w:rsid w:val="006835C2"/>
    <w:rsid w:val="006839D6"/>
    <w:rsid w:val="006843C8"/>
    <w:rsid w:val="00684502"/>
    <w:rsid w:val="00684EEE"/>
    <w:rsid w:val="00685481"/>
    <w:rsid w:val="00685A46"/>
    <w:rsid w:val="00685E10"/>
    <w:rsid w:val="00685EEF"/>
    <w:rsid w:val="00686149"/>
    <w:rsid w:val="00686856"/>
    <w:rsid w:val="00686AEF"/>
    <w:rsid w:val="006911BA"/>
    <w:rsid w:val="00691642"/>
    <w:rsid w:val="006916F5"/>
    <w:rsid w:val="0069205D"/>
    <w:rsid w:val="00692836"/>
    <w:rsid w:val="0069323F"/>
    <w:rsid w:val="0069387E"/>
    <w:rsid w:val="00693896"/>
    <w:rsid w:val="00693A45"/>
    <w:rsid w:val="00694A0A"/>
    <w:rsid w:val="0069557E"/>
    <w:rsid w:val="00695A8A"/>
    <w:rsid w:val="00695D76"/>
    <w:rsid w:val="006963FC"/>
    <w:rsid w:val="006965D0"/>
    <w:rsid w:val="006966A3"/>
    <w:rsid w:val="00696973"/>
    <w:rsid w:val="00696EC4"/>
    <w:rsid w:val="00696F54"/>
    <w:rsid w:val="006972A9"/>
    <w:rsid w:val="006979E2"/>
    <w:rsid w:val="00697BEA"/>
    <w:rsid w:val="00697C56"/>
    <w:rsid w:val="00697C9E"/>
    <w:rsid w:val="00697F5C"/>
    <w:rsid w:val="006A00EE"/>
    <w:rsid w:val="006A0308"/>
    <w:rsid w:val="006A0C82"/>
    <w:rsid w:val="006A0F09"/>
    <w:rsid w:val="006A1123"/>
    <w:rsid w:val="006A129E"/>
    <w:rsid w:val="006A146B"/>
    <w:rsid w:val="006A1961"/>
    <w:rsid w:val="006A204C"/>
    <w:rsid w:val="006A2A80"/>
    <w:rsid w:val="006A2CDC"/>
    <w:rsid w:val="006A2D93"/>
    <w:rsid w:val="006A31B1"/>
    <w:rsid w:val="006A3350"/>
    <w:rsid w:val="006A4A1D"/>
    <w:rsid w:val="006A4C08"/>
    <w:rsid w:val="006A54FD"/>
    <w:rsid w:val="006A5D29"/>
    <w:rsid w:val="006A60AD"/>
    <w:rsid w:val="006A6218"/>
    <w:rsid w:val="006A6429"/>
    <w:rsid w:val="006A6930"/>
    <w:rsid w:val="006A6CB2"/>
    <w:rsid w:val="006A6EBD"/>
    <w:rsid w:val="006A6EDB"/>
    <w:rsid w:val="006A7192"/>
    <w:rsid w:val="006A76A8"/>
    <w:rsid w:val="006A7CB1"/>
    <w:rsid w:val="006B0608"/>
    <w:rsid w:val="006B0888"/>
    <w:rsid w:val="006B0958"/>
    <w:rsid w:val="006B098E"/>
    <w:rsid w:val="006B0B55"/>
    <w:rsid w:val="006B11BD"/>
    <w:rsid w:val="006B14EE"/>
    <w:rsid w:val="006B1642"/>
    <w:rsid w:val="006B1DE2"/>
    <w:rsid w:val="006B1E2C"/>
    <w:rsid w:val="006B1E3C"/>
    <w:rsid w:val="006B27A3"/>
    <w:rsid w:val="006B28A4"/>
    <w:rsid w:val="006B30BE"/>
    <w:rsid w:val="006B32AD"/>
    <w:rsid w:val="006B3DDD"/>
    <w:rsid w:val="006B3F1B"/>
    <w:rsid w:val="006B3FFF"/>
    <w:rsid w:val="006B448A"/>
    <w:rsid w:val="006B45DF"/>
    <w:rsid w:val="006B4748"/>
    <w:rsid w:val="006B52ED"/>
    <w:rsid w:val="006B5370"/>
    <w:rsid w:val="006B5787"/>
    <w:rsid w:val="006B588A"/>
    <w:rsid w:val="006B5AB4"/>
    <w:rsid w:val="006B5D7F"/>
    <w:rsid w:val="006B5DE1"/>
    <w:rsid w:val="006B658D"/>
    <w:rsid w:val="006B7218"/>
    <w:rsid w:val="006B7298"/>
    <w:rsid w:val="006B73E2"/>
    <w:rsid w:val="006B7407"/>
    <w:rsid w:val="006B743B"/>
    <w:rsid w:val="006C0162"/>
    <w:rsid w:val="006C0A5D"/>
    <w:rsid w:val="006C0EBC"/>
    <w:rsid w:val="006C1004"/>
    <w:rsid w:val="006C1139"/>
    <w:rsid w:val="006C17C5"/>
    <w:rsid w:val="006C1841"/>
    <w:rsid w:val="006C1B66"/>
    <w:rsid w:val="006C1E99"/>
    <w:rsid w:val="006C1F72"/>
    <w:rsid w:val="006C2913"/>
    <w:rsid w:val="006C2B00"/>
    <w:rsid w:val="006C2BF9"/>
    <w:rsid w:val="006C31EA"/>
    <w:rsid w:val="006C3537"/>
    <w:rsid w:val="006C481B"/>
    <w:rsid w:val="006C4A06"/>
    <w:rsid w:val="006C51FD"/>
    <w:rsid w:val="006C5BE1"/>
    <w:rsid w:val="006C6095"/>
    <w:rsid w:val="006C6392"/>
    <w:rsid w:val="006C6532"/>
    <w:rsid w:val="006C67C0"/>
    <w:rsid w:val="006C7023"/>
    <w:rsid w:val="006C71B4"/>
    <w:rsid w:val="006C7537"/>
    <w:rsid w:val="006C770A"/>
    <w:rsid w:val="006C7769"/>
    <w:rsid w:val="006D00EC"/>
    <w:rsid w:val="006D01E9"/>
    <w:rsid w:val="006D0658"/>
    <w:rsid w:val="006D085C"/>
    <w:rsid w:val="006D2E88"/>
    <w:rsid w:val="006D3434"/>
    <w:rsid w:val="006D3B63"/>
    <w:rsid w:val="006D458C"/>
    <w:rsid w:val="006D45FC"/>
    <w:rsid w:val="006D510C"/>
    <w:rsid w:val="006D5404"/>
    <w:rsid w:val="006D585A"/>
    <w:rsid w:val="006D590A"/>
    <w:rsid w:val="006D5980"/>
    <w:rsid w:val="006D5D3B"/>
    <w:rsid w:val="006D6BEC"/>
    <w:rsid w:val="006D6F96"/>
    <w:rsid w:val="006D70B4"/>
    <w:rsid w:val="006D71C8"/>
    <w:rsid w:val="006D765A"/>
    <w:rsid w:val="006D7799"/>
    <w:rsid w:val="006D77BF"/>
    <w:rsid w:val="006D7906"/>
    <w:rsid w:val="006D7919"/>
    <w:rsid w:val="006D7D35"/>
    <w:rsid w:val="006E0161"/>
    <w:rsid w:val="006E09EA"/>
    <w:rsid w:val="006E139D"/>
    <w:rsid w:val="006E150E"/>
    <w:rsid w:val="006E164C"/>
    <w:rsid w:val="006E2459"/>
    <w:rsid w:val="006E272F"/>
    <w:rsid w:val="006E2CB1"/>
    <w:rsid w:val="006E2EDD"/>
    <w:rsid w:val="006E338C"/>
    <w:rsid w:val="006E3BBD"/>
    <w:rsid w:val="006E3F3F"/>
    <w:rsid w:val="006E44F6"/>
    <w:rsid w:val="006E468D"/>
    <w:rsid w:val="006E5349"/>
    <w:rsid w:val="006E549F"/>
    <w:rsid w:val="006E5B58"/>
    <w:rsid w:val="006E5F2C"/>
    <w:rsid w:val="006E7521"/>
    <w:rsid w:val="006E76C2"/>
    <w:rsid w:val="006E7F0D"/>
    <w:rsid w:val="006F01BB"/>
    <w:rsid w:val="006F03A2"/>
    <w:rsid w:val="006F0CB6"/>
    <w:rsid w:val="006F18DB"/>
    <w:rsid w:val="006F1E05"/>
    <w:rsid w:val="006F2E24"/>
    <w:rsid w:val="006F2E6A"/>
    <w:rsid w:val="006F32FE"/>
    <w:rsid w:val="006F3365"/>
    <w:rsid w:val="006F3678"/>
    <w:rsid w:val="006F3A49"/>
    <w:rsid w:val="006F3D8F"/>
    <w:rsid w:val="006F480B"/>
    <w:rsid w:val="006F4B4E"/>
    <w:rsid w:val="006F4DE8"/>
    <w:rsid w:val="006F4E75"/>
    <w:rsid w:val="006F4ECF"/>
    <w:rsid w:val="006F5360"/>
    <w:rsid w:val="006F5B7F"/>
    <w:rsid w:val="006F5BC3"/>
    <w:rsid w:val="006F62BE"/>
    <w:rsid w:val="006F6B0D"/>
    <w:rsid w:val="006F6B22"/>
    <w:rsid w:val="006F6E82"/>
    <w:rsid w:val="006F6E91"/>
    <w:rsid w:val="006F70EC"/>
    <w:rsid w:val="006F7506"/>
    <w:rsid w:val="006F77FB"/>
    <w:rsid w:val="006F7A93"/>
    <w:rsid w:val="0070022E"/>
    <w:rsid w:val="007006A9"/>
    <w:rsid w:val="007007C2"/>
    <w:rsid w:val="00700EF0"/>
    <w:rsid w:val="00701A12"/>
    <w:rsid w:val="00701BE5"/>
    <w:rsid w:val="00702602"/>
    <w:rsid w:val="00702A2F"/>
    <w:rsid w:val="00702C57"/>
    <w:rsid w:val="00703403"/>
    <w:rsid w:val="007034E2"/>
    <w:rsid w:val="0070361D"/>
    <w:rsid w:val="0070370B"/>
    <w:rsid w:val="007037EB"/>
    <w:rsid w:val="00703D57"/>
    <w:rsid w:val="00703EB0"/>
    <w:rsid w:val="00704287"/>
    <w:rsid w:val="007042C4"/>
    <w:rsid w:val="0070499A"/>
    <w:rsid w:val="00704C17"/>
    <w:rsid w:val="00704C9F"/>
    <w:rsid w:val="00704F1C"/>
    <w:rsid w:val="00705C45"/>
    <w:rsid w:val="00706CAD"/>
    <w:rsid w:val="0070745F"/>
    <w:rsid w:val="00707B92"/>
    <w:rsid w:val="0070FF04"/>
    <w:rsid w:val="007108C1"/>
    <w:rsid w:val="00710991"/>
    <w:rsid w:val="00710AC9"/>
    <w:rsid w:val="00710F40"/>
    <w:rsid w:val="00711211"/>
    <w:rsid w:val="0071127C"/>
    <w:rsid w:val="0071133B"/>
    <w:rsid w:val="00711594"/>
    <w:rsid w:val="007119A9"/>
    <w:rsid w:val="00711A09"/>
    <w:rsid w:val="00711B12"/>
    <w:rsid w:val="007122EE"/>
    <w:rsid w:val="00712DE4"/>
    <w:rsid w:val="007136D5"/>
    <w:rsid w:val="00714696"/>
    <w:rsid w:val="00714F4E"/>
    <w:rsid w:val="007152E0"/>
    <w:rsid w:val="00715798"/>
    <w:rsid w:val="007159F0"/>
    <w:rsid w:val="00715C35"/>
    <w:rsid w:val="007164AC"/>
    <w:rsid w:val="00716503"/>
    <w:rsid w:val="0071669C"/>
    <w:rsid w:val="007166CD"/>
    <w:rsid w:val="00716A4E"/>
    <w:rsid w:val="00716E5A"/>
    <w:rsid w:val="00716F31"/>
    <w:rsid w:val="0071733A"/>
    <w:rsid w:val="007177B0"/>
    <w:rsid w:val="007179AB"/>
    <w:rsid w:val="0072001A"/>
    <w:rsid w:val="00720431"/>
    <w:rsid w:val="00720649"/>
    <w:rsid w:val="0072090A"/>
    <w:rsid w:val="00720C79"/>
    <w:rsid w:val="0072147F"/>
    <w:rsid w:val="0072219A"/>
    <w:rsid w:val="007224DC"/>
    <w:rsid w:val="0072262A"/>
    <w:rsid w:val="00722FE8"/>
    <w:rsid w:val="00723514"/>
    <w:rsid w:val="0072351A"/>
    <w:rsid w:val="007236D6"/>
    <w:rsid w:val="0072380D"/>
    <w:rsid w:val="00723BEF"/>
    <w:rsid w:val="00723D0D"/>
    <w:rsid w:val="00723D18"/>
    <w:rsid w:val="00723D88"/>
    <w:rsid w:val="0072447C"/>
    <w:rsid w:val="00724560"/>
    <w:rsid w:val="007246F7"/>
    <w:rsid w:val="007247C9"/>
    <w:rsid w:val="007247F4"/>
    <w:rsid w:val="00725A43"/>
    <w:rsid w:val="00725D15"/>
    <w:rsid w:val="007261B7"/>
    <w:rsid w:val="00726556"/>
    <w:rsid w:val="007266D4"/>
    <w:rsid w:val="007269FC"/>
    <w:rsid w:val="00726A5C"/>
    <w:rsid w:val="00726EF4"/>
    <w:rsid w:val="007273F3"/>
    <w:rsid w:val="00727C9E"/>
    <w:rsid w:val="007300A4"/>
    <w:rsid w:val="00730FBE"/>
    <w:rsid w:val="007310B6"/>
    <w:rsid w:val="00731221"/>
    <w:rsid w:val="00731EDB"/>
    <w:rsid w:val="00731EE7"/>
    <w:rsid w:val="0073260E"/>
    <w:rsid w:val="007326D3"/>
    <w:rsid w:val="00732828"/>
    <w:rsid w:val="00732E6A"/>
    <w:rsid w:val="00733233"/>
    <w:rsid w:val="007332F8"/>
    <w:rsid w:val="007334E5"/>
    <w:rsid w:val="00733912"/>
    <w:rsid w:val="00733BEE"/>
    <w:rsid w:val="00733E06"/>
    <w:rsid w:val="00733EE2"/>
    <w:rsid w:val="007341AC"/>
    <w:rsid w:val="007341D6"/>
    <w:rsid w:val="00734D2F"/>
    <w:rsid w:val="00734DBE"/>
    <w:rsid w:val="00734E69"/>
    <w:rsid w:val="00734F51"/>
    <w:rsid w:val="00735290"/>
    <w:rsid w:val="00735724"/>
    <w:rsid w:val="00735B9D"/>
    <w:rsid w:val="007368DF"/>
    <w:rsid w:val="00736919"/>
    <w:rsid w:val="00736C62"/>
    <w:rsid w:val="00736FCE"/>
    <w:rsid w:val="0073716D"/>
    <w:rsid w:val="007373DA"/>
    <w:rsid w:val="007375AE"/>
    <w:rsid w:val="00737735"/>
    <w:rsid w:val="00737811"/>
    <w:rsid w:val="00737F91"/>
    <w:rsid w:val="00740364"/>
    <w:rsid w:val="00740B48"/>
    <w:rsid w:val="0074184C"/>
    <w:rsid w:val="00741B86"/>
    <w:rsid w:val="00741FAC"/>
    <w:rsid w:val="007425AF"/>
    <w:rsid w:val="007427D8"/>
    <w:rsid w:val="0074350B"/>
    <w:rsid w:val="0074387F"/>
    <w:rsid w:val="007438BA"/>
    <w:rsid w:val="00743B56"/>
    <w:rsid w:val="00743B5F"/>
    <w:rsid w:val="00743C09"/>
    <w:rsid w:val="00744143"/>
    <w:rsid w:val="00744EB5"/>
    <w:rsid w:val="0074521C"/>
    <w:rsid w:val="007455BE"/>
    <w:rsid w:val="00745663"/>
    <w:rsid w:val="00745791"/>
    <w:rsid w:val="00745A4F"/>
    <w:rsid w:val="007460A6"/>
    <w:rsid w:val="007462AA"/>
    <w:rsid w:val="0074681D"/>
    <w:rsid w:val="00746A82"/>
    <w:rsid w:val="00747908"/>
    <w:rsid w:val="00747EB2"/>
    <w:rsid w:val="00747F54"/>
    <w:rsid w:val="007502DC"/>
    <w:rsid w:val="007521D0"/>
    <w:rsid w:val="007529E4"/>
    <w:rsid w:val="00752D1C"/>
    <w:rsid w:val="0075300A"/>
    <w:rsid w:val="007535E7"/>
    <w:rsid w:val="00753973"/>
    <w:rsid w:val="00753AB7"/>
    <w:rsid w:val="00753CB0"/>
    <w:rsid w:val="0075430B"/>
    <w:rsid w:val="00754D69"/>
    <w:rsid w:val="00754DEE"/>
    <w:rsid w:val="00754FDF"/>
    <w:rsid w:val="00755AC1"/>
    <w:rsid w:val="007561D8"/>
    <w:rsid w:val="0075687D"/>
    <w:rsid w:val="007569A7"/>
    <w:rsid w:val="00757008"/>
    <w:rsid w:val="00757345"/>
    <w:rsid w:val="0075748A"/>
    <w:rsid w:val="00757792"/>
    <w:rsid w:val="007578DA"/>
    <w:rsid w:val="0075B405"/>
    <w:rsid w:val="007603CA"/>
    <w:rsid w:val="007605BE"/>
    <w:rsid w:val="00760E48"/>
    <w:rsid w:val="00760F80"/>
    <w:rsid w:val="00761108"/>
    <w:rsid w:val="0076113C"/>
    <w:rsid w:val="0076136A"/>
    <w:rsid w:val="00761536"/>
    <w:rsid w:val="00761950"/>
    <w:rsid w:val="0076204A"/>
    <w:rsid w:val="0076217A"/>
    <w:rsid w:val="00762759"/>
    <w:rsid w:val="0076277F"/>
    <w:rsid w:val="007627EF"/>
    <w:rsid w:val="00762A50"/>
    <w:rsid w:val="00762ABA"/>
    <w:rsid w:val="00762BBC"/>
    <w:rsid w:val="00762F80"/>
    <w:rsid w:val="00763B83"/>
    <w:rsid w:val="00763C16"/>
    <w:rsid w:val="00763C80"/>
    <w:rsid w:val="0076412F"/>
    <w:rsid w:val="00764335"/>
    <w:rsid w:val="0076459B"/>
    <w:rsid w:val="00764FD6"/>
    <w:rsid w:val="007655A0"/>
    <w:rsid w:val="007657B4"/>
    <w:rsid w:val="00765ACD"/>
    <w:rsid w:val="00765B49"/>
    <w:rsid w:val="007662DE"/>
    <w:rsid w:val="00766A22"/>
    <w:rsid w:val="00766EB1"/>
    <w:rsid w:val="0076753E"/>
    <w:rsid w:val="007702F3"/>
    <w:rsid w:val="0077046E"/>
    <w:rsid w:val="00770D6B"/>
    <w:rsid w:val="00771212"/>
    <w:rsid w:val="00771313"/>
    <w:rsid w:val="00771D97"/>
    <w:rsid w:val="00772288"/>
    <w:rsid w:val="00772353"/>
    <w:rsid w:val="00772502"/>
    <w:rsid w:val="007725CA"/>
    <w:rsid w:val="007725CD"/>
    <w:rsid w:val="00772C2C"/>
    <w:rsid w:val="00772E31"/>
    <w:rsid w:val="00773113"/>
    <w:rsid w:val="00773185"/>
    <w:rsid w:val="0077320D"/>
    <w:rsid w:val="00773D8D"/>
    <w:rsid w:val="00773E0B"/>
    <w:rsid w:val="007741FD"/>
    <w:rsid w:val="00774ADD"/>
    <w:rsid w:val="00774B06"/>
    <w:rsid w:val="00775865"/>
    <w:rsid w:val="00775A78"/>
    <w:rsid w:val="00775CCD"/>
    <w:rsid w:val="00775CDA"/>
    <w:rsid w:val="00775D8F"/>
    <w:rsid w:val="00776293"/>
    <w:rsid w:val="0077634A"/>
    <w:rsid w:val="00776581"/>
    <w:rsid w:val="00776599"/>
    <w:rsid w:val="00776AAC"/>
    <w:rsid w:val="00776F61"/>
    <w:rsid w:val="00776F80"/>
    <w:rsid w:val="00777587"/>
    <w:rsid w:val="0077782B"/>
    <w:rsid w:val="00777D10"/>
    <w:rsid w:val="00777FBF"/>
    <w:rsid w:val="00780060"/>
    <w:rsid w:val="0078009A"/>
    <w:rsid w:val="0078048F"/>
    <w:rsid w:val="007807D1"/>
    <w:rsid w:val="00780FF6"/>
    <w:rsid w:val="0078130F"/>
    <w:rsid w:val="00781448"/>
    <w:rsid w:val="0078144C"/>
    <w:rsid w:val="00781EBF"/>
    <w:rsid w:val="007820EB"/>
    <w:rsid w:val="007828CC"/>
    <w:rsid w:val="00783543"/>
    <w:rsid w:val="00783621"/>
    <w:rsid w:val="00783A63"/>
    <w:rsid w:val="00783C0E"/>
    <w:rsid w:val="0078479E"/>
    <w:rsid w:val="00785B08"/>
    <w:rsid w:val="00785E1C"/>
    <w:rsid w:val="007865E5"/>
    <w:rsid w:val="007867D2"/>
    <w:rsid w:val="007868B2"/>
    <w:rsid w:val="00786C8C"/>
    <w:rsid w:val="00787308"/>
    <w:rsid w:val="00787407"/>
    <w:rsid w:val="00787CA6"/>
    <w:rsid w:val="00787CE0"/>
    <w:rsid w:val="00787EDB"/>
    <w:rsid w:val="007900D5"/>
    <w:rsid w:val="007903EF"/>
    <w:rsid w:val="007906A5"/>
    <w:rsid w:val="007907B3"/>
    <w:rsid w:val="00790E38"/>
    <w:rsid w:val="007911C3"/>
    <w:rsid w:val="00791296"/>
    <w:rsid w:val="00791B14"/>
    <w:rsid w:val="00792A6D"/>
    <w:rsid w:val="00792C87"/>
    <w:rsid w:val="00792DE1"/>
    <w:rsid w:val="007934DD"/>
    <w:rsid w:val="007937AE"/>
    <w:rsid w:val="00793F5C"/>
    <w:rsid w:val="007947C0"/>
    <w:rsid w:val="00794C8B"/>
    <w:rsid w:val="00794E26"/>
    <w:rsid w:val="00795283"/>
    <w:rsid w:val="007958C4"/>
    <w:rsid w:val="00795F6B"/>
    <w:rsid w:val="0079602E"/>
    <w:rsid w:val="0079688D"/>
    <w:rsid w:val="00796CDD"/>
    <w:rsid w:val="00796D85"/>
    <w:rsid w:val="007974E9"/>
    <w:rsid w:val="00797C3F"/>
    <w:rsid w:val="00797DFF"/>
    <w:rsid w:val="007A02A0"/>
    <w:rsid w:val="007A048F"/>
    <w:rsid w:val="007A09BE"/>
    <w:rsid w:val="007A0A41"/>
    <w:rsid w:val="007A1295"/>
    <w:rsid w:val="007A13B8"/>
    <w:rsid w:val="007A157E"/>
    <w:rsid w:val="007A1837"/>
    <w:rsid w:val="007A1871"/>
    <w:rsid w:val="007A1B3E"/>
    <w:rsid w:val="007A1D0E"/>
    <w:rsid w:val="007A24D4"/>
    <w:rsid w:val="007A2656"/>
    <w:rsid w:val="007A2F2E"/>
    <w:rsid w:val="007A33A5"/>
    <w:rsid w:val="007A4393"/>
    <w:rsid w:val="007A4DBB"/>
    <w:rsid w:val="007A5701"/>
    <w:rsid w:val="007A5D1A"/>
    <w:rsid w:val="007A60DA"/>
    <w:rsid w:val="007A6C20"/>
    <w:rsid w:val="007A6E9A"/>
    <w:rsid w:val="007A71CB"/>
    <w:rsid w:val="007A78E9"/>
    <w:rsid w:val="007B02E4"/>
    <w:rsid w:val="007B0307"/>
    <w:rsid w:val="007B06DF"/>
    <w:rsid w:val="007B07DF"/>
    <w:rsid w:val="007B0A1E"/>
    <w:rsid w:val="007B11CC"/>
    <w:rsid w:val="007B125D"/>
    <w:rsid w:val="007B129C"/>
    <w:rsid w:val="007B1B92"/>
    <w:rsid w:val="007B1C54"/>
    <w:rsid w:val="007B1D49"/>
    <w:rsid w:val="007B1FA3"/>
    <w:rsid w:val="007B202F"/>
    <w:rsid w:val="007B2040"/>
    <w:rsid w:val="007B251E"/>
    <w:rsid w:val="007B2D36"/>
    <w:rsid w:val="007B3CB0"/>
    <w:rsid w:val="007B3F09"/>
    <w:rsid w:val="007B427D"/>
    <w:rsid w:val="007B4479"/>
    <w:rsid w:val="007B51B2"/>
    <w:rsid w:val="007B60D1"/>
    <w:rsid w:val="007B627D"/>
    <w:rsid w:val="007B672A"/>
    <w:rsid w:val="007B6AA5"/>
    <w:rsid w:val="007B7060"/>
    <w:rsid w:val="007B71B5"/>
    <w:rsid w:val="007B7BD8"/>
    <w:rsid w:val="007C017E"/>
    <w:rsid w:val="007C0D55"/>
    <w:rsid w:val="007C1048"/>
    <w:rsid w:val="007C104E"/>
    <w:rsid w:val="007C1627"/>
    <w:rsid w:val="007C165B"/>
    <w:rsid w:val="007C190B"/>
    <w:rsid w:val="007C2C34"/>
    <w:rsid w:val="007C312C"/>
    <w:rsid w:val="007C31BA"/>
    <w:rsid w:val="007C3560"/>
    <w:rsid w:val="007C35AA"/>
    <w:rsid w:val="007C3C81"/>
    <w:rsid w:val="007C410C"/>
    <w:rsid w:val="007C4626"/>
    <w:rsid w:val="007C4A72"/>
    <w:rsid w:val="007C5074"/>
    <w:rsid w:val="007C5254"/>
    <w:rsid w:val="007C60CB"/>
    <w:rsid w:val="007C60E1"/>
    <w:rsid w:val="007C6213"/>
    <w:rsid w:val="007C685A"/>
    <w:rsid w:val="007C68F0"/>
    <w:rsid w:val="007C6D4D"/>
    <w:rsid w:val="007C6E49"/>
    <w:rsid w:val="007C70F4"/>
    <w:rsid w:val="007D054D"/>
    <w:rsid w:val="007D0B8D"/>
    <w:rsid w:val="007D102D"/>
    <w:rsid w:val="007D1291"/>
    <w:rsid w:val="007D132F"/>
    <w:rsid w:val="007D144C"/>
    <w:rsid w:val="007D17F8"/>
    <w:rsid w:val="007D1911"/>
    <w:rsid w:val="007D20D5"/>
    <w:rsid w:val="007D28CB"/>
    <w:rsid w:val="007D2A3C"/>
    <w:rsid w:val="007D39DF"/>
    <w:rsid w:val="007D4090"/>
    <w:rsid w:val="007D40FC"/>
    <w:rsid w:val="007D42B8"/>
    <w:rsid w:val="007D43AE"/>
    <w:rsid w:val="007D478C"/>
    <w:rsid w:val="007D488D"/>
    <w:rsid w:val="007D493C"/>
    <w:rsid w:val="007D5317"/>
    <w:rsid w:val="007D5D78"/>
    <w:rsid w:val="007D6064"/>
    <w:rsid w:val="007D680A"/>
    <w:rsid w:val="007D6862"/>
    <w:rsid w:val="007D6D6D"/>
    <w:rsid w:val="007D711A"/>
    <w:rsid w:val="007D71A1"/>
    <w:rsid w:val="007D7357"/>
    <w:rsid w:val="007D74F4"/>
    <w:rsid w:val="007D7524"/>
    <w:rsid w:val="007D75A5"/>
    <w:rsid w:val="007D790E"/>
    <w:rsid w:val="007D7AFE"/>
    <w:rsid w:val="007D7FD4"/>
    <w:rsid w:val="007E04C1"/>
    <w:rsid w:val="007E15B2"/>
    <w:rsid w:val="007E1B25"/>
    <w:rsid w:val="007E1DE1"/>
    <w:rsid w:val="007E1E0E"/>
    <w:rsid w:val="007E2ACA"/>
    <w:rsid w:val="007E303A"/>
    <w:rsid w:val="007E3AB1"/>
    <w:rsid w:val="007E3C7B"/>
    <w:rsid w:val="007E3E7A"/>
    <w:rsid w:val="007E46F1"/>
    <w:rsid w:val="007E4F5B"/>
    <w:rsid w:val="007E5419"/>
    <w:rsid w:val="007E548C"/>
    <w:rsid w:val="007E556E"/>
    <w:rsid w:val="007E6802"/>
    <w:rsid w:val="007E6AE8"/>
    <w:rsid w:val="007E7D7F"/>
    <w:rsid w:val="007F00ED"/>
    <w:rsid w:val="007F0277"/>
    <w:rsid w:val="007F0283"/>
    <w:rsid w:val="007F058E"/>
    <w:rsid w:val="007F0F5D"/>
    <w:rsid w:val="007F0F6E"/>
    <w:rsid w:val="007F11C0"/>
    <w:rsid w:val="007F1846"/>
    <w:rsid w:val="007F2CD0"/>
    <w:rsid w:val="007F2EB0"/>
    <w:rsid w:val="007F2EC7"/>
    <w:rsid w:val="007F3470"/>
    <w:rsid w:val="007F3CA6"/>
    <w:rsid w:val="007F3E5E"/>
    <w:rsid w:val="007F4815"/>
    <w:rsid w:val="007F4A3D"/>
    <w:rsid w:val="007F4AF0"/>
    <w:rsid w:val="007F5191"/>
    <w:rsid w:val="007F55D0"/>
    <w:rsid w:val="007F5775"/>
    <w:rsid w:val="007F68E2"/>
    <w:rsid w:val="007F71DC"/>
    <w:rsid w:val="007F72E5"/>
    <w:rsid w:val="007F750C"/>
    <w:rsid w:val="007F78F6"/>
    <w:rsid w:val="007F7D7C"/>
    <w:rsid w:val="007F7E4D"/>
    <w:rsid w:val="00801E69"/>
    <w:rsid w:val="00801FDD"/>
    <w:rsid w:val="0080209E"/>
    <w:rsid w:val="008021D1"/>
    <w:rsid w:val="00802A8E"/>
    <w:rsid w:val="00803068"/>
    <w:rsid w:val="00803342"/>
    <w:rsid w:val="00803853"/>
    <w:rsid w:val="00803A74"/>
    <w:rsid w:val="00803E0B"/>
    <w:rsid w:val="008053CC"/>
    <w:rsid w:val="008055A5"/>
    <w:rsid w:val="0080624E"/>
    <w:rsid w:val="00806307"/>
    <w:rsid w:val="00806454"/>
    <w:rsid w:val="00807204"/>
    <w:rsid w:val="00807313"/>
    <w:rsid w:val="00807BC5"/>
    <w:rsid w:val="00807E1F"/>
    <w:rsid w:val="0081155D"/>
    <w:rsid w:val="00811638"/>
    <w:rsid w:val="00811641"/>
    <w:rsid w:val="0081171C"/>
    <w:rsid w:val="00811B09"/>
    <w:rsid w:val="008120F1"/>
    <w:rsid w:val="0081281B"/>
    <w:rsid w:val="00812B01"/>
    <w:rsid w:val="00812E3C"/>
    <w:rsid w:val="008133D9"/>
    <w:rsid w:val="00813CA5"/>
    <w:rsid w:val="0081445F"/>
    <w:rsid w:val="00814549"/>
    <w:rsid w:val="00814836"/>
    <w:rsid w:val="008148C6"/>
    <w:rsid w:val="008148E2"/>
    <w:rsid w:val="008149A4"/>
    <w:rsid w:val="008149CB"/>
    <w:rsid w:val="00814A33"/>
    <w:rsid w:val="00814B75"/>
    <w:rsid w:val="00814BD5"/>
    <w:rsid w:val="00815437"/>
    <w:rsid w:val="00815515"/>
    <w:rsid w:val="00815B8E"/>
    <w:rsid w:val="00815CC7"/>
    <w:rsid w:val="0081720B"/>
    <w:rsid w:val="0081782A"/>
    <w:rsid w:val="00817DAE"/>
    <w:rsid w:val="008204F8"/>
    <w:rsid w:val="008207A8"/>
    <w:rsid w:val="00820F8A"/>
    <w:rsid w:val="00821086"/>
    <w:rsid w:val="00821108"/>
    <w:rsid w:val="00821176"/>
    <w:rsid w:val="00821C9A"/>
    <w:rsid w:val="00821EFA"/>
    <w:rsid w:val="00822163"/>
    <w:rsid w:val="00822260"/>
    <w:rsid w:val="0082234A"/>
    <w:rsid w:val="0082271F"/>
    <w:rsid w:val="00822D3B"/>
    <w:rsid w:val="0082354F"/>
    <w:rsid w:val="00823A40"/>
    <w:rsid w:val="00823DE4"/>
    <w:rsid w:val="00824464"/>
    <w:rsid w:val="00824806"/>
    <w:rsid w:val="008255A1"/>
    <w:rsid w:val="0082592F"/>
    <w:rsid w:val="00825EA2"/>
    <w:rsid w:val="00827056"/>
    <w:rsid w:val="008276C3"/>
    <w:rsid w:val="00827AB4"/>
    <w:rsid w:val="00827D6E"/>
    <w:rsid w:val="008307A2"/>
    <w:rsid w:val="00830849"/>
    <w:rsid w:val="00831571"/>
    <w:rsid w:val="0083179E"/>
    <w:rsid w:val="008317C4"/>
    <w:rsid w:val="00831AAF"/>
    <w:rsid w:val="00831B48"/>
    <w:rsid w:val="00831CD5"/>
    <w:rsid w:val="0083282D"/>
    <w:rsid w:val="008332EB"/>
    <w:rsid w:val="0083352E"/>
    <w:rsid w:val="00833A7B"/>
    <w:rsid w:val="00833C19"/>
    <w:rsid w:val="00833E86"/>
    <w:rsid w:val="00833FF5"/>
    <w:rsid w:val="008341ED"/>
    <w:rsid w:val="008342C3"/>
    <w:rsid w:val="008342CB"/>
    <w:rsid w:val="00834364"/>
    <w:rsid w:val="00834712"/>
    <w:rsid w:val="00834A67"/>
    <w:rsid w:val="00834CD9"/>
    <w:rsid w:val="00834EF1"/>
    <w:rsid w:val="008351F1"/>
    <w:rsid w:val="008352A6"/>
    <w:rsid w:val="008352A9"/>
    <w:rsid w:val="00835758"/>
    <w:rsid w:val="00835C67"/>
    <w:rsid w:val="008362C8"/>
    <w:rsid w:val="008362CE"/>
    <w:rsid w:val="008363A6"/>
    <w:rsid w:val="008369C1"/>
    <w:rsid w:val="00836A9C"/>
    <w:rsid w:val="00836D35"/>
    <w:rsid w:val="00836E9A"/>
    <w:rsid w:val="008372EA"/>
    <w:rsid w:val="008401ED"/>
    <w:rsid w:val="00840609"/>
    <w:rsid w:val="00840D54"/>
    <w:rsid w:val="008417BE"/>
    <w:rsid w:val="00841A0E"/>
    <w:rsid w:val="00841B64"/>
    <w:rsid w:val="00841B9C"/>
    <w:rsid w:val="00841D88"/>
    <w:rsid w:val="00842378"/>
    <w:rsid w:val="008426A2"/>
    <w:rsid w:val="00842703"/>
    <w:rsid w:val="00843555"/>
    <w:rsid w:val="008435DB"/>
    <w:rsid w:val="00843A37"/>
    <w:rsid w:val="0084427E"/>
    <w:rsid w:val="008446E6"/>
    <w:rsid w:val="0084479C"/>
    <w:rsid w:val="00844A34"/>
    <w:rsid w:val="00845E4E"/>
    <w:rsid w:val="00846162"/>
    <w:rsid w:val="008463AC"/>
    <w:rsid w:val="00847693"/>
    <w:rsid w:val="008478FE"/>
    <w:rsid w:val="0084791B"/>
    <w:rsid w:val="00850149"/>
    <w:rsid w:val="00850194"/>
    <w:rsid w:val="0085049D"/>
    <w:rsid w:val="00850618"/>
    <w:rsid w:val="00850827"/>
    <w:rsid w:val="00850B26"/>
    <w:rsid w:val="00850F1F"/>
    <w:rsid w:val="0085121E"/>
    <w:rsid w:val="008512E9"/>
    <w:rsid w:val="00851536"/>
    <w:rsid w:val="00851782"/>
    <w:rsid w:val="008520E7"/>
    <w:rsid w:val="0085213C"/>
    <w:rsid w:val="008523F6"/>
    <w:rsid w:val="0085278C"/>
    <w:rsid w:val="00852C74"/>
    <w:rsid w:val="00853025"/>
    <w:rsid w:val="008534C9"/>
    <w:rsid w:val="00853C76"/>
    <w:rsid w:val="00853F7A"/>
    <w:rsid w:val="008540F4"/>
    <w:rsid w:val="00855167"/>
    <w:rsid w:val="00855332"/>
    <w:rsid w:val="008556F0"/>
    <w:rsid w:val="00855D15"/>
    <w:rsid w:val="00856042"/>
    <w:rsid w:val="00856253"/>
    <w:rsid w:val="008564BD"/>
    <w:rsid w:val="008568F2"/>
    <w:rsid w:val="00856C36"/>
    <w:rsid w:val="00857264"/>
    <w:rsid w:val="00857598"/>
    <w:rsid w:val="00857B29"/>
    <w:rsid w:val="00857CAC"/>
    <w:rsid w:val="00861429"/>
    <w:rsid w:val="00861F74"/>
    <w:rsid w:val="00861FF6"/>
    <w:rsid w:val="00862240"/>
    <w:rsid w:val="0086286D"/>
    <w:rsid w:val="0086304F"/>
    <w:rsid w:val="00863291"/>
    <w:rsid w:val="0086381E"/>
    <w:rsid w:val="00863A32"/>
    <w:rsid w:val="00863B20"/>
    <w:rsid w:val="00863E31"/>
    <w:rsid w:val="00863E9D"/>
    <w:rsid w:val="00863EBA"/>
    <w:rsid w:val="00863EFB"/>
    <w:rsid w:val="00864284"/>
    <w:rsid w:val="0086445A"/>
    <w:rsid w:val="00864911"/>
    <w:rsid w:val="00864BFA"/>
    <w:rsid w:val="00865088"/>
    <w:rsid w:val="0086599D"/>
    <w:rsid w:val="00866333"/>
    <w:rsid w:val="00866698"/>
    <w:rsid w:val="00866891"/>
    <w:rsid w:val="00866B5A"/>
    <w:rsid w:val="00866C15"/>
    <w:rsid w:val="00867081"/>
    <w:rsid w:val="0086753E"/>
    <w:rsid w:val="008701C6"/>
    <w:rsid w:val="008704FA"/>
    <w:rsid w:val="00870560"/>
    <w:rsid w:val="00870998"/>
    <w:rsid w:val="0087100E"/>
    <w:rsid w:val="008716E9"/>
    <w:rsid w:val="0087178C"/>
    <w:rsid w:val="0087183E"/>
    <w:rsid w:val="00871D04"/>
    <w:rsid w:val="00871F43"/>
    <w:rsid w:val="008720B2"/>
    <w:rsid w:val="008720DA"/>
    <w:rsid w:val="0087296A"/>
    <w:rsid w:val="00872AA8"/>
    <w:rsid w:val="00872AD6"/>
    <w:rsid w:val="00872C62"/>
    <w:rsid w:val="00872F9A"/>
    <w:rsid w:val="00873147"/>
    <w:rsid w:val="00873859"/>
    <w:rsid w:val="00873B8C"/>
    <w:rsid w:val="008740F0"/>
    <w:rsid w:val="00874E07"/>
    <w:rsid w:val="00875065"/>
    <w:rsid w:val="008750B0"/>
    <w:rsid w:val="00875258"/>
    <w:rsid w:val="00875293"/>
    <w:rsid w:val="0087544F"/>
    <w:rsid w:val="008759CD"/>
    <w:rsid w:val="008759E8"/>
    <w:rsid w:val="008760D7"/>
    <w:rsid w:val="00876251"/>
    <w:rsid w:val="00876255"/>
    <w:rsid w:val="008766AA"/>
    <w:rsid w:val="0087685E"/>
    <w:rsid w:val="00876A2C"/>
    <w:rsid w:val="0087726D"/>
    <w:rsid w:val="008778E1"/>
    <w:rsid w:val="00880597"/>
    <w:rsid w:val="008810DF"/>
    <w:rsid w:val="00881272"/>
    <w:rsid w:val="00881433"/>
    <w:rsid w:val="008819AD"/>
    <w:rsid w:val="00881F21"/>
    <w:rsid w:val="008823CC"/>
    <w:rsid w:val="00882B04"/>
    <w:rsid w:val="00882EDA"/>
    <w:rsid w:val="00883D63"/>
    <w:rsid w:val="00884546"/>
    <w:rsid w:val="008845D1"/>
    <w:rsid w:val="0088470C"/>
    <w:rsid w:val="00884784"/>
    <w:rsid w:val="00885AB4"/>
    <w:rsid w:val="00885EFB"/>
    <w:rsid w:val="00885F4B"/>
    <w:rsid w:val="00886106"/>
    <w:rsid w:val="00886DA9"/>
    <w:rsid w:val="00886FE3"/>
    <w:rsid w:val="0088714A"/>
    <w:rsid w:val="008878E3"/>
    <w:rsid w:val="00887A09"/>
    <w:rsid w:val="00887FF9"/>
    <w:rsid w:val="00890B1B"/>
    <w:rsid w:val="00891376"/>
    <w:rsid w:val="00891699"/>
    <w:rsid w:val="00891854"/>
    <w:rsid w:val="00891887"/>
    <w:rsid w:val="00891BB6"/>
    <w:rsid w:val="00892427"/>
    <w:rsid w:val="00892C5D"/>
    <w:rsid w:val="008930FE"/>
    <w:rsid w:val="00893209"/>
    <w:rsid w:val="008935EA"/>
    <w:rsid w:val="00893683"/>
    <w:rsid w:val="00893AAF"/>
    <w:rsid w:val="00893B11"/>
    <w:rsid w:val="00893C26"/>
    <w:rsid w:val="00893EA3"/>
    <w:rsid w:val="0089414B"/>
    <w:rsid w:val="0089430D"/>
    <w:rsid w:val="00894583"/>
    <w:rsid w:val="008949DD"/>
    <w:rsid w:val="00895900"/>
    <w:rsid w:val="00895D09"/>
    <w:rsid w:val="008960CB"/>
    <w:rsid w:val="008964F9"/>
    <w:rsid w:val="008967FB"/>
    <w:rsid w:val="00896E0F"/>
    <w:rsid w:val="00897947"/>
    <w:rsid w:val="008979B3"/>
    <w:rsid w:val="00897BD3"/>
    <w:rsid w:val="008A00CE"/>
    <w:rsid w:val="008A0463"/>
    <w:rsid w:val="008A099D"/>
    <w:rsid w:val="008A0B84"/>
    <w:rsid w:val="008A108A"/>
    <w:rsid w:val="008A129A"/>
    <w:rsid w:val="008A13AD"/>
    <w:rsid w:val="008A2819"/>
    <w:rsid w:val="008A28CA"/>
    <w:rsid w:val="008A29E5"/>
    <w:rsid w:val="008A3708"/>
    <w:rsid w:val="008A3ECC"/>
    <w:rsid w:val="008A598A"/>
    <w:rsid w:val="008A5AC2"/>
    <w:rsid w:val="008A61F2"/>
    <w:rsid w:val="008A67E3"/>
    <w:rsid w:val="008A7452"/>
    <w:rsid w:val="008A7662"/>
    <w:rsid w:val="008A798B"/>
    <w:rsid w:val="008A7DDA"/>
    <w:rsid w:val="008A7E96"/>
    <w:rsid w:val="008A7ECD"/>
    <w:rsid w:val="008B030C"/>
    <w:rsid w:val="008B084B"/>
    <w:rsid w:val="008B0B4B"/>
    <w:rsid w:val="008B0B87"/>
    <w:rsid w:val="008B0C7D"/>
    <w:rsid w:val="008B0FA1"/>
    <w:rsid w:val="008B13BC"/>
    <w:rsid w:val="008B1786"/>
    <w:rsid w:val="008B1B01"/>
    <w:rsid w:val="008B2832"/>
    <w:rsid w:val="008B2A54"/>
    <w:rsid w:val="008B37BC"/>
    <w:rsid w:val="008B4316"/>
    <w:rsid w:val="008B4AEF"/>
    <w:rsid w:val="008B50A5"/>
    <w:rsid w:val="008B557C"/>
    <w:rsid w:val="008B5D4A"/>
    <w:rsid w:val="008B6192"/>
    <w:rsid w:val="008B6992"/>
    <w:rsid w:val="008B6999"/>
    <w:rsid w:val="008B6FBF"/>
    <w:rsid w:val="008B78E1"/>
    <w:rsid w:val="008C04CE"/>
    <w:rsid w:val="008C0838"/>
    <w:rsid w:val="008C0943"/>
    <w:rsid w:val="008C0DD4"/>
    <w:rsid w:val="008C12AA"/>
    <w:rsid w:val="008C1B80"/>
    <w:rsid w:val="008C1FC6"/>
    <w:rsid w:val="008C22BA"/>
    <w:rsid w:val="008C2BCC"/>
    <w:rsid w:val="008C2F0E"/>
    <w:rsid w:val="008C33F6"/>
    <w:rsid w:val="008C35C8"/>
    <w:rsid w:val="008C381B"/>
    <w:rsid w:val="008C3BEB"/>
    <w:rsid w:val="008C498E"/>
    <w:rsid w:val="008C4B36"/>
    <w:rsid w:val="008C50A1"/>
    <w:rsid w:val="008C516A"/>
    <w:rsid w:val="008C539F"/>
    <w:rsid w:val="008C5A90"/>
    <w:rsid w:val="008C5E89"/>
    <w:rsid w:val="008C77D5"/>
    <w:rsid w:val="008C7B45"/>
    <w:rsid w:val="008C7DEC"/>
    <w:rsid w:val="008D02AF"/>
    <w:rsid w:val="008D0C0A"/>
    <w:rsid w:val="008D14E9"/>
    <w:rsid w:val="008D1B62"/>
    <w:rsid w:val="008D20D5"/>
    <w:rsid w:val="008D2B43"/>
    <w:rsid w:val="008D2C95"/>
    <w:rsid w:val="008D2D03"/>
    <w:rsid w:val="008D312F"/>
    <w:rsid w:val="008D37B7"/>
    <w:rsid w:val="008D3E90"/>
    <w:rsid w:val="008D45DC"/>
    <w:rsid w:val="008D48A4"/>
    <w:rsid w:val="008D5D2C"/>
    <w:rsid w:val="008D61DA"/>
    <w:rsid w:val="008D62C5"/>
    <w:rsid w:val="008D6548"/>
    <w:rsid w:val="008D6978"/>
    <w:rsid w:val="008D79C4"/>
    <w:rsid w:val="008D7C09"/>
    <w:rsid w:val="008D7E23"/>
    <w:rsid w:val="008E02ED"/>
    <w:rsid w:val="008E05D4"/>
    <w:rsid w:val="008E1831"/>
    <w:rsid w:val="008E2095"/>
    <w:rsid w:val="008E24CE"/>
    <w:rsid w:val="008E2997"/>
    <w:rsid w:val="008E33D7"/>
    <w:rsid w:val="008E3837"/>
    <w:rsid w:val="008E467E"/>
    <w:rsid w:val="008E4983"/>
    <w:rsid w:val="008E4E42"/>
    <w:rsid w:val="008E4E4B"/>
    <w:rsid w:val="008E4E4C"/>
    <w:rsid w:val="008E5054"/>
    <w:rsid w:val="008E54D4"/>
    <w:rsid w:val="008E680A"/>
    <w:rsid w:val="008E6C36"/>
    <w:rsid w:val="008E6C72"/>
    <w:rsid w:val="008E7838"/>
    <w:rsid w:val="008E7945"/>
    <w:rsid w:val="008E7A88"/>
    <w:rsid w:val="008E7B74"/>
    <w:rsid w:val="008E7DB1"/>
    <w:rsid w:val="008F0297"/>
    <w:rsid w:val="008F0961"/>
    <w:rsid w:val="008F0E3E"/>
    <w:rsid w:val="008F1273"/>
    <w:rsid w:val="008F16A6"/>
    <w:rsid w:val="008F2411"/>
    <w:rsid w:val="008F2BFE"/>
    <w:rsid w:val="008F2D4A"/>
    <w:rsid w:val="008F2EA3"/>
    <w:rsid w:val="008F323E"/>
    <w:rsid w:val="008F3A42"/>
    <w:rsid w:val="008F3C22"/>
    <w:rsid w:val="008F411A"/>
    <w:rsid w:val="008F4C5F"/>
    <w:rsid w:val="008F5137"/>
    <w:rsid w:val="008F5721"/>
    <w:rsid w:val="008F5A6E"/>
    <w:rsid w:val="008F5D5D"/>
    <w:rsid w:val="008F612A"/>
    <w:rsid w:val="008F62B7"/>
    <w:rsid w:val="008F6DD9"/>
    <w:rsid w:val="008F6F18"/>
    <w:rsid w:val="008F7358"/>
    <w:rsid w:val="008F73CF"/>
    <w:rsid w:val="008F73E1"/>
    <w:rsid w:val="008F7456"/>
    <w:rsid w:val="008F7BD5"/>
    <w:rsid w:val="008F7EBB"/>
    <w:rsid w:val="008F7EFF"/>
    <w:rsid w:val="00900010"/>
    <w:rsid w:val="0090007B"/>
    <w:rsid w:val="00900413"/>
    <w:rsid w:val="0090145F"/>
    <w:rsid w:val="00901C44"/>
    <w:rsid w:val="0090290F"/>
    <w:rsid w:val="00902938"/>
    <w:rsid w:val="00902E8E"/>
    <w:rsid w:val="00904AE1"/>
    <w:rsid w:val="0090528D"/>
    <w:rsid w:val="009067B5"/>
    <w:rsid w:val="0090696E"/>
    <w:rsid w:val="00906D97"/>
    <w:rsid w:val="00907209"/>
    <w:rsid w:val="00907A1D"/>
    <w:rsid w:val="00907BC9"/>
    <w:rsid w:val="0091023C"/>
    <w:rsid w:val="009103F6"/>
    <w:rsid w:val="0091095C"/>
    <w:rsid w:val="00910E7C"/>
    <w:rsid w:val="0091103D"/>
    <w:rsid w:val="0091214A"/>
    <w:rsid w:val="00912488"/>
    <w:rsid w:val="00912C86"/>
    <w:rsid w:val="009131AE"/>
    <w:rsid w:val="00913AD0"/>
    <w:rsid w:val="00913F06"/>
    <w:rsid w:val="009141AB"/>
    <w:rsid w:val="0091424E"/>
    <w:rsid w:val="00914B7D"/>
    <w:rsid w:val="00914C4F"/>
    <w:rsid w:val="009152B6"/>
    <w:rsid w:val="009155EB"/>
    <w:rsid w:val="00915603"/>
    <w:rsid w:val="00915CEC"/>
    <w:rsid w:val="00915F54"/>
    <w:rsid w:val="00915F8E"/>
    <w:rsid w:val="00916078"/>
    <w:rsid w:val="00916110"/>
    <w:rsid w:val="009161D1"/>
    <w:rsid w:val="009168AA"/>
    <w:rsid w:val="00916EA1"/>
    <w:rsid w:val="00917231"/>
    <w:rsid w:val="0091781D"/>
    <w:rsid w:val="00917EA0"/>
    <w:rsid w:val="0092000B"/>
    <w:rsid w:val="009203A7"/>
    <w:rsid w:val="00920BD8"/>
    <w:rsid w:val="009210B5"/>
    <w:rsid w:val="00921DFA"/>
    <w:rsid w:val="00922098"/>
    <w:rsid w:val="00922158"/>
    <w:rsid w:val="00922C89"/>
    <w:rsid w:val="00923AF0"/>
    <w:rsid w:val="0092406F"/>
    <w:rsid w:val="009241AF"/>
    <w:rsid w:val="00924981"/>
    <w:rsid w:val="00924EBF"/>
    <w:rsid w:val="00925200"/>
    <w:rsid w:val="00925288"/>
    <w:rsid w:val="009256B7"/>
    <w:rsid w:val="009258BA"/>
    <w:rsid w:val="00925BDE"/>
    <w:rsid w:val="00926921"/>
    <w:rsid w:val="00926A4B"/>
    <w:rsid w:val="00926B9B"/>
    <w:rsid w:val="009270D5"/>
    <w:rsid w:val="009271D3"/>
    <w:rsid w:val="0092720B"/>
    <w:rsid w:val="00927533"/>
    <w:rsid w:val="009276A9"/>
    <w:rsid w:val="00927D21"/>
    <w:rsid w:val="009300F4"/>
    <w:rsid w:val="00930217"/>
    <w:rsid w:val="00930730"/>
    <w:rsid w:val="009319B8"/>
    <w:rsid w:val="00932376"/>
    <w:rsid w:val="00932812"/>
    <w:rsid w:val="009328F5"/>
    <w:rsid w:val="0093295B"/>
    <w:rsid w:val="00932981"/>
    <w:rsid w:val="00932A6F"/>
    <w:rsid w:val="00932EAF"/>
    <w:rsid w:val="00933174"/>
    <w:rsid w:val="009337AB"/>
    <w:rsid w:val="0093389B"/>
    <w:rsid w:val="00933DC8"/>
    <w:rsid w:val="009340DC"/>
    <w:rsid w:val="00934476"/>
    <w:rsid w:val="00934BF1"/>
    <w:rsid w:val="0093529F"/>
    <w:rsid w:val="009354A3"/>
    <w:rsid w:val="00936256"/>
    <w:rsid w:val="009368B4"/>
    <w:rsid w:val="009368FE"/>
    <w:rsid w:val="009369E0"/>
    <w:rsid w:val="00937A46"/>
    <w:rsid w:val="00937B05"/>
    <w:rsid w:val="00937CF2"/>
    <w:rsid w:val="00937D1A"/>
    <w:rsid w:val="00937E8D"/>
    <w:rsid w:val="00937FA5"/>
    <w:rsid w:val="00940333"/>
    <w:rsid w:val="00940417"/>
    <w:rsid w:val="009407C1"/>
    <w:rsid w:val="00940DB3"/>
    <w:rsid w:val="00941812"/>
    <w:rsid w:val="00942790"/>
    <w:rsid w:val="0094284A"/>
    <w:rsid w:val="00942C01"/>
    <w:rsid w:val="00943028"/>
    <w:rsid w:val="0094306A"/>
    <w:rsid w:val="00944224"/>
    <w:rsid w:val="009442AF"/>
    <w:rsid w:val="00944489"/>
    <w:rsid w:val="00944DF3"/>
    <w:rsid w:val="009451FC"/>
    <w:rsid w:val="009456E0"/>
    <w:rsid w:val="0094675C"/>
    <w:rsid w:val="00947733"/>
    <w:rsid w:val="0095013A"/>
    <w:rsid w:val="0095073D"/>
    <w:rsid w:val="00950944"/>
    <w:rsid w:val="0095103E"/>
    <w:rsid w:val="0095182C"/>
    <w:rsid w:val="00951CB4"/>
    <w:rsid w:val="00951F37"/>
    <w:rsid w:val="00952039"/>
    <w:rsid w:val="0095204B"/>
    <w:rsid w:val="0095285B"/>
    <w:rsid w:val="00952A2E"/>
    <w:rsid w:val="00953D04"/>
    <w:rsid w:val="009544EE"/>
    <w:rsid w:val="009548FC"/>
    <w:rsid w:val="00954900"/>
    <w:rsid w:val="009550F2"/>
    <w:rsid w:val="0095511C"/>
    <w:rsid w:val="00955F96"/>
    <w:rsid w:val="00956A50"/>
    <w:rsid w:val="00956F35"/>
    <w:rsid w:val="00956F61"/>
    <w:rsid w:val="009570E3"/>
    <w:rsid w:val="009578A2"/>
    <w:rsid w:val="00960439"/>
    <w:rsid w:val="0096064D"/>
    <w:rsid w:val="00961C22"/>
    <w:rsid w:val="00961E8A"/>
    <w:rsid w:val="00962057"/>
    <w:rsid w:val="0096216E"/>
    <w:rsid w:val="00962371"/>
    <w:rsid w:val="00962CB6"/>
    <w:rsid w:val="0096328E"/>
    <w:rsid w:val="0096394D"/>
    <w:rsid w:val="00963C5F"/>
    <w:rsid w:val="00964090"/>
    <w:rsid w:val="009640F2"/>
    <w:rsid w:val="009643B0"/>
    <w:rsid w:val="00965151"/>
    <w:rsid w:val="00965179"/>
    <w:rsid w:val="0096541E"/>
    <w:rsid w:val="0096607E"/>
    <w:rsid w:val="00966A61"/>
    <w:rsid w:val="00966A89"/>
    <w:rsid w:val="00966AFA"/>
    <w:rsid w:val="00966B00"/>
    <w:rsid w:val="00966CCB"/>
    <w:rsid w:val="009678F4"/>
    <w:rsid w:val="0096794B"/>
    <w:rsid w:val="00967A9B"/>
    <w:rsid w:val="00967DAF"/>
    <w:rsid w:val="00967E0E"/>
    <w:rsid w:val="009706CA"/>
    <w:rsid w:val="00971223"/>
    <w:rsid w:val="0097167D"/>
    <w:rsid w:val="00971DA3"/>
    <w:rsid w:val="0097248A"/>
    <w:rsid w:val="00972E4A"/>
    <w:rsid w:val="0097322C"/>
    <w:rsid w:val="00973276"/>
    <w:rsid w:val="00973347"/>
    <w:rsid w:val="009735FA"/>
    <w:rsid w:val="00973CC6"/>
    <w:rsid w:val="0097489A"/>
    <w:rsid w:val="00974E03"/>
    <w:rsid w:val="0097586D"/>
    <w:rsid w:val="00975CEF"/>
    <w:rsid w:val="00975D8E"/>
    <w:rsid w:val="00976170"/>
    <w:rsid w:val="009762AF"/>
    <w:rsid w:val="00976CF1"/>
    <w:rsid w:val="00976E81"/>
    <w:rsid w:val="00976FF1"/>
    <w:rsid w:val="009779A3"/>
    <w:rsid w:val="00977A91"/>
    <w:rsid w:val="00977C84"/>
    <w:rsid w:val="00977EBB"/>
    <w:rsid w:val="00980B2D"/>
    <w:rsid w:val="00980DF3"/>
    <w:rsid w:val="00980F6D"/>
    <w:rsid w:val="0098174B"/>
    <w:rsid w:val="00981C02"/>
    <w:rsid w:val="00981E22"/>
    <w:rsid w:val="00982B56"/>
    <w:rsid w:val="00982D20"/>
    <w:rsid w:val="00982DA1"/>
    <w:rsid w:val="009830F2"/>
    <w:rsid w:val="00983117"/>
    <w:rsid w:val="009833C6"/>
    <w:rsid w:val="00983452"/>
    <w:rsid w:val="00984325"/>
    <w:rsid w:val="009846A2"/>
    <w:rsid w:val="009847EB"/>
    <w:rsid w:val="009850B1"/>
    <w:rsid w:val="00985626"/>
    <w:rsid w:val="00985F0E"/>
    <w:rsid w:val="009864F7"/>
    <w:rsid w:val="00987551"/>
    <w:rsid w:val="0099000A"/>
    <w:rsid w:val="00990CD2"/>
    <w:rsid w:val="00991298"/>
    <w:rsid w:val="009917C0"/>
    <w:rsid w:val="009918B8"/>
    <w:rsid w:val="00991901"/>
    <w:rsid w:val="00992131"/>
    <w:rsid w:val="00992A6A"/>
    <w:rsid w:val="00992C0E"/>
    <w:rsid w:val="00993632"/>
    <w:rsid w:val="00993666"/>
    <w:rsid w:val="00993864"/>
    <w:rsid w:val="0099399D"/>
    <w:rsid w:val="009945E5"/>
    <w:rsid w:val="00994830"/>
    <w:rsid w:val="00994F38"/>
    <w:rsid w:val="00995586"/>
    <w:rsid w:val="00995EC4"/>
    <w:rsid w:val="00996DD6"/>
    <w:rsid w:val="0099705D"/>
    <w:rsid w:val="009974CF"/>
    <w:rsid w:val="00997621"/>
    <w:rsid w:val="009979B6"/>
    <w:rsid w:val="009A020E"/>
    <w:rsid w:val="009A09CA"/>
    <w:rsid w:val="009A0B6A"/>
    <w:rsid w:val="009A0BE1"/>
    <w:rsid w:val="009A0FEF"/>
    <w:rsid w:val="009A1656"/>
    <w:rsid w:val="009A1B97"/>
    <w:rsid w:val="009A233A"/>
    <w:rsid w:val="009A3871"/>
    <w:rsid w:val="009A3B33"/>
    <w:rsid w:val="009A3BAE"/>
    <w:rsid w:val="009A488E"/>
    <w:rsid w:val="009A4D68"/>
    <w:rsid w:val="009A5C09"/>
    <w:rsid w:val="009A670B"/>
    <w:rsid w:val="009A75FB"/>
    <w:rsid w:val="009A7EF8"/>
    <w:rsid w:val="009B00D1"/>
    <w:rsid w:val="009B04EE"/>
    <w:rsid w:val="009B0623"/>
    <w:rsid w:val="009B0E47"/>
    <w:rsid w:val="009B0FA7"/>
    <w:rsid w:val="009B1638"/>
    <w:rsid w:val="009B16A6"/>
    <w:rsid w:val="009B1D04"/>
    <w:rsid w:val="009B2955"/>
    <w:rsid w:val="009B2CB3"/>
    <w:rsid w:val="009B2EC9"/>
    <w:rsid w:val="009B32C6"/>
    <w:rsid w:val="009B3982"/>
    <w:rsid w:val="009B3BBA"/>
    <w:rsid w:val="009B46CF"/>
    <w:rsid w:val="009B483E"/>
    <w:rsid w:val="009B48AD"/>
    <w:rsid w:val="009B494A"/>
    <w:rsid w:val="009B4B49"/>
    <w:rsid w:val="009B4F05"/>
    <w:rsid w:val="009B4FB2"/>
    <w:rsid w:val="009B4FE6"/>
    <w:rsid w:val="009B5842"/>
    <w:rsid w:val="009B5DD5"/>
    <w:rsid w:val="009B6207"/>
    <w:rsid w:val="009B63CE"/>
    <w:rsid w:val="009B6F73"/>
    <w:rsid w:val="009B74DC"/>
    <w:rsid w:val="009B75AD"/>
    <w:rsid w:val="009C00A7"/>
    <w:rsid w:val="009C079E"/>
    <w:rsid w:val="009C08C9"/>
    <w:rsid w:val="009C1BB2"/>
    <w:rsid w:val="009C1C9F"/>
    <w:rsid w:val="009C225B"/>
    <w:rsid w:val="009C275E"/>
    <w:rsid w:val="009C2BE0"/>
    <w:rsid w:val="009C34DF"/>
    <w:rsid w:val="009C3E9B"/>
    <w:rsid w:val="009C52B7"/>
    <w:rsid w:val="009C5375"/>
    <w:rsid w:val="009C54C2"/>
    <w:rsid w:val="009C55AA"/>
    <w:rsid w:val="009C5C5F"/>
    <w:rsid w:val="009C6BA1"/>
    <w:rsid w:val="009C6BBC"/>
    <w:rsid w:val="009C6C74"/>
    <w:rsid w:val="009C732A"/>
    <w:rsid w:val="009C741B"/>
    <w:rsid w:val="009C7545"/>
    <w:rsid w:val="009C78A7"/>
    <w:rsid w:val="009C78E6"/>
    <w:rsid w:val="009D0206"/>
    <w:rsid w:val="009D03E3"/>
    <w:rsid w:val="009D0427"/>
    <w:rsid w:val="009D06CE"/>
    <w:rsid w:val="009D0A44"/>
    <w:rsid w:val="009D0E93"/>
    <w:rsid w:val="009D168C"/>
    <w:rsid w:val="009D16CD"/>
    <w:rsid w:val="009D1B41"/>
    <w:rsid w:val="009D1F3C"/>
    <w:rsid w:val="009D2D10"/>
    <w:rsid w:val="009D3208"/>
    <w:rsid w:val="009D37CB"/>
    <w:rsid w:val="009D3CEF"/>
    <w:rsid w:val="009D416C"/>
    <w:rsid w:val="009D451A"/>
    <w:rsid w:val="009D458A"/>
    <w:rsid w:val="009D4FF4"/>
    <w:rsid w:val="009D566D"/>
    <w:rsid w:val="009D5716"/>
    <w:rsid w:val="009D57D0"/>
    <w:rsid w:val="009D5989"/>
    <w:rsid w:val="009D5E37"/>
    <w:rsid w:val="009D5FCA"/>
    <w:rsid w:val="009D64D8"/>
    <w:rsid w:val="009D6863"/>
    <w:rsid w:val="009D6E62"/>
    <w:rsid w:val="009D6F66"/>
    <w:rsid w:val="009D744C"/>
    <w:rsid w:val="009D77BB"/>
    <w:rsid w:val="009D7A73"/>
    <w:rsid w:val="009D7FEE"/>
    <w:rsid w:val="009E01F0"/>
    <w:rsid w:val="009E10A5"/>
    <w:rsid w:val="009E13F0"/>
    <w:rsid w:val="009E15F3"/>
    <w:rsid w:val="009E1822"/>
    <w:rsid w:val="009E1A50"/>
    <w:rsid w:val="009E1AE9"/>
    <w:rsid w:val="009E1D4F"/>
    <w:rsid w:val="009E1EA4"/>
    <w:rsid w:val="009E371A"/>
    <w:rsid w:val="009E45BF"/>
    <w:rsid w:val="009E4725"/>
    <w:rsid w:val="009E4AFA"/>
    <w:rsid w:val="009E4C3E"/>
    <w:rsid w:val="009E4EA9"/>
    <w:rsid w:val="009E531C"/>
    <w:rsid w:val="009E5704"/>
    <w:rsid w:val="009E5996"/>
    <w:rsid w:val="009E5A84"/>
    <w:rsid w:val="009E63C0"/>
    <w:rsid w:val="009E6C84"/>
    <w:rsid w:val="009E6D9C"/>
    <w:rsid w:val="009E6F63"/>
    <w:rsid w:val="009E70BE"/>
    <w:rsid w:val="009E73C6"/>
    <w:rsid w:val="009E7A08"/>
    <w:rsid w:val="009E7B14"/>
    <w:rsid w:val="009E7E36"/>
    <w:rsid w:val="009F0A76"/>
    <w:rsid w:val="009F0C81"/>
    <w:rsid w:val="009F0FBB"/>
    <w:rsid w:val="009F11F0"/>
    <w:rsid w:val="009F190C"/>
    <w:rsid w:val="009F2061"/>
    <w:rsid w:val="009F260C"/>
    <w:rsid w:val="009F29DF"/>
    <w:rsid w:val="009F2D4B"/>
    <w:rsid w:val="009F31EE"/>
    <w:rsid w:val="009F3386"/>
    <w:rsid w:val="009F3AA5"/>
    <w:rsid w:val="009F3C4F"/>
    <w:rsid w:val="009F41F5"/>
    <w:rsid w:val="009F471B"/>
    <w:rsid w:val="009F5D04"/>
    <w:rsid w:val="009F5D31"/>
    <w:rsid w:val="009F668B"/>
    <w:rsid w:val="009F6982"/>
    <w:rsid w:val="009F6BED"/>
    <w:rsid w:val="009F6C51"/>
    <w:rsid w:val="009F7082"/>
    <w:rsid w:val="009F70BF"/>
    <w:rsid w:val="009F7E9F"/>
    <w:rsid w:val="009F7FAE"/>
    <w:rsid w:val="00A00186"/>
    <w:rsid w:val="00A00574"/>
    <w:rsid w:val="00A00D28"/>
    <w:rsid w:val="00A00D6A"/>
    <w:rsid w:val="00A010C2"/>
    <w:rsid w:val="00A013C4"/>
    <w:rsid w:val="00A014A3"/>
    <w:rsid w:val="00A01835"/>
    <w:rsid w:val="00A01FE7"/>
    <w:rsid w:val="00A020E4"/>
    <w:rsid w:val="00A022EF"/>
    <w:rsid w:val="00A02586"/>
    <w:rsid w:val="00A029C0"/>
    <w:rsid w:val="00A02A29"/>
    <w:rsid w:val="00A02E27"/>
    <w:rsid w:val="00A02EF2"/>
    <w:rsid w:val="00A0354F"/>
    <w:rsid w:val="00A035FC"/>
    <w:rsid w:val="00A036A4"/>
    <w:rsid w:val="00A04170"/>
    <w:rsid w:val="00A04A28"/>
    <w:rsid w:val="00A05D8D"/>
    <w:rsid w:val="00A060D7"/>
    <w:rsid w:val="00A064C3"/>
    <w:rsid w:val="00A06967"/>
    <w:rsid w:val="00A06D71"/>
    <w:rsid w:val="00A0770C"/>
    <w:rsid w:val="00A0798E"/>
    <w:rsid w:val="00A07A70"/>
    <w:rsid w:val="00A106A3"/>
    <w:rsid w:val="00A10C1B"/>
    <w:rsid w:val="00A115AB"/>
    <w:rsid w:val="00A11AA3"/>
    <w:rsid w:val="00A11D56"/>
    <w:rsid w:val="00A13429"/>
    <w:rsid w:val="00A1346A"/>
    <w:rsid w:val="00A13C50"/>
    <w:rsid w:val="00A13CA4"/>
    <w:rsid w:val="00A14637"/>
    <w:rsid w:val="00A1469A"/>
    <w:rsid w:val="00A14962"/>
    <w:rsid w:val="00A14A0D"/>
    <w:rsid w:val="00A14CF8"/>
    <w:rsid w:val="00A14E11"/>
    <w:rsid w:val="00A14F01"/>
    <w:rsid w:val="00A15298"/>
    <w:rsid w:val="00A15B13"/>
    <w:rsid w:val="00A15B37"/>
    <w:rsid w:val="00A165AD"/>
    <w:rsid w:val="00A171B8"/>
    <w:rsid w:val="00A176AE"/>
    <w:rsid w:val="00A176CF"/>
    <w:rsid w:val="00A179E5"/>
    <w:rsid w:val="00A17CD1"/>
    <w:rsid w:val="00A20020"/>
    <w:rsid w:val="00A2018C"/>
    <w:rsid w:val="00A20900"/>
    <w:rsid w:val="00A21D48"/>
    <w:rsid w:val="00A22136"/>
    <w:rsid w:val="00A228FF"/>
    <w:rsid w:val="00A22F3E"/>
    <w:rsid w:val="00A23241"/>
    <w:rsid w:val="00A239A9"/>
    <w:rsid w:val="00A239C6"/>
    <w:rsid w:val="00A23B13"/>
    <w:rsid w:val="00A24743"/>
    <w:rsid w:val="00A25762"/>
    <w:rsid w:val="00A2623C"/>
    <w:rsid w:val="00A26563"/>
    <w:rsid w:val="00A26AC0"/>
    <w:rsid w:val="00A26DA4"/>
    <w:rsid w:val="00A27391"/>
    <w:rsid w:val="00A27750"/>
    <w:rsid w:val="00A27AA8"/>
    <w:rsid w:val="00A300E8"/>
    <w:rsid w:val="00A309E8"/>
    <w:rsid w:val="00A30B6D"/>
    <w:rsid w:val="00A30E7D"/>
    <w:rsid w:val="00A3118C"/>
    <w:rsid w:val="00A311B4"/>
    <w:rsid w:val="00A312CA"/>
    <w:rsid w:val="00A31315"/>
    <w:rsid w:val="00A31770"/>
    <w:rsid w:val="00A3186E"/>
    <w:rsid w:val="00A31DB2"/>
    <w:rsid w:val="00A31E4F"/>
    <w:rsid w:val="00A32287"/>
    <w:rsid w:val="00A3237E"/>
    <w:rsid w:val="00A324E5"/>
    <w:rsid w:val="00A32B60"/>
    <w:rsid w:val="00A32EFA"/>
    <w:rsid w:val="00A330F1"/>
    <w:rsid w:val="00A34395"/>
    <w:rsid w:val="00A34783"/>
    <w:rsid w:val="00A347BF"/>
    <w:rsid w:val="00A34A9B"/>
    <w:rsid w:val="00A34AF5"/>
    <w:rsid w:val="00A34E0C"/>
    <w:rsid w:val="00A35466"/>
    <w:rsid w:val="00A35699"/>
    <w:rsid w:val="00A357F7"/>
    <w:rsid w:val="00A358A5"/>
    <w:rsid w:val="00A3596A"/>
    <w:rsid w:val="00A35CE8"/>
    <w:rsid w:val="00A35E85"/>
    <w:rsid w:val="00A360EA"/>
    <w:rsid w:val="00A36162"/>
    <w:rsid w:val="00A36D98"/>
    <w:rsid w:val="00A36EF8"/>
    <w:rsid w:val="00A36FB4"/>
    <w:rsid w:val="00A3708F"/>
    <w:rsid w:val="00A3726F"/>
    <w:rsid w:val="00A3774C"/>
    <w:rsid w:val="00A377A6"/>
    <w:rsid w:val="00A37BC9"/>
    <w:rsid w:val="00A37D3F"/>
    <w:rsid w:val="00A37D7B"/>
    <w:rsid w:val="00A40246"/>
    <w:rsid w:val="00A40A8E"/>
    <w:rsid w:val="00A40EF1"/>
    <w:rsid w:val="00A41117"/>
    <w:rsid w:val="00A41C46"/>
    <w:rsid w:val="00A42C5B"/>
    <w:rsid w:val="00A43B3C"/>
    <w:rsid w:val="00A43EFB"/>
    <w:rsid w:val="00A442BA"/>
    <w:rsid w:val="00A4453E"/>
    <w:rsid w:val="00A445A7"/>
    <w:rsid w:val="00A44852"/>
    <w:rsid w:val="00A44A10"/>
    <w:rsid w:val="00A452CD"/>
    <w:rsid w:val="00A4551F"/>
    <w:rsid w:val="00A457FF"/>
    <w:rsid w:val="00A459C0"/>
    <w:rsid w:val="00A45E13"/>
    <w:rsid w:val="00A461E7"/>
    <w:rsid w:val="00A46ADB"/>
    <w:rsid w:val="00A46C8D"/>
    <w:rsid w:val="00A46E00"/>
    <w:rsid w:val="00A474D8"/>
    <w:rsid w:val="00A4777F"/>
    <w:rsid w:val="00A478D2"/>
    <w:rsid w:val="00A5039C"/>
    <w:rsid w:val="00A50884"/>
    <w:rsid w:val="00A509B2"/>
    <w:rsid w:val="00A50E99"/>
    <w:rsid w:val="00A511B3"/>
    <w:rsid w:val="00A515AD"/>
    <w:rsid w:val="00A51B48"/>
    <w:rsid w:val="00A52201"/>
    <w:rsid w:val="00A529B5"/>
    <w:rsid w:val="00A5308D"/>
    <w:rsid w:val="00A530CA"/>
    <w:rsid w:val="00A5328E"/>
    <w:rsid w:val="00A54876"/>
    <w:rsid w:val="00A55234"/>
    <w:rsid w:val="00A55318"/>
    <w:rsid w:val="00A56281"/>
    <w:rsid w:val="00A568C4"/>
    <w:rsid w:val="00A56CEF"/>
    <w:rsid w:val="00A5725D"/>
    <w:rsid w:val="00A5788B"/>
    <w:rsid w:val="00A57BE5"/>
    <w:rsid w:val="00A57F50"/>
    <w:rsid w:val="00A6003C"/>
    <w:rsid w:val="00A608E5"/>
    <w:rsid w:val="00A616A8"/>
    <w:rsid w:val="00A61722"/>
    <w:rsid w:val="00A620CA"/>
    <w:rsid w:val="00A62366"/>
    <w:rsid w:val="00A62475"/>
    <w:rsid w:val="00A626E5"/>
    <w:rsid w:val="00A62C61"/>
    <w:rsid w:val="00A62D84"/>
    <w:rsid w:val="00A62E6E"/>
    <w:rsid w:val="00A6354E"/>
    <w:rsid w:val="00A63705"/>
    <w:rsid w:val="00A63963"/>
    <w:rsid w:val="00A63F47"/>
    <w:rsid w:val="00A647F3"/>
    <w:rsid w:val="00A652DA"/>
    <w:rsid w:val="00A6531D"/>
    <w:rsid w:val="00A6574E"/>
    <w:rsid w:val="00A65806"/>
    <w:rsid w:val="00A65915"/>
    <w:rsid w:val="00A659EE"/>
    <w:rsid w:val="00A6613B"/>
    <w:rsid w:val="00A67F9B"/>
    <w:rsid w:val="00A70216"/>
    <w:rsid w:val="00A7075B"/>
    <w:rsid w:val="00A708F3"/>
    <w:rsid w:val="00A7115F"/>
    <w:rsid w:val="00A71B09"/>
    <w:rsid w:val="00A7200F"/>
    <w:rsid w:val="00A721CE"/>
    <w:rsid w:val="00A722B8"/>
    <w:rsid w:val="00A72539"/>
    <w:rsid w:val="00A72729"/>
    <w:rsid w:val="00A7272B"/>
    <w:rsid w:val="00A72AA7"/>
    <w:rsid w:val="00A73098"/>
    <w:rsid w:val="00A731EF"/>
    <w:rsid w:val="00A735EB"/>
    <w:rsid w:val="00A736D4"/>
    <w:rsid w:val="00A738DD"/>
    <w:rsid w:val="00A73F56"/>
    <w:rsid w:val="00A740CE"/>
    <w:rsid w:val="00A7414A"/>
    <w:rsid w:val="00A74ADF"/>
    <w:rsid w:val="00A74E10"/>
    <w:rsid w:val="00A752FC"/>
    <w:rsid w:val="00A75DB7"/>
    <w:rsid w:val="00A75ED5"/>
    <w:rsid w:val="00A76D9E"/>
    <w:rsid w:val="00A76E37"/>
    <w:rsid w:val="00A77163"/>
    <w:rsid w:val="00A77532"/>
    <w:rsid w:val="00A7755F"/>
    <w:rsid w:val="00A77729"/>
    <w:rsid w:val="00A778BF"/>
    <w:rsid w:val="00A77A0E"/>
    <w:rsid w:val="00A77B71"/>
    <w:rsid w:val="00A77EE9"/>
    <w:rsid w:val="00A8030F"/>
    <w:rsid w:val="00A803C5"/>
    <w:rsid w:val="00A808B4"/>
    <w:rsid w:val="00A8110D"/>
    <w:rsid w:val="00A818FB"/>
    <w:rsid w:val="00A81CFC"/>
    <w:rsid w:val="00A81F7C"/>
    <w:rsid w:val="00A81FE1"/>
    <w:rsid w:val="00A826FA"/>
    <w:rsid w:val="00A828F5"/>
    <w:rsid w:val="00A8291F"/>
    <w:rsid w:val="00A82A51"/>
    <w:rsid w:val="00A82CC4"/>
    <w:rsid w:val="00A835B1"/>
    <w:rsid w:val="00A83600"/>
    <w:rsid w:val="00A83F1E"/>
    <w:rsid w:val="00A8588A"/>
    <w:rsid w:val="00A85B69"/>
    <w:rsid w:val="00A85CF5"/>
    <w:rsid w:val="00A86345"/>
    <w:rsid w:val="00A86C9E"/>
    <w:rsid w:val="00A86CFE"/>
    <w:rsid w:val="00A86E8F"/>
    <w:rsid w:val="00A86ED1"/>
    <w:rsid w:val="00A87145"/>
    <w:rsid w:val="00A874DE"/>
    <w:rsid w:val="00A87993"/>
    <w:rsid w:val="00A87C33"/>
    <w:rsid w:val="00A87EED"/>
    <w:rsid w:val="00A87F3D"/>
    <w:rsid w:val="00A9059A"/>
    <w:rsid w:val="00A906FC"/>
    <w:rsid w:val="00A90807"/>
    <w:rsid w:val="00A91C51"/>
    <w:rsid w:val="00A91D3A"/>
    <w:rsid w:val="00A921AC"/>
    <w:rsid w:val="00A9231C"/>
    <w:rsid w:val="00A92830"/>
    <w:rsid w:val="00A92AF7"/>
    <w:rsid w:val="00A92D85"/>
    <w:rsid w:val="00A9333C"/>
    <w:rsid w:val="00A9384C"/>
    <w:rsid w:val="00A93BB6"/>
    <w:rsid w:val="00A93D09"/>
    <w:rsid w:val="00A93D72"/>
    <w:rsid w:val="00A93EE3"/>
    <w:rsid w:val="00A947FE"/>
    <w:rsid w:val="00A94AE8"/>
    <w:rsid w:val="00A94FD9"/>
    <w:rsid w:val="00A951CC"/>
    <w:rsid w:val="00A953DB"/>
    <w:rsid w:val="00A955CC"/>
    <w:rsid w:val="00A9584B"/>
    <w:rsid w:val="00A95ECC"/>
    <w:rsid w:val="00A968E1"/>
    <w:rsid w:val="00A96F5D"/>
    <w:rsid w:val="00A96F9F"/>
    <w:rsid w:val="00A97483"/>
    <w:rsid w:val="00A9788F"/>
    <w:rsid w:val="00A97958"/>
    <w:rsid w:val="00A979B6"/>
    <w:rsid w:val="00A97E9A"/>
    <w:rsid w:val="00A97FFC"/>
    <w:rsid w:val="00AA016E"/>
    <w:rsid w:val="00AA084B"/>
    <w:rsid w:val="00AA09CD"/>
    <w:rsid w:val="00AA09EA"/>
    <w:rsid w:val="00AA0E1B"/>
    <w:rsid w:val="00AA1352"/>
    <w:rsid w:val="00AA16A0"/>
    <w:rsid w:val="00AA19CF"/>
    <w:rsid w:val="00AA1FBF"/>
    <w:rsid w:val="00AA20AB"/>
    <w:rsid w:val="00AA229C"/>
    <w:rsid w:val="00AA274C"/>
    <w:rsid w:val="00AA2A28"/>
    <w:rsid w:val="00AA2ACE"/>
    <w:rsid w:val="00AA3680"/>
    <w:rsid w:val="00AA3F54"/>
    <w:rsid w:val="00AA411B"/>
    <w:rsid w:val="00AA4544"/>
    <w:rsid w:val="00AA47B6"/>
    <w:rsid w:val="00AA4989"/>
    <w:rsid w:val="00AA4DCB"/>
    <w:rsid w:val="00AA4F18"/>
    <w:rsid w:val="00AA5031"/>
    <w:rsid w:val="00AA5A21"/>
    <w:rsid w:val="00AA5AB6"/>
    <w:rsid w:val="00AA5AE8"/>
    <w:rsid w:val="00AA6AB1"/>
    <w:rsid w:val="00AA6F0F"/>
    <w:rsid w:val="00AA79FE"/>
    <w:rsid w:val="00AB01D6"/>
    <w:rsid w:val="00AB0645"/>
    <w:rsid w:val="00AB1230"/>
    <w:rsid w:val="00AB13FC"/>
    <w:rsid w:val="00AB19CA"/>
    <w:rsid w:val="00AB1A16"/>
    <w:rsid w:val="00AB1C23"/>
    <w:rsid w:val="00AB245B"/>
    <w:rsid w:val="00AB2CC6"/>
    <w:rsid w:val="00AB3394"/>
    <w:rsid w:val="00AB6227"/>
    <w:rsid w:val="00AB62CC"/>
    <w:rsid w:val="00AB686F"/>
    <w:rsid w:val="00AB6918"/>
    <w:rsid w:val="00AB69A0"/>
    <w:rsid w:val="00AB6C7B"/>
    <w:rsid w:val="00AB71E4"/>
    <w:rsid w:val="00AB71FB"/>
    <w:rsid w:val="00AB7602"/>
    <w:rsid w:val="00AB7A0F"/>
    <w:rsid w:val="00AB7D18"/>
    <w:rsid w:val="00AB7F49"/>
    <w:rsid w:val="00AC03F1"/>
    <w:rsid w:val="00AC0A0D"/>
    <w:rsid w:val="00AC0BC9"/>
    <w:rsid w:val="00AC0F87"/>
    <w:rsid w:val="00AC11BB"/>
    <w:rsid w:val="00AC139D"/>
    <w:rsid w:val="00AC2F0C"/>
    <w:rsid w:val="00AC3105"/>
    <w:rsid w:val="00AC32AF"/>
    <w:rsid w:val="00AC3705"/>
    <w:rsid w:val="00AC38CC"/>
    <w:rsid w:val="00AC3F60"/>
    <w:rsid w:val="00AC4099"/>
    <w:rsid w:val="00AC44E4"/>
    <w:rsid w:val="00AC489C"/>
    <w:rsid w:val="00AC4BCA"/>
    <w:rsid w:val="00AC52B1"/>
    <w:rsid w:val="00AC66BC"/>
    <w:rsid w:val="00AC69E3"/>
    <w:rsid w:val="00AC69F8"/>
    <w:rsid w:val="00AC6E57"/>
    <w:rsid w:val="00AC7280"/>
    <w:rsid w:val="00AC7BEF"/>
    <w:rsid w:val="00AC7F25"/>
    <w:rsid w:val="00AD018A"/>
    <w:rsid w:val="00AD04B3"/>
    <w:rsid w:val="00AD0AC3"/>
    <w:rsid w:val="00AD14D0"/>
    <w:rsid w:val="00AD1CD9"/>
    <w:rsid w:val="00AD2B74"/>
    <w:rsid w:val="00AD2DB2"/>
    <w:rsid w:val="00AD326C"/>
    <w:rsid w:val="00AD34DF"/>
    <w:rsid w:val="00AD3BE1"/>
    <w:rsid w:val="00AD425D"/>
    <w:rsid w:val="00AD4385"/>
    <w:rsid w:val="00AD4941"/>
    <w:rsid w:val="00AD4E51"/>
    <w:rsid w:val="00AD4F54"/>
    <w:rsid w:val="00AD4FD5"/>
    <w:rsid w:val="00AD5000"/>
    <w:rsid w:val="00AD565C"/>
    <w:rsid w:val="00AD57C7"/>
    <w:rsid w:val="00AD5966"/>
    <w:rsid w:val="00AD5C3A"/>
    <w:rsid w:val="00AD62B6"/>
    <w:rsid w:val="00AD67E7"/>
    <w:rsid w:val="00AD6B99"/>
    <w:rsid w:val="00AD724E"/>
    <w:rsid w:val="00AD76B3"/>
    <w:rsid w:val="00AD7947"/>
    <w:rsid w:val="00AE0144"/>
    <w:rsid w:val="00AE02BC"/>
    <w:rsid w:val="00AE048A"/>
    <w:rsid w:val="00AE0A6E"/>
    <w:rsid w:val="00AE15C2"/>
    <w:rsid w:val="00AE1909"/>
    <w:rsid w:val="00AE23E1"/>
    <w:rsid w:val="00AE2578"/>
    <w:rsid w:val="00AE28BB"/>
    <w:rsid w:val="00AE290A"/>
    <w:rsid w:val="00AE2FC5"/>
    <w:rsid w:val="00AE4114"/>
    <w:rsid w:val="00AE4468"/>
    <w:rsid w:val="00AE449D"/>
    <w:rsid w:val="00AE44D6"/>
    <w:rsid w:val="00AE4907"/>
    <w:rsid w:val="00AE49CB"/>
    <w:rsid w:val="00AE4BC0"/>
    <w:rsid w:val="00AE4C3A"/>
    <w:rsid w:val="00AE4DE4"/>
    <w:rsid w:val="00AE54B2"/>
    <w:rsid w:val="00AE56EA"/>
    <w:rsid w:val="00AE618E"/>
    <w:rsid w:val="00AE61A0"/>
    <w:rsid w:val="00AE630A"/>
    <w:rsid w:val="00AE651F"/>
    <w:rsid w:val="00AE742F"/>
    <w:rsid w:val="00AE7580"/>
    <w:rsid w:val="00AF041F"/>
    <w:rsid w:val="00AF05BB"/>
    <w:rsid w:val="00AF0DF9"/>
    <w:rsid w:val="00AF1AA1"/>
    <w:rsid w:val="00AF1CDF"/>
    <w:rsid w:val="00AF1EEE"/>
    <w:rsid w:val="00AF227F"/>
    <w:rsid w:val="00AF24BA"/>
    <w:rsid w:val="00AF2A17"/>
    <w:rsid w:val="00AF2CF2"/>
    <w:rsid w:val="00AF2ED3"/>
    <w:rsid w:val="00AF3432"/>
    <w:rsid w:val="00AF38E1"/>
    <w:rsid w:val="00AF3E64"/>
    <w:rsid w:val="00AF3FB5"/>
    <w:rsid w:val="00AF446A"/>
    <w:rsid w:val="00AF45BB"/>
    <w:rsid w:val="00AF4BF1"/>
    <w:rsid w:val="00AF535E"/>
    <w:rsid w:val="00AF58FC"/>
    <w:rsid w:val="00AF5ECD"/>
    <w:rsid w:val="00AF6227"/>
    <w:rsid w:val="00AF64A9"/>
    <w:rsid w:val="00AF679F"/>
    <w:rsid w:val="00AF6A5C"/>
    <w:rsid w:val="00AF6A88"/>
    <w:rsid w:val="00AF6E73"/>
    <w:rsid w:val="00AF738D"/>
    <w:rsid w:val="00AF76DD"/>
    <w:rsid w:val="00AF7A7A"/>
    <w:rsid w:val="00B008B1"/>
    <w:rsid w:val="00B00C7B"/>
    <w:rsid w:val="00B02E27"/>
    <w:rsid w:val="00B02E6F"/>
    <w:rsid w:val="00B03382"/>
    <w:rsid w:val="00B03883"/>
    <w:rsid w:val="00B03B22"/>
    <w:rsid w:val="00B03EAF"/>
    <w:rsid w:val="00B04546"/>
    <w:rsid w:val="00B04811"/>
    <w:rsid w:val="00B054CC"/>
    <w:rsid w:val="00B055D0"/>
    <w:rsid w:val="00B063BE"/>
    <w:rsid w:val="00B06E0F"/>
    <w:rsid w:val="00B0755C"/>
    <w:rsid w:val="00B075E1"/>
    <w:rsid w:val="00B07748"/>
    <w:rsid w:val="00B07A3B"/>
    <w:rsid w:val="00B07CB9"/>
    <w:rsid w:val="00B10008"/>
    <w:rsid w:val="00B104DA"/>
    <w:rsid w:val="00B10784"/>
    <w:rsid w:val="00B111AB"/>
    <w:rsid w:val="00B11943"/>
    <w:rsid w:val="00B11DC2"/>
    <w:rsid w:val="00B122E4"/>
    <w:rsid w:val="00B129D8"/>
    <w:rsid w:val="00B12ACF"/>
    <w:rsid w:val="00B12BEB"/>
    <w:rsid w:val="00B12D6E"/>
    <w:rsid w:val="00B12E96"/>
    <w:rsid w:val="00B13134"/>
    <w:rsid w:val="00B131C2"/>
    <w:rsid w:val="00B1337D"/>
    <w:rsid w:val="00B135DC"/>
    <w:rsid w:val="00B139E7"/>
    <w:rsid w:val="00B13FD5"/>
    <w:rsid w:val="00B14DE1"/>
    <w:rsid w:val="00B14E42"/>
    <w:rsid w:val="00B15069"/>
    <w:rsid w:val="00B1541F"/>
    <w:rsid w:val="00B1546D"/>
    <w:rsid w:val="00B1574F"/>
    <w:rsid w:val="00B15780"/>
    <w:rsid w:val="00B15C51"/>
    <w:rsid w:val="00B15EB9"/>
    <w:rsid w:val="00B15EF3"/>
    <w:rsid w:val="00B1610D"/>
    <w:rsid w:val="00B1614A"/>
    <w:rsid w:val="00B161BB"/>
    <w:rsid w:val="00B1648B"/>
    <w:rsid w:val="00B167A1"/>
    <w:rsid w:val="00B16853"/>
    <w:rsid w:val="00B16AA6"/>
    <w:rsid w:val="00B16CAD"/>
    <w:rsid w:val="00B16D25"/>
    <w:rsid w:val="00B17268"/>
    <w:rsid w:val="00B172C5"/>
    <w:rsid w:val="00B17894"/>
    <w:rsid w:val="00B202D1"/>
    <w:rsid w:val="00B20583"/>
    <w:rsid w:val="00B20623"/>
    <w:rsid w:val="00B20EA8"/>
    <w:rsid w:val="00B21F54"/>
    <w:rsid w:val="00B22585"/>
    <w:rsid w:val="00B225AF"/>
    <w:rsid w:val="00B23265"/>
    <w:rsid w:val="00B23315"/>
    <w:rsid w:val="00B238E4"/>
    <w:rsid w:val="00B23A6A"/>
    <w:rsid w:val="00B23B14"/>
    <w:rsid w:val="00B23BB7"/>
    <w:rsid w:val="00B242E7"/>
    <w:rsid w:val="00B24468"/>
    <w:rsid w:val="00B24DAA"/>
    <w:rsid w:val="00B251AF"/>
    <w:rsid w:val="00B25693"/>
    <w:rsid w:val="00B2669E"/>
    <w:rsid w:val="00B269B8"/>
    <w:rsid w:val="00B26E38"/>
    <w:rsid w:val="00B26EB9"/>
    <w:rsid w:val="00B2764A"/>
    <w:rsid w:val="00B2778C"/>
    <w:rsid w:val="00B27D01"/>
    <w:rsid w:val="00B27EFC"/>
    <w:rsid w:val="00B30374"/>
    <w:rsid w:val="00B30EF7"/>
    <w:rsid w:val="00B312AE"/>
    <w:rsid w:val="00B31342"/>
    <w:rsid w:val="00B314CA"/>
    <w:rsid w:val="00B31707"/>
    <w:rsid w:val="00B3208D"/>
    <w:rsid w:val="00B32257"/>
    <w:rsid w:val="00B3256C"/>
    <w:rsid w:val="00B3339F"/>
    <w:rsid w:val="00B33BD6"/>
    <w:rsid w:val="00B356D8"/>
    <w:rsid w:val="00B358B0"/>
    <w:rsid w:val="00B36776"/>
    <w:rsid w:val="00B368ED"/>
    <w:rsid w:val="00B3695B"/>
    <w:rsid w:val="00B36AE3"/>
    <w:rsid w:val="00B36C3E"/>
    <w:rsid w:val="00B36F27"/>
    <w:rsid w:val="00B371DA"/>
    <w:rsid w:val="00B372A5"/>
    <w:rsid w:val="00B37702"/>
    <w:rsid w:val="00B4001E"/>
    <w:rsid w:val="00B400AE"/>
    <w:rsid w:val="00B4017F"/>
    <w:rsid w:val="00B40678"/>
    <w:rsid w:val="00B40D0A"/>
    <w:rsid w:val="00B41836"/>
    <w:rsid w:val="00B4190B"/>
    <w:rsid w:val="00B41A0D"/>
    <w:rsid w:val="00B4256E"/>
    <w:rsid w:val="00B4277F"/>
    <w:rsid w:val="00B427AE"/>
    <w:rsid w:val="00B42F0B"/>
    <w:rsid w:val="00B439AE"/>
    <w:rsid w:val="00B43AE1"/>
    <w:rsid w:val="00B43C21"/>
    <w:rsid w:val="00B43DCF"/>
    <w:rsid w:val="00B4425D"/>
    <w:rsid w:val="00B454A7"/>
    <w:rsid w:val="00B4621E"/>
    <w:rsid w:val="00B46C2E"/>
    <w:rsid w:val="00B470AE"/>
    <w:rsid w:val="00B4781F"/>
    <w:rsid w:val="00B47FC3"/>
    <w:rsid w:val="00B50220"/>
    <w:rsid w:val="00B50248"/>
    <w:rsid w:val="00B50501"/>
    <w:rsid w:val="00B50BF2"/>
    <w:rsid w:val="00B51036"/>
    <w:rsid w:val="00B51324"/>
    <w:rsid w:val="00B5140C"/>
    <w:rsid w:val="00B51DC1"/>
    <w:rsid w:val="00B52347"/>
    <w:rsid w:val="00B5239D"/>
    <w:rsid w:val="00B523E9"/>
    <w:rsid w:val="00B534CC"/>
    <w:rsid w:val="00B5377D"/>
    <w:rsid w:val="00B538BA"/>
    <w:rsid w:val="00B53B8B"/>
    <w:rsid w:val="00B53D71"/>
    <w:rsid w:val="00B540DE"/>
    <w:rsid w:val="00B543A8"/>
    <w:rsid w:val="00B54604"/>
    <w:rsid w:val="00B549B2"/>
    <w:rsid w:val="00B55196"/>
    <w:rsid w:val="00B554F5"/>
    <w:rsid w:val="00B55705"/>
    <w:rsid w:val="00B55916"/>
    <w:rsid w:val="00B56953"/>
    <w:rsid w:val="00B571C4"/>
    <w:rsid w:val="00B57DE3"/>
    <w:rsid w:val="00B602D3"/>
    <w:rsid w:val="00B60DFF"/>
    <w:rsid w:val="00B612CD"/>
    <w:rsid w:val="00B61343"/>
    <w:rsid w:val="00B61C8F"/>
    <w:rsid w:val="00B61D48"/>
    <w:rsid w:val="00B6221A"/>
    <w:rsid w:val="00B62607"/>
    <w:rsid w:val="00B627F8"/>
    <w:rsid w:val="00B6363B"/>
    <w:rsid w:val="00B63BA3"/>
    <w:rsid w:val="00B63C5E"/>
    <w:rsid w:val="00B63DB8"/>
    <w:rsid w:val="00B64A16"/>
    <w:rsid w:val="00B64D97"/>
    <w:rsid w:val="00B65038"/>
    <w:rsid w:val="00B6512E"/>
    <w:rsid w:val="00B6568D"/>
    <w:rsid w:val="00B65B8A"/>
    <w:rsid w:val="00B66108"/>
    <w:rsid w:val="00B661CF"/>
    <w:rsid w:val="00B668AC"/>
    <w:rsid w:val="00B67283"/>
    <w:rsid w:val="00B67311"/>
    <w:rsid w:val="00B674CC"/>
    <w:rsid w:val="00B675BA"/>
    <w:rsid w:val="00B6770B"/>
    <w:rsid w:val="00B700E9"/>
    <w:rsid w:val="00B700FE"/>
    <w:rsid w:val="00B708DA"/>
    <w:rsid w:val="00B7094F"/>
    <w:rsid w:val="00B718F8"/>
    <w:rsid w:val="00B71CCF"/>
    <w:rsid w:val="00B725FC"/>
    <w:rsid w:val="00B72724"/>
    <w:rsid w:val="00B72EC4"/>
    <w:rsid w:val="00B73CDF"/>
    <w:rsid w:val="00B74477"/>
    <w:rsid w:val="00B74CA8"/>
    <w:rsid w:val="00B74FEA"/>
    <w:rsid w:val="00B7510A"/>
    <w:rsid w:val="00B752F6"/>
    <w:rsid w:val="00B75977"/>
    <w:rsid w:val="00B7647C"/>
    <w:rsid w:val="00B76729"/>
    <w:rsid w:val="00B76CF4"/>
    <w:rsid w:val="00B76E9B"/>
    <w:rsid w:val="00B773CC"/>
    <w:rsid w:val="00B77441"/>
    <w:rsid w:val="00B77B34"/>
    <w:rsid w:val="00B77DE4"/>
    <w:rsid w:val="00B7E8DA"/>
    <w:rsid w:val="00B80436"/>
    <w:rsid w:val="00B81765"/>
    <w:rsid w:val="00B81836"/>
    <w:rsid w:val="00B818A0"/>
    <w:rsid w:val="00B821C1"/>
    <w:rsid w:val="00B82605"/>
    <w:rsid w:val="00B826B5"/>
    <w:rsid w:val="00B82F50"/>
    <w:rsid w:val="00B83157"/>
    <w:rsid w:val="00B831D7"/>
    <w:rsid w:val="00B833FA"/>
    <w:rsid w:val="00B84802"/>
    <w:rsid w:val="00B84B18"/>
    <w:rsid w:val="00B8548A"/>
    <w:rsid w:val="00B85B54"/>
    <w:rsid w:val="00B85D3A"/>
    <w:rsid w:val="00B861C7"/>
    <w:rsid w:val="00B862BD"/>
    <w:rsid w:val="00B869A6"/>
    <w:rsid w:val="00B86B20"/>
    <w:rsid w:val="00B875A0"/>
    <w:rsid w:val="00B877AD"/>
    <w:rsid w:val="00B87A55"/>
    <w:rsid w:val="00B88BF9"/>
    <w:rsid w:val="00B90332"/>
    <w:rsid w:val="00B908A9"/>
    <w:rsid w:val="00B90F03"/>
    <w:rsid w:val="00B91260"/>
    <w:rsid w:val="00B916DC"/>
    <w:rsid w:val="00B91C98"/>
    <w:rsid w:val="00B92070"/>
    <w:rsid w:val="00B923C7"/>
    <w:rsid w:val="00B926FA"/>
    <w:rsid w:val="00B92FA6"/>
    <w:rsid w:val="00B92FFD"/>
    <w:rsid w:val="00B9336F"/>
    <w:rsid w:val="00B933DA"/>
    <w:rsid w:val="00B93DE4"/>
    <w:rsid w:val="00B93E2B"/>
    <w:rsid w:val="00B94860"/>
    <w:rsid w:val="00B949D2"/>
    <w:rsid w:val="00B9511C"/>
    <w:rsid w:val="00B97DCC"/>
    <w:rsid w:val="00BA1200"/>
    <w:rsid w:val="00BA1301"/>
    <w:rsid w:val="00BA1409"/>
    <w:rsid w:val="00BA1890"/>
    <w:rsid w:val="00BA1954"/>
    <w:rsid w:val="00BA199A"/>
    <w:rsid w:val="00BA249A"/>
    <w:rsid w:val="00BA2605"/>
    <w:rsid w:val="00BA2661"/>
    <w:rsid w:val="00BA278F"/>
    <w:rsid w:val="00BA27E0"/>
    <w:rsid w:val="00BA2ADF"/>
    <w:rsid w:val="00BA2D3C"/>
    <w:rsid w:val="00BA2E21"/>
    <w:rsid w:val="00BA371C"/>
    <w:rsid w:val="00BA3BF4"/>
    <w:rsid w:val="00BA3C7B"/>
    <w:rsid w:val="00BA3E29"/>
    <w:rsid w:val="00BA4706"/>
    <w:rsid w:val="00BA4AF4"/>
    <w:rsid w:val="00BA4C4F"/>
    <w:rsid w:val="00BA4DCE"/>
    <w:rsid w:val="00BA5634"/>
    <w:rsid w:val="00BA56AE"/>
    <w:rsid w:val="00BA5C73"/>
    <w:rsid w:val="00BA6538"/>
    <w:rsid w:val="00BA6594"/>
    <w:rsid w:val="00BA6A5D"/>
    <w:rsid w:val="00BA6D72"/>
    <w:rsid w:val="00BA6EC6"/>
    <w:rsid w:val="00BA71F5"/>
    <w:rsid w:val="00BA726D"/>
    <w:rsid w:val="00BA758E"/>
    <w:rsid w:val="00BA77AA"/>
    <w:rsid w:val="00BA7990"/>
    <w:rsid w:val="00BA7CBD"/>
    <w:rsid w:val="00BA7E5E"/>
    <w:rsid w:val="00BA7F7B"/>
    <w:rsid w:val="00BB01C9"/>
    <w:rsid w:val="00BB0219"/>
    <w:rsid w:val="00BB04B1"/>
    <w:rsid w:val="00BB095B"/>
    <w:rsid w:val="00BB2078"/>
    <w:rsid w:val="00BB20EB"/>
    <w:rsid w:val="00BB2134"/>
    <w:rsid w:val="00BB257E"/>
    <w:rsid w:val="00BB2626"/>
    <w:rsid w:val="00BB2775"/>
    <w:rsid w:val="00BB2F84"/>
    <w:rsid w:val="00BB3A13"/>
    <w:rsid w:val="00BB3AFB"/>
    <w:rsid w:val="00BB3B76"/>
    <w:rsid w:val="00BB61DE"/>
    <w:rsid w:val="00BB636E"/>
    <w:rsid w:val="00BB6D52"/>
    <w:rsid w:val="00BB7AFD"/>
    <w:rsid w:val="00BB7E6C"/>
    <w:rsid w:val="00BB7F4E"/>
    <w:rsid w:val="00BC0412"/>
    <w:rsid w:val="00BC1083"/>
    <w:rsid w:val="00BC2D0B"/>
    <w:rsid w:val="00BC3823"/>
    <w:rsid w:val="00BC3956"/>
    <w:rsid w:val="00BC3C00"/>
    <w:rsid w:val="00BC536A"/>
    <w:rsid w:val="00BC5A91"/>
    <w:rsid w:val="00BC5B63"/>
    <w:rsid w:val="00BC5F3B"/>
    <w:rsid w:val="00BC5F68"/>
    <w:rsid w:val="00BC649B"/>
    <w:rsid w:val="00BC6653"/>
    <w:rsid w:val="00BC669A"/>
    <w:rsid w:val="00BC676F"/>
    <w:rsid w:val="00BC6862"/>
    <w:rsid w:val="00BC6A78"/>
    <w:rsid w:val="00BC6FF4"/>
    <w:rsid w:val="00BC710B"/>
    <w:rsid w:val="00BC7611"/>
    <w:rsid w:val="00BC7691"/>
    <w:rsid w:val="00BC785A"/>
    <w:rsid w:val="00BC7DCC"/>
    <w:rsid w:val="00BD065C"/>
    <w:rsid w:val="00BD11B6"/>
    <w:rsid w:val="00BD1813"/>
    <w:rsid w:val="00BD2264"/>
    <w:rsid w:val="00BD2306"/>
    <w:rsid w:val="00BD2319"/>
    <w:rsid w:val="00BD2486"/>
    <w:rsid w:val="00BD29AF"/>
    <w:rsid w:val="00BD2E9E"/>
    <w:rsid w:val="00BD3206"/>
    <w:rsid w:val="00BD5361"/>
    <w:rsid w:val="00BD5D35"/>
    <w:rsid w:val="00BD6541"/>
    <w:rsid w:val="00BD6713"/>
    <w:rsid w:val="00BD792B"/>
    <w:rsid w:val="00BD7FB4"/>
    <w:rsid w:val="00BE0725"/>
    <w:rsid w:val="00BE189E"/>
    <w:rsid w:val="00BE1F14"/>
    <w:rsid w:val="00BE20B4"/>
    <w:rsid w:val="00BE2612"/>
    <w:rsid w:val="00BE268B"/>
    <w:rsid w:val="00BE3198"/>
    <w:rsid w:val="00BE3776"/>
    <w:rsid w:val="00BE3939"/>
    <w:rsid w:val="00BE4687"/>
    <w:rsid w:val="00BE4789"/>
    <w:rsid w:val="00BE4A75"/>
    <w:rsid w:val="00BE5D10"/>
    <w:rsid w:val="00BE606E"/>
    <w:rsid w:val="00BE6A71"/>
    <w:rsid w:val="00BE6DF2"/>
    <w:rsid w:val="00BE6E60"/>
    <w:rsid w:val="00BE6F6B"/>
    <w:rsid w:val="00BE7434"/>
    <w:rsid w:val="00BE749A"/>
    <w:rsid w:val="00BE78AF"/>
    <w:rsid w:val="00BE79C3"/>
    <w:rsid w:val="00BE7AE7"/>
    <w:rsid w:val="00BF0042"/>
    <w:rsid w:val="00BF017E"/>
    <w:rsid w:val="00BF0649"/>
    <w:rsid w:val="00BF0AEB"/>
    <w:rsid w:val="00BF0C07"/>
    <w:rsid w:val="00BF0D68"/>
    <w:rsid w:val="00BF1A02"/>
    <w:rsid w:val="00BF1B65"/>
    <w:rsid w:val="00BF1C2D"/>
    <w:rsid w:val="00BF1D3B"/>
    <w:rsid w:val="00BF1D9E"/>
    <w:rsid w:val="00BF20BE"/>
    <w:rsid w:val="00BF21F1"/>
    <w:rsid w:val="00BF283E"/>
    <w:rsid w:val="00BF2D08"/>
    <w:rsid w:val="00BF2EC6"/>
    <w:rsid w:val="00BF3286"/>
    <w:rsid w:val="00BF3921"/>
    <w:rsid w:val="00BF450A"/>
    <w:rsid w:val="00BF4651"/>
    <w:rsid w:val="00BF4B02"/>
    <w:rsid w:val="00BF4B9A"/>
    <w:rsid w:val="00BF4F03"/>
    <w:rsid w:val="00BF4FBB"/>
    <w:rsid w:val="00BF569C"/>
    <w:rsid w:val="00BF61A7"/>
    <w:rsid w:val="00BF698B"/>
    <w:rsid w:val="00BF69A5"/>
    <w:rsid w:val="00BF70B2"/>
    <w:rsid w:val="00BF71BB"/>
    <w:rsid w:val="00BF7537"/>
    <w:rsid w:val="00C0012C"/>
    <w:rsid w:val="00C001D0"/>
    <w:rsid w:val="00C0083A"/>
    <w:rsid w:val="00C00D7C"/>
    <w:rsid w:val="00C01151"/>
    <w:rsid w:val="00C01524"/>
    <w:rsid w:val="00C0196B"/>
    <w:rsid w:val="00C01C02"/>
    <w:rsid w:val="00C01C51"/>
    <w:rsid w:val="00C01C9D"/>
    <w:rsid w:val="00C0244D"/>
    <w:rsid w:val="00C02B3C"/>
    <w:rsid w:val="00C02C02"/>
    <w:rsid w:val="00C031E1"/>
    <w:rsid w:val="00C03346"/>
    <w:rsid w:val="00C03402"/>
    <w:rsid w:val="00C03568"/>
    <w:rsid w:val="00C035EF"/>
    <w:rsid w:val="00C03AB0"/>
    <w:rsid w:val="00C0411B"/>
    <w:rsid w:val="00C048C3"/>
    <w:rsid w:val="00C04E91"/>
    <w:rsid w:val="00C05065"/>
    <w:rsid w:val="00C051B3"/>
    <w:rsid w:val="00C05CEB"/>
    <w:rsid w:val="00C06018"/>
    <w:rsid w:val="00C06706"/>
    <w:rsid w:val="00C06E65"/>
    <w:rsid w:val="00C074DC"/>
    <w:rsid w:val="00C07D9E"/>
    <w:rsid w:val="00C07E89"/>
    <w:rsid w:val="00C10323"/>
    <w:rsid w:val="00C109C2"/>
    <w:rsid w:val="00C10DB9"/>
    <w:rsid w:val="00C10DDD"/>
    <w:rsid w:val="00C11A61"/>
    <w:rsid w:val="00C11B18"/>
    <w:rsid w:val="00C11CBD"/>
    <w:rsid w:val="00C122C1"/>
    <w:rsid w:val="00C14298"/>
    <w:rsid w:val="00C14CD5"/>
    <w:rsid w:val="00C152F6"/>
    <w:rsid w:val="00C16BB8"/>
    <w:rsid w:val="00C17548"/>
    <w:rsid w:val="00C17ACE"/>
    <w:rsid w:val="00C20187"/>
    <w:rsid w:val="00C20659"/>
    <w:rsid w:val="00C20994"/>
    <w:rsid w:val="00C209AC"/>
    <w:rsid w:val="00C212AB"/>
    <w:rsid w:val="00C21BE7"/>
    <w:rsid w:val="00C21D46"/>
    <w:rsid w:val="00C21DB0"/>
    <w:rsid w:val="00C22072"/>
    <w:rsid w:val="00C22BA7"/>
    <w:rsid w:val="00C23191"/>
    <w:rsid w:val="00C2395E"/>
    <w:rsid w:val="00C23B6D"/>
    <w:rsid w:val="00C23E2B"/>
    <w:rsid w:val="00C23EA5"/>
    <w:rsid w:val="00C23F78"/>
    <w:rsid w:val="00C2453E"/>
    <w:rsid w:val="00C24D93"/>
    <w:rsid w:val="00C25115"/>
    <w:rsid w:val="00C25274"/>
    <w:rsid w:val="00C269BE"/>
    <w:rsid w:val="00C26CAD"/>
    <w:rsid w:val="00C26DFC"/>
    <w:rsid w:val="00C26E36"/>
    <w:rsid w:val="00C271BC"/>
    <w:rsid w:val="00C27CF8"/>
    <w:rsid w:val="00C27D6B"/>
    <w:rsid w:val="00C3007D"/>
    <w:rsid w:val="00C30599"/>
    <w:rsid w:val="00C308B3"/>
    <w:rsid w:val="00C308F2"/>
    <w:rsid w:val="00C30BAF"/>
    <w:rsid w:val="00C30CD1"/>
    <w:rsid w:val="00C30F77"/>
    <w:rsid w:val="00C315BB"/>
    <w:rsid w:val="00C31C87"/>
    <w:rsid w:val="00C31E77"/>
    <w:rsid w:val="00C31EC8"/>
    <w:rsid w:val="00C32801"/>
    <w:rsid w:val="00C33E53"/>
    <w:rsid w:val="00C34013"/>
    <w:rsid w:val="00C34104"/>
    <w:rsid w:val="00C35514"/>
    <w:rsid w:val="00C35918"/>
    <w:rsid w:val="00C35A57"/>
    <w:rsid w:val="00C35FBA"/>
    <w:rsid w:val="00C365F7"/>
    <w:rsid w:val="00C372D7"/>
    <w:rsid w:val="00C37EC6"/>
    <w:rsid w:val="00C40DE7"/>
    <w:rsid w:val="00C40E28"/>
    <w:rsid w:val="00C4141D"/>
    <w:rsid w:val="00C41B75"/>
    <w:rsid w:val="00C41E95"/>
    <w:rsid w:val="00C41EE2"/>
    <w:rsid w:val="00C4268E"/>
    <w:rsid w:val="00C435F0"/>
    <w:rsid w:val="00C436F3"/>
    <w:rsid w:val="00C445B9"/>
    <w:rsid w:val="00C447CA"/>
    <w:rsid w:val="00C44CA7"/>
    <w:rsid w:val="00C453CA"/>
    <w:rsid w:val="00C45CBB"/>
    <w:rsid w:val="00C45CE5"/>
    <w:rsid w:val="00C45FDB"/>
    <w:rsid w:val="00C467FA"/>
    <w:rsid w:val="00C46AE6"/>
    <w:rsid w:val="00C46B6F"/>
    <w:rsid w:val="00C4712B"/>
    <w:rsid w:val="00C4756D"/>
    <w:rsid w:val="00C47878"/>
    <w:rsid w:val="00C4788B"/>
    <w:rsid w:val="00C47A0F"/>
    <w:rsid w:val="00C47A16"/>
    <w:rsid w:val="00C50564"/>
    <w:rsid w:val="00C50D7C"/>
    <w:rsid w:val="00C50ED5"/>
    <w:rsid w:val="00C514E7"/>
    <w:rsid w:val="00C51A87"/>
    <w:rsid w:val="00C520E3"/>
    <w:rsid w:val="00C5226D"/>
    <w:rsid w:val="00C53D7C"/>
    <w:rsid w:val="00C53D98"/>
    <w:rsid w:val="00C5441A"/>
    <w:rsid w:val="00C553D1"/>
    <w:rsid w:val="00C556E6"/>
    <w:rsid w:val="00C558FD"/>
    <w:rsid w:val="00C562A8"/>
    <w:rsid w:val="00C5684B"/>
    <w:rsid w:val="00C56A14"/>
    <w:rsid w:val="00C57005"/>
    <w:rsid w:val="00C570C8"/>
    <w:rsid w:val="00C57189"/>
    <w:rsid w:val="00C57437"/>
    <w:rsid w:val="00C57963"/>
    <w:rsid w:val="00C579D2"/>
    <w:rsid w:val="00C57A91"/>
    <w:rsid w:val="00C60A18"/>
    <w:rsid w:val="00C60C2B"/>
    <w:rsid w:val="00C61096"/>
    <w:rsid w:val="00C624AD"/>
    <w:rsid w:val="00C62871"/>
    <w:rsid w:val="00C628FA"/>
    <w:rsid w:val="00C62BA7"/>
    <w:rsid w:val="00C62E46"/>
    <w:rsid w:val="00C637CE"/>
    <w:rsid w:val="00C638A9"/>
    <w:rsid w:val="00C63A42"/>
    <w:rsid w:val="00C64551"/>
    <w:rsid w:val="00C65604"/>
    <w:rsid w:val="00C656AD"/>
    <w:rsid w:val="00C65BB1"/>
    <w:rsid w:val="00C65FB5"/>
    <w:rsid w:val="00C66130"/>
    <w:rsid w:val="00C67161"/>
    <w:rsid w:val="00C673DB"/>
    <w:rsid w:val="00C67740"/>
    <w:rsid w:val="00C67E59"/>
    <w:rsid w:val="00C70423"/>
    <w:rsid w:val="00C70C85"/>
    <w:rsid w:val="00C70E41"/>
    <w:rsid w:val="00C71970"/>
    <w:rsid w:val="00C71E76"/>
    <w:rsid w:val="00C71FFD"/>
    <w:rsid w:val="00C721F1"/>
    <w:rsid w:val="00C72711"/>
    <w:rsid w:val="00C72DA1"/>
    <w:rsid w:val="00C73499"/>
    <w:rsid w:val="00C73520"/>
    <w:rsid w:val="00C73C2A"/>
    <w:rsid w:val="00C7412C"/>
    <w:rsid w:val="00C74187"/>
    <w:rsid w:val="00C741D6"/>
    <w:rsid w:val="00C759B8"/>
    <w:rsid w:val="00C75B86"/>
    <w:rsid w:val="00C760BA"/>
    <w:rsid w:val="00C76477"/>
    <w:rsid w:val="00C76494"/>
    <w:rsid w:val="00C76CBA"/>
    <w:rsid w:val="00C76F62"/>
    <w:rsid w:val="00C771B9"/>
    <w:rsid w:val="00C775F4"/>
    <w:rsid w:val="00C80B12"/>
    <w:rsid w:val="00C80CA0"/>
    <w:rsid w:val="00C80DC0"/>
    <w:rsid w:val="00C825D8"/>
    <w:rsid w:val="00C8290B"/>
    <w:rsid w:val="00C82EAC"/>
    <w:rsid w:val="00C83241"/>
    <w:rsid w:val="00C83E33"/>
    <w:rsid w:val="00C83E3E"/>
    <w:rsid w:val="00C84012"/>
    <w:rsid w:val="00C84435"/>
    <w:rsid w:val="00C8480C"/>
    <w:rsid w:val="00C8482E"/>
    <w:rsid w:val="00C85151"/>
    <w:rsid w:val="00C8536A"/>
    <w:rsid w:val="00C853E4"/>
    <w:rsid w:val="00C85412"/>
    <w:rsid w:val="00C856FA"/>
    <w:rsid w:val="00C85796"/>
    <w:rsid w:val="00C85875"/>
    <w:rsid w:val="00C8630D"/>
    <w:rsid w:val="00C86B04"/>
    <w:rsid w:val="00C8700F"/>
    <w:rsid w:val="00C87109"/>
    <w:rsid w:val="00C87223"/>
    <w:rsid w:val="00C8749B"/>
    <w:rsid w:val="00C87C5A"/>
    <w:rsid w:val="00C87DFD"/>
    <w:rsid w:val="00C90229"/>
    <w:rsid w:val="00C9085D"/>
    <w:rsid w:val="00C908C9"/>
    <w:rsid w:val="00C90D7E"/>
    <w:rsid w:val="00C91057"/>
    <w:rsid w:val="00C910C1"/>
    <w:rsid w:val="00C91E9B"/>
    <w:rsid w:val="00C92404"/>
    <w:rsid w:val="00C9251F"/>
    <w:rsid w:val="00C92562"/>
    <w:rsid w:val="00C925AD"/>
    <w:rsid w:val="00C9292B"/>
    <w:rsid w:val="00C930E7"/>
    <w:rsid w:val="00C9317A"/>
    <w:rsid w:val="00C93C20"/>
    <w:rsid w:val="00C93EFF"/>
    <w:rsid w:val="00C94089"/>
    <w:rsid w:val="00C9423A"/>
    <w:rsid w:val="00C94282"/>
    <w:rsid w:val="00C94365"/>
    <w:rsid w:val="00C949E5"/>
    <w:rsid w:val="00C953FD"/>
    <w:rsid w:val="00C9557C"/>
    <w:rsid w:val="00C96608"/>
    <w:rsid w:val="00C97418"/>
    <w:rsid w:val="00C978A2"/>
    <w:rsid w:val="00C97AD5"/>
    <w:rsid w:val="00CA095C"/>
    <w:rsid w:val="00CA1C7D"/>
    <w:rsid w:val="00CA2055"/>
    <w:rsid w:val="00CA25C2"/>
    <w:rsid w:val="00CA2779"/>
    <w:rsid w:val="00CA277E"/>
    <w:rsid w:val="00CA2829"/>
    <w:rsid w:val="00CA2C0D"/>
    <w:rsid w:val="00CA3A72"/>
    <w:rsid w:val="00CA3E01"/>
    <w:rsid w:val="00CA3E87"/>
    <w:rsid w:val="00CA44D2"/>
    <w:rsid w:val="00CA4C9E"/>
    <w:rsid w:val="00CA4ED4"/>
    <w:rsid w:val="00CA5772"/>
    <w:rsid w:val="00CA57D6"/>
    <w:rsid w:val="00CA5BE2"/>
    <w:rsid w:val="00CA6413"/>
    <w:rsid w:val="00CA64B3"/>
    <w:rsid w:val="00CA6561"/>
    <w:rsid w:val="00CA663D"/>
    <w:rsid w:val="00CA6AB4"/>
    <w:rsid w:val="00CA7263"/>
    <w:rsid w:val="00CA7886"/>
    <w:rsid w:val="00CB05DC"/>
    <w:rsid w:val="00CB060F"/>
    <w:rsid w:val="00CB065B"/>
    <w:rsid w:val="00CB068B"/>
    <w:rsid w:val="00CB0BB0"/>
    <w:rsid w:val="00CB0C1C"/>
    <w:rsid w:val="00CB0CE5"/>
    <w:rsid w:val="00CB0F16"/>
    <w:rsid w:val="00CB101F"/>
    <w:rsid w:val="00CB2505"/>
    <w:rsid w:val="00CB251A"/>
    <w:rsid w:val="00CB29ED"/>
    <w:rsid w:val="00CB2AE3"/>
    <w:rsid w:val="00CB2F4D"/>
    <w:rsid w:val="00CB3009"/>
    <w:rsid w:val="00CB3226"/>
    <w:rsid w:val="00CB3343"/>
    <w:rsid w:val="00CB34AA"/>
    <w:rsid w:val="00CB3926"/>
    <w:rsid w:val="00CB3BBF"/>
    <w:rsid w:val="00CB41B0"/>
    <w:rsid w:val="00CB480A"/>
    <w:rsid w:val="00CB4963"/>
    <w:rsid w:val="00CB4C2F"/>
    <w:rsid w:val="00CB543F"/>
    <w:rsid w:val="00CB56D4"/>
    <w:rsid w:val="00CB574F"/>
    <w:rsid w:val="00CB5A00"/>
    <w:rsid w:val="00CB5A97"/>
    <w:rsid w:val="00CB5BB1"/>
    <w:rsid w:val="00CB5C14"/>
    <w:rsid w:val="00CB5D85"/>
    <w:rsid w:val="00CB6124"/>
    <w:rsid w:val="00CB620B"/>
    <w:rsid w:val="00CB6246"/>
    <w:rsid w:val="00CB6603"/>
    <w:rsid w:val="00CB6CF6"/>
    <w:rsid w:val="00CB71DE"/>
    <w:rsid w:val="00CB7858"/>
    <w:rsid w:val="00CB788A"/>
    <w:rsid w:val="00CB7C0F"/>
    <w:rsid w:val="00CB7D31"/>
    <w:rsid w:val="00CC06AF"/>
    <w:rsid w:val="00CC1867"/>
    <w:rsid w:val="00CC1A4C"/>
    <w:rsid w:val="00CC1D06"/>
    <w:rsid w:val="00CC1E7E"/>
    <w:rsid w:val="00CC25E1"/>
    <w:rsid w:val="00CC263D"/>
    <w:rsid w:val="00CC2A38"/>
    <w:rsid w:val="00CC2F6A"/>
    <w:rsid w:val="00CC30E2"/>
    <w:rsid w:val="00CC31C2"/>
    <w:rsid w:val="00CC3382"/>
    <w:rsid w:val="00CC3AEB"/>
    <w:rsid w:val="00CC3EED"/>
    <w:rsid w:val="00CC3F9B"/>
    <w:rsid w:val="00CC4CCE"/>
    <w:rsid w:val="00CC4CDC"/>
    <w:rsid w:val="00CC4EE6"/>
    <w:rsid w:val="00CC5162"/>
    <w:rsid w:val="00CC58EC"/>
    <w:rsid w:val="00CC5A17"/>
    <w:rsid w:val="00CC5B66"/>
    <w:rsid w:val="00CC70B0"/>
    <w:rsid w:val="00CC7194"/>
    <w:rsid w:val="00CC72B1"/>
    <w:rsid w:val="00CC76DB"/>
    <w:rsid w:val="00CC789F"/>
    <w:rsid w:val="00CC92E3"/>
    <w:rsid w:val="00CD0631"/>
    <w:rsid w:val="00CD0B49"/>
    <w:rsid w:val="00CD1339"/>
    <w:rsid w:val="00CD186F"/>
    <w:rsid w:val="00CD1913"/>
    <w:rsid w:val="00CD1B6E"/>
    <w:rsid w:val="00CD1FDA"/>
    <w:rsid w:val="00CD20B4"/>
    <w:rsid w:val="00CD2202"/>
    <w:rsid w:val="00CD26E6"/>
    <w:rsid w:val="00CD29F7"/>
    <w:rsid w:val="00CD2C48"/>
    <w:rsid w:val="00CD2FB6"/>
    <w:rsid w:val="00CD3031"/>
    <w:rsid w:val="00CD34BE"/>
    <w:rsid w:val="00CD355D"/>
    <w:rsid w:val="00CD3666"/>
    <w:rsid w:val="00CD39E3"/>
    <w:rsid w:val="00CD445B"/>
    <w:rsid w:val="00CD44B3"/>
    <w:rsid w:val="00CD4F4A"/>
    <w:rsid w:val="00CD5019"/>
    <w:rsid w:val="00CD532D"/>
    <w:rsid w:val="00CD5C81"/>
    <w:rsid w:val="00CD5DC1"/>
    <w:rsid w:val="00CD6A03"/>
    <w:rsid w:val="00CD71A8"/>
    <w:rsid w:val="00CD720E"/>
    <w:rsid w:val="00CD7A54"/>
    <w:rsid w:val="00CE0B23"/>
    <w:rsid w:val="00CE0D0D"/>
    <w:rsid w:val="00CE1224"/>
    <w:rsid w:val="00CE181E"/>
    <w:rsid w:val="00CE19A5"/>
    <w:rsid w:val="00CE2174"/>
    <w:rsid w:val="00CE2820"/>
    <w:rsid w:val="00CE2ACC"/>
    <w:rsid w:val="00CE3041"/>
    <w:rsid w:val="00CE3125"/>
    <w:rsid w:val="00CE315C"/>
    <w:rsid w:val="00CE36ED"/>
    <w:rsid w:val="00CE38C1"/>
    <w:rsid w:val="00CE4280"/>
    <w:rsid w:val="00CE466D"/>
    <w:rsid w:val="00CE5536"/>
    <w:rsid w:val="00CE56C1"/>
    <w:rsid w:val="00CE5EA0"/>
    <w:rsid w:val="00CE5F39"/>
    <w:rsid w:val="00CE6DD5"/>
    <w:rsid w:val="00CE6E54"/>
    <w:rsid w:val="00CE7835"/>
    <w:rsid w:val="00CEA3EB"/>
    <w:rsid w:val="00CF0303"/>
    <w:rsid w:val="00CF1548"/>
    <w:rsid w:val="00CF1A06"/>
    <w:rsid w:val="00CF1C26"/>
    <w:rsid w:val="00CF26D1"/>
    <w:rsid w:val="00CF2CB7"/>
    <w:rsid w:val="00CF2F70"/>
    <w:rsid w:val="00CF31C9"/>
    <w:rsid w:val="00CF3500"/>
    <w:rsid w:val="00CF3553"/>
    <w:rsid w:val="00CF3729"/>
    <w:rsid w:val="00CF374C"/>
    <w:rsid w:val="00CF3B19"/>
    <w:rsid w:val="00CF455B"/>
    <w:rsid w:val="00CF4D16"/>
    <w:rsid w:val="00CF52ED"/>
    <w:rsid w:val="00CF5343"/>
    <w:rsid w:val="00CF5ECF"/>
    <w:rsid w:val="00CF601B"/>
    <w:rsid w:val="00CF646F"/>
    <w:rsid w:val="00CF64FA"/>
    <w:rsid w:val="00CF6579"/>
    <w:rsid w:val="00CF7C65"/>
    <w:rsid w:val="00D00B34"/>
    <w:rsid w:val="00D01093"/>
    <w:rsid w:val="00D011A7"/>
    <w:rsid w:val="00D01752"/>
    <w:rsid w:val="00D01CBD"/>
    <w:rsid w:val="00D0221A"/>
    <w:rsid w:val="00D03061"/>
    <w:rsid w:val="00D030F5"/>
    <w:rsid w:val="00D034B2"/>
    <w:rsid w:val="00D0374B"/>
    <w:rsid w:val="00D0387B"/>
    <w:rsid w:val="00D038AE"/>
    <w:rsid w:val="00D038CC"/>
    <w:rsid w:val="00D03E77"/>
    <w:rsid w:val="00D041E9"/>
    <w:rsid w:val="00D048E8"/>
    <w:rsid w:val="00D0498D"/>
    <w:rsid w:val="00D058ED"/>
    <w:rsid w:val="00D05A09"/>
    <w:rsid w:val="00D05C3F"/>
    <w:rsid w:val="00D064E9"/>
    <w:rsid w:val="00D06787"/>
    <w:rsid w:val="00D07051"/>
    <w:rsid w:val="00D072D7"/>
    <w:rsid w:val="00D074F5"/>
    <w:rsid w:val="00D106BD"/>
    <w:rsid w:val="00D11A58"/>
    <w:rsid w:val="00D1250A"/>
    <w:rsid w:val="00D1289B"/>
    <w:rsid w:val="00D13120"/>
    <w:rsid w:val="00D13121"/>
    <w:rsid w:val="00D13620"/>
    <w:rsid w:val="00D13674"/>
    <w:rsid w:val="00D138CD"/>
    <w:rsid w:val="00D13BB1"/>
    <w:rsid w:val="00D13CB6"/>
    <w:rsid w:val="00D13FDE"/>
    <w:rsid w:val="00D14330"/>
    <w:rsid w:val="00D143A9"/>
    <w:rsid w:val="00D14919"/>
    <w:rsid w:val="00D14E7E"/>
    <w:rsid w:val="00D16026"/>
    <w:rsid w:val="00D16DE6"/>
    <w:rsid w:val="00D16F47"/>
    <w:rsid w:val="00D17083"/>
    <w:rsid w:val="00D170B1"/>
    <w:rsid w:val="00D17290"/>
    <w:rsid w:val="00D17E24"/>
    <w:rsid w:val="00D17EBF"/>
    <w:rsid w:val="00D2043F"/>
    <w:rsid w:val="00D2047E"/>
    <w:rsid w:val="00D20560"/>
    <w:rsid w:val="00D20A7A"/>
    <w:rsid w:val="00D20B63"/>
    <w:rsid w:val="00D21217"/>
    <w:rsid w:val="00D2184D"/>
    <w:rsid w:val="00D220DD"/>
    <w:rsid w:val="00D22D59"/>
    <w:rsid w:val="00D23022"/>
    <w:rsid w:val="00D239F1"/>
    <w:rsid w:val="00D23EE1"/>
    <w:rsid w:val="00D24602"/>
    <w:rsid w:val="00D24647"/>
    <w:rsid w:val="00D252A4"/>
    <w:rsid w:val="00D2539D"/>
    <w:rsid w:val="00D25AE2"/>
    <w:rsid w:val="00D2629B"/>
    <w:rsid w:val="00D262F3"/>
    <w:rsid w:val="00D2686F"/>
    <w:rsid w:val="00D26E06"/>
    <w:rsid w:val="00D273F6"/>
    <w:rsid w:val="00D2749D"/>
    <w:rsid w:val="00D27A1F"/>
    <w:rsid w:val="00D27C48"/>
    <w:rsid w:val="00D31555"/>
    <w:rsid w:val="00D3161A"/>
    <w:rsid w:val="00D316E6"/>
    <w:rsid w:val="00D31B7C"/>
    <w:rsid w:val="00D31CCF"/>
    <w:rsid w:val="00D328E6"/>
    <w:rsid w:val="00D32A85"/>
    <w:rsid w:val="00D32ACE"/>
    <w:rsid w:val="00D32BC5"/>
    <w:rsid w:val="00D330FF"/>
    <w:rsid w:val="00D33DE9"/>
    <w:rsid w:val="00D33ECA"/>
    <w:rsid w:val="00D3438F"/>
    <w:rsid w:val="00D344CB"/>
    <w:rsid w:val="00D345C9"/>
    <w:rsid w:val="00D34986"/>
    <w:rsid w:val="00D34BBF"/>
    <w:rsid w:val="00D35432"/>
    <w:rsid w:val="00D35503"/>
    <w:rsid w:val="00D35D38"/>
    <w:rsid w:val="00D36998"/>
    <w:rsid w:val="00D37306"/>
    <w:rsid w:val="00D37790"/>
    <w:rsid w:val="00D37D39"/>
    <w:rsid w:val="00D4090D"/>
    <w:rsid w:val="00D409D4"/>
    <w:rsid w:val="00D40A95"/>
    <w:rsid w:val="00D40BE5"/>
    <w:rsid w:val="00D40DCB"/>
    <w:rsid w:val="00D40DED"/>
    <w:rsid w:val="00D41D46"/>
    <w:rsid w:val="00D42088"/>
    <w:rsid w:val="00D4251A"/>
    <w:rsid w:val="00D42785"/>
    <w:rsid w:val="00D42EC3"/>
    <w:rsid w:val="00D43317"/>
    <w:rsid w:val="00D437D5"/>
    <w:rsid w:val="00D44D3A"/>
    <w:rsid w:val="00D44EB2"/>
    <w:rsid w:val="00D455CF"/>
    <w:rsid w:val="00D45CB4"/>
    <w:rsid w:val="00D46028"/>
    <w:rsid w:val="00D46159"/>
    <w:rsid w:val="00D46996"/>
    <w:rsid w:val="00D46AB5"/>
    <w:rsid w:val="00D470F4"/>
    <w:rsid w:val="00D476F8"/>
    <w:rsid w:val="00D478AA"/>
    <w:rsid w:val="00D501A8"/>
    <w:rsid w:val="00D50AA2"/>
    <w:rsid w:val="00D51350"/>
    <w:rsid w:val="00D52744"/>
    <w:rsid w:val="00D52A18"/>
    <w:rsid w:val="00D52B18"/>
    <w:rsid w:val="00D52E88"/>
    <w:rsid w:val="00D52F42"/>
    <w:rsid w:val="00D53527"/>
    <w:rsid w:val="00D536AD"/>
    <w:rsid w:val="00D53BF0"/>
    <w:rsid w:val="00D546AA"/>
    <w:rsid w:val="00D546DD"/>
    <w:rsid w:val="00D5496D"/>
    <w:rsid w:val="00D54AFD"/>
    <w:rsid w:val="00D54F78"/>
    <w:rsid w:val="00D55B36"/>
    <w:rsid w:val="00D55EE1"/>
    <w:rsid w:val="00D55FBD"/>
    <w:rsid w:val="00D56120"/>
    <w:rsid w:val="00D56501"/>
    <w:rsid w:val="00D569FE"/>
    <w:rsid w:val="00D574DC"/>
    <w:rsid w:val="00D57B2B"/>
    <w:rsid w:val="00D57B99"/>
    <w:rsid w:val="00D57E48"/>
    <w:rsid w:val="00D57F63"/>
    <w:rsid w:val="00D6005B"/>
    <w:rsid w:val="00D6019A"/>
    <w:rsid w:val="00D6074D"/>
    <w:rsid w:val="00D60783"/>
    <w:rsid w:val="00D613E9"/>
    <w:rsid w:val="00D6164D"/>
    <w:rsid w:val="00D61C4B"/>
    <w:rsid w:val="00D61C61"/>
    <w:rsid w:val="00D61D4D"/>
    <w:rsid w:val="00D620E1"/>
    <w:rsid w:val="00D6215F"/>
    <w:rsid w:val="00D6217D"/>
    <w:rsid w:val="00D622A7"/>
    <w:rsid w:val="00D62340"/>
    <w:rsid w:val="00D623CF"/>
    <w:rsid w:val="00D62607"/>
    <w:rsid w:val="00D6292A"/>
    <w:rsid w:val="00D62E3C"/>
    <w:rsid w:val="00D63509"/>
    <w:rsid w:val="00D63565"/>
    <w:rsid w:val="00D63B21"/>
    <w:rsid w:val="00D6444C"/>
    <w:rsid w:val="00D644F6"/>
    <w:rsid w:val="00D645CF"/>
    <w:rsid w:val="00D64746"/>
    <w:rsid w:val="00D65481"/>
    <w:rsid w:val="00D6564F"/>
    <w:rsid w:val="00D65731"/>
    <w:rsid w:val="00D65E58"/>
    <w:rsid w:val="00D65F5D"/>
    <w:rsid w:val="00D660AE"/>
    <w:rsid w:val="00D66A9D"/>
    <w:rsid w:val="00D66DE7"/>
    <w:rsid w:val="00D67EFF"/>
    <w:rsid w:val="00D70128"/>
    <w:rsid w:val="00D70392"/>
    <w:rsid w:val="00D70406"/>
    <w:rsid w:val="00D708F9"/>
    <w:rsid w:val="00D70A3D"/>
    <w:rsid w:val="00D70F23"/>
    <w:rsid w:val="00D70FD0"/>
    <w:rsid w:val="00D71C55"/>
    <w:rsid w:val="00D71F43"/>
    <w:rsid w:val="00D724F7"/>
    <w:rsid w:val="00D72AF3"/>
    <w:rsid w:val="00D72B58"/>
    <w:rsid w:val="00D72C35"/>
    <w:rsid w:val="00D73322"/>
    <w:rsid w:val="00D733F6"/>
    <w:rsid w:val="00D73462"/>
    <w:rsid w:val="00D73B0F"/>
    <w:rsid w:val="00D73CAC"/>
    <w:rsid w:val="00D73E18"/>
    <w:rsid w:val="00D73ED0"/>
    <w:rsid w:val="00D741C4"/>
    <w:rsid w:val="00D74380"/>
    <w:rsid w:val="00D743FA"/>
    <w:rsid w:val="00D75A57"/>
    <w:rsid w:val="00D75AFD"/>
    <w:rsid w:val="00D75BFD"/>
    <w:rsid w:val="00D76012"/>
    <w:rsid w:val="00D76119"/>
    <w:rsid w:val="00D761A0"/>
    <w:rsid w:val="00D763D8"/>
    <w:rsid w:val="00D7656F"/>
    <w:rsid w:val="00D7673A"/>
    <w:rsid w:val="00D779AB"/>
    <w:rsid w:val="00D77A7F"/>
    <w:rsid w:val="00D80168"/>
    <w:rsid w:val="00D802EF"/>
    <w:rsid w:val="00D80E4C"/>
    <w:rsid w:val="00D8109A"/>
    <w:rsid w:val="00D81425"/>
    <w:rsid w:val="00D81427"/>
    <w:rsid w:val="00D81D04"/>
    <w:rsid w:val="00D821D3"/>
    <w:rsid w:val="00D827CE"/>
    <w:rsid w:val="00D82A77"/>
    <w:rsid w:val="00D832A9"/>
    <w:rsid w:val="00D838A2"/>
    <w:rsid w:val="00D84125"/>
    <w:rsid w:val="00D847B7"/>
    <w:rsid w:val="00D8499D"/>
    <w:rsid w:val="00D85379"/>
    <w:rsid w:val="00D8576B"/>
    <w:rsid w:val="00D85B95"/>
    <w:rsid w:val="00D86387"/>
    <w:rsid w:val="00D86DBC"/>
    <w:rsid w:val="00D876B9"/>
    <w:rsid w:val="00D87EF2"/>
    <w:rsid w:val="00D91014"/>
    <w:rsid w:val="00D91967"/>
    <w:rsid w:val="00D91C53"/>
    <w:rsid w:val="00D920CC"/>
    <w:rsid w:val="00D921D8"/>
    <w:rsid w:val="00D923C0"/>
    <w:rsid w:val="00D92AAB"/>
    <w:rsid w:val="00D935C6"/>
    <w:rsid w:val="00D93685"/>
    <w:rsid w:val="00D937EB"/>
    <w:rsid w:val="00D9416A"/>
    <w:rsid w:val="00D94B85"/>
    <w:rsid w:val="00D95533"/>
    <w:rsid w:val="00D95857"/>
    <w:rsid w:val="00D959D6"/>
    <w:rsid w:val="00D95AC2"/>
    <w:rsid w:val="00D95B8B"/>
    <w:rsid w:val="00D961A2"/>
    <w:rsid w:val="00D96716"/>
    <w:rsid w:val="00D96C5E"/>
    <w:rsid w:val="00D97D25"/>
    <w:rsid w:val="00D97EDF"/>
    <w:rsid w:val="00DA0136"/>
    <w:rsid w:val="00DA01A3"/>
    <w:rsid w:val="00DA039B"/>
    <w:rsid w:val="00DA0A14"/>
    <w:rsid w:val="00DA36D5"/>
    <w:rsid w:val="00DA374D"/>
    <w:rsid w:val="00DA3B8D"/>
    <w:rsid w:val="00DA441D"/>
    <w:rsid w:val="00DA49B0"/>
    <w:rsid w:val="00DA4D4F"/>
    <w:rsid w:val="00DA4E9C"/>
    <w:rsid w:val="00DA4F4A"/>
    <w:rsid w:val="00DA53B8"/>
    <w:rsid w:val="00DA53D2"/>
    <w:rsid w:val="00DA54CA"/>
    <w:rsid w:val="00DA5990"/>
    <w:rsid w:val="00DA5E7C"/>
    <w:rsid w:val="00DA5EA7"/>
    <w:rsid w:val="00DA5FA1"/>
    <w:rsid w:val="00DA69C5"/>
    <w:rsid w:val="00DA6A11"/>
    <w:rsid w:val="00DA6C5E"/>
    <w:rsid w:val="00DA7D52"/>
    <w:rsid w:val="00DB0103"/>
    <w:rsid w:val="00DB017C"/>
    <w:rsid w:val="00DB0460"/>
    <w:rsid w:val="00DB0913"/>
    <w:rsid w:val="00DB0992"/>
    <w:rsid w:val="00DB0D4A"/>
    <w:rsid w:val="00DB12B5"/>
    <w:rsid w:val="00DB137B"/>
    <w:rsid w:val="00DB15F8"/>
    <w:rsid w:val="00DB17BB"/>
    <w:rsid w:val="00DB1977"/>
    <w:rsid w:val="00DB1CA3"/>
    <w:rsid w:val="00DB1DF9"/>
    <w:rsid w:val="00DB230C"/>
    <w:rsid w:val="00DB23F1"/>
    <w:rsid w:val="00DB243B"/>
    <w:rsid w:val="00DB2ADE"/>
    <w:rsid w:val="00DB3249"/>
    <w:rsid w:val="00DB3406"/>
    <w:rsid w:val="00DB35E0"/>
    <w:rsid w:val="00DB3C7E"/>
    <w:rsid w:val="00DB3C9E"/>
    <w:rsid w:val="00DB411D"/>
    <w:rsid w:val="00DB46D7"/>
    <w:rsid w:val="00DB496D"/>
    <w:rsid w:val="00DB4BDF"/>
    <w:rsid w:val="00DB4D2E"/>
    <w:rsid w:val="00DB60A9"/>
    <w:rsid w:val="00DB64A4"/>
    <w:rsid w:val="00DB651D"/>
    <w:rsid w:val="00DB6522"/>
    <w:rsid w:val="00DB6676"/>
    <w:rsid w:val="00DB710C"/>
    <w:rsid w:val="00DB7331"/>
    <w:rsid w:val="00DB7A32"/>
    <w:rsid w:val="00DB7FAA"/>
    <w:rsid w:val="00DC0509"/>
    <w:rsid w:val="00DC0A31"/>
    <w:rsid w:val="00DC0CCD"/>
    <w:rsid w:val="00DC1278"/>
    <w:rsid w:val="00DC2A93"/>
    <w:rsid w:val="00DC2C4C"/>
    <w:rsid w:val="00DC344D"/>
    <w:rsid w:val="00DC3811"/>
    <w:rsid w:val="00DC3B79"/>
    <w:rsid w:val="00DC42F9"/>
    <w:rsid w:val="00DC4433"/>
    <w:rsid w:val="00DC45A9"/>
    <w:rsid w:val="00DC470E"/>
    <w:rsid w:val="00DC47ED"/>
    <w:rsid w:val="00DC4C71"/>
    <w:rsid w:val="00DC4E42"/>
    <w:rsid w:val="00DC4EDE"/>
    <w:rsid w:val="00DC4FB1"/>
    <w:rsid w:val="00DC5CF8"/>
    <w:rsid w:val="00DC648F"/>
    <w:rsid w:val="00DC6592"/>
    <w:rsid w:val="00DC66F5"/>
    <w:rsid w:val="00DC6CBB"/>
    <w:rsid w:val="00DC7704"/>
    <w:rsid w:val="00DC7888"/>
    <w:rsid w:val="00DC79E0"/>
    <w:rsid w:val="00DC7FE9"/>
    <w:rsid w:val="00DD07DB"/>
    <w:rsid w:val="00DD09DF"/>
    <w:rsid w:val="00DD0B0B"/>
    <w:rsid w:val="00DD0DA4"/>
    <w:rsid w:val="00DD13C7"/>
    <w:rsid w:val="00DD2483"/>
    <w:rsid w:val="00DD25A8"/>
    <w:rsid w:val="00DD3683"/>
    <w:rsid w:val="00DD3863"/>
    <w:rsid w:val="00DD3C5D"/>
    <w:rsid w:val="00DD3F69"/>
    <w:rsid w:val="00DD4072"/>
    <w:rsid w:val="00DD4276"/>
    <w:rsid w:val="00DD4698"/>
    <w:rsid w:val="00DD4935"/>
    <w:rsid w:val="00DD4C50"/>
    <w:rsid w:val="00DD4EB7"/>
    <w:rsid w:val="00DD4F31"/>
    <w:rsid w:val="00DD58B8"/>
    <w:rsid w:val="00DD59D3"/>
    <w:rsid w:val="00DD5C1A"/>
    <w:rsid w:val="00DD6A73"/>
    <w:rsid w:val="00DD79CD"/>
    <w:rsid w:val="00DD7EEA"/>
    <w:rsid w:val="00DE0356"/>
    <w:rsid w:val="00DE0809"/>
    <w:rsid w:val="00DE14F6"/>
    <w:rsid w:val="00DE1A4F"/>
    <w:rsid w:val="00DE20DC"/>
    <w:rsid w:val="00DE2621"/>
    <w:rsid w:val="00DE2673"/>
    <w:rsid w:val="00DE2789"/>
    <w:rsid w:val="00DE2C5B"/>
    <w:rsid w:val="00DE3151"/>
    <w:rsid w:val="00DE3E4F"/>
    <w:rsid w:val="00DE48AB"/>
    <w:rsid w:val="00DE4F05"/>
    <w:rsid w:val="00DE4F7C"/>
    <w:rsid w:val="00DE5495"/>
    <w:rsid w:val="00DE5865"/>
    <w:rsid w:val="00DE6701"/>
    <w:rsid w:val="00DE695F"/>
    <w:rsid w:val="00DE6A86"/>
    <w:rsid w:val="00DF03C7"/>
    <w:rsid w:val="00DF0637"/>
    <w:rsid w:val="00DF15C2"/>
    <w:rsid w:val="00DF15F7"/>
    <w:rsid w:val="00DF2131"/>
    <w:rsid w:val="00DF2298"/>
    <w:rsid w:val="00DF23F9"/>
    <w:rsid w:val="00DF2437"/>
    <w:rsid w:val="00DF331E"/>
    <w:rsid w:val="00DF35CE"/>
    <w:rsid w:val="00DF3AC2"/>
    <w:rsid w:val="00DF3AF1"/>
    <w:rsid w:val="00DF4275"/>
    <w:rsid w:val="00DF45C3"/>
    <w:rsid w:val="00DF4A99"/>
    <w:rsid w:val="00DF4CAC"/>
    <w:rsid w:val="00DF4EC6"/>
    <w:rsid w:val="00DF56DF"/>
    <w:rsid w:val="00DF61B0"/>
    <w:rsid w:val="00DF6C8B"/>
    <w:rsid w:val="00DF6E55"/>
    <w:rsid w:val="00DF71C4"/>
    <w:rsid w:val="00E00827"/>
    <w:rsid w:val="00E00AA0"/>
    <w:rsid w:val="00E00EDF"/>
    <w:rsid w:val="00E00EFB"/>
    <w:rsid w:val="00E01836"/>
    <w:rsid w:val="00E01916"/>
    <w:rsid w:val="00E029F9"/>
    <w:rsid w:val="00E02B7E"/>
    <w:rsid w:val="00E02F57"/>
    <w:rsid w:val="00E037E5"/>
    <w:rsid w:val="00E0484C"/>
    <w:rsid w:val="00E04E6A"/>
    <w:rsid w:val="00E05335"/>
    <w:rsid w:val="00E05CD9"/>
    <w:rsid w:val="00E0625A"/>
    <w:rsid w:val="00E06504"/>
    <w:rsid w:val="00E076BF"/>
    <w:rsid w:val="00E077A4"/>
    <w:rsid w:val="00E0786B"/>
    <w:rsid w:val="00E10530"/>
    <w:rsid w:val="00E105E3"/>
    <w:rsid w:val="00E106B3"/>
    <w:rsid w:val="00E106FD"/>
    <w:rsid w:val="00E11843"/>
    <w:rsid w:val="00E125A3"/>
    <w:rsid w:val="00E1267C"/>
    <w:rsid w:val="00E13503"/>
    <w:rsid w:val="00E1352D"/>
    <w:rsid w:val="00E1391E"/>
    <w:rsid w:val="00E139B0"/>
    <w:rsid w:val="00E13BE5"/>
    <w:rsid w:val="00E13C6D"/>
    <w:rsid w:val="00E13CE7"/>
    <w:rsid w:val="00E13F9E"/>
    <w:rsid w:val="00E14086"/>
    <w:rsid w:val="00E14290"/>
    <w:rsid w:val="00E1469C"/>
    <w:rsid w:val="00E14A46"/>
    <w:rsid w:val="00E14CA3"/>
    <w:rsid w:val="00E15B58"/>
    <w:rsid w:val="00E15E19"/>
    <w:rsid w:val="00E15F73"/>
    <w:rsid w:val="00E16345"/>
    <w:rsid w:val="00E1699E"/>
    <w:rsid w:val="00E17BD6"/>
    <w:rsid w:val="00E17F27"/>
    <w:rsid w:val="00E208DB"/>
    <w:rsid w:val="00E2092B"/>
    <w:rsid w:val="00E20A0C"/>
    <w:rsid w:val="00E20E4A"/>
    <w:rsid w:val="00E21333"/>
    <w:rsid w:val="00E21353"/>
    <w:rsid w:val="00E216A7"/>
    <w:rsid w:val="00E2236D"/>
    <w:rsid w:val="00E2245E"/>
    <w:rsid w:val="00E22508"/>
    <w:rsid w:val="00E22517"/>
    <w:rsid w:val="00E2258A"/>
    <w:rsid w:val="00E230D4"/>
    <w:rsid w:val="00E231A3"/>
    <w:rsid w:val="00E2372C"/>
    <w:rsid w:val="00E238DF"/>
    <w:rsid w:val="00E23F8A"/>
    <w:rsid w:val="00E2453D"/>
    <w:rsid w:val="00E2496A"/>
    <w:rsid w:val="00E2552B"/>
    <w:rsid w:val="00E256E3"/>
    <w:rsid w:val="00E25F00"/>
    <w:rsid w:val="00E260F2"/>
    <w:rsid w:val="00E26ED3"/>
    <w:rsid w:val="00E26F46"/>
    <w:rsid w:val="00E27314"/>
    <w:rsid w:val="00E3042D"/>
    <w:rsid w:val="00E307C2"/>
    <w:rsid w:val="00E30E7F"/>
    <w:rsid w:val="00E31EE7"/>
    <w:rsid w:val="00E321D2"/>
    <w:rsid w:val="00E3253D"/>
    <w:rsid w:val="00E329B5"/>
    <w:rsid w:val="00E32ADB"/>
    <w:rsid w:val="00E33758"/>
    <w:rsid w:val="00E33AC8"/>
    <w:rsid w:val="00E33BA8"/>
    <w:rsid w:val="00E33C26"/>
    <w:rsid w:val="00E33EFC"/>
    <w:rsid w:val="00E344E4"/>
    <w:rsid w:val="00E34577"/>
    <w:rsid w:val="00E34F08"/>
    <w:rsid w:val="00E354C0"/>
    <w:rsid w:val="00E3593F"/>
    <w:rsid w:val="00E35984"/>
    <w:rsid w:val="00E35D68"/>
    <w:rsid w:val="00E35F34"/>
    <w:rsid w:val="00E365D8"/>
    <w:rsid w:val="00E36639"/>
    <w:rsid w:val="00E36707"/>
    <w:rsid w:val="00E367B9"/>
    <w:rsid w:val="00E367FF"/>
    <w:rsid w:val="00E36D35"/>
    <w:rsid w:val="00E37118"/>
    <w:rsid w:val="00E37381"/>
    <w:rsid w:val="00E40AD1"/>
    <w:rsid w:val="00E40D7F"/>
    <w:rsid w:val="00E41391"/>
    <w:rsid w:val="00E41454"/>
    <w:rsid w:val="00E41D0B"/>
    <w:rsid w:val="00E41E31"/>
    <w:rsid w:val="00E421D0"/>
    <w:rsid w:val="00E426DD"/>
    <w:rsid w:val="00E42BF0"/>
    <w:rsid w:val="00E42DCC"/>
    <w:rsid w:val="00E42F6D"/>
    <w:rsid w:val="00E43F3C"/>
    <w:rsid w:val="00E43F69"/>
    <w:rsid w:val="00E446BD"/>
    <w:rsid w:val="00E447DC"/>
    <w:rsid w:val="00E44EB5"/>
    <w:rsid w:val="00E456E3"/>
    <w:rsid w:val="00E45A69"/>
    <w:rsid w:val="00E465A0"/>
    <w:rsid w:val="00E47092"/>
    <w:rsid w:val="00E475CA"/>
    <w:rsid w:val="00E47935"/>
    <w:rsid w:val="00E4ABC1"/>
    <w:rsid w:val="00E50F25"/>
    <w:rsid w:val="00E51009"/>
    <w:rsid w:val="00E5122D"/>
    <w:rsid w:val="00E51432"/>
    <w:rsid w:val="00E51A33"/>
    <w:rsid w:val="00E51D17"/>
    <w:rsid w:val="00E51FEC"/>
    <w:rsid w:val="00E52C59"/>
    <w:rsid w:val="00E53A06"/>
    <w:rsid w:val="00E53BA5"/>
    <w:rsid w:val="00E543F1"/>
    <w:rsid w:val="00E54AB2"/>
    <w:rsid w:val="00E54D40"/>
    <w:rsid w:val="00E55555"/>
    <w:rsid w:val="00E55C5C"/>
    <w:rsid w:val="00E55DCD"/>
    <w:rsid w:val="00E56A00"/>
    <w:rsid w:val="00E56C29"/>
    <w:rsid w:val="00E56E22"/>
    <w:rsid w:val="00E57587"/>
    <w:rsid w:val="00E600D1"/>
    <w:rsid w:val="00E6024B"/>
    <w:rsid w:val="00E6032B"/>
    <w:rsid w:val="00E6071C"/>
    <w:rsid w:val="00E60EFA"/>
    <w:rsid w:val="00E60FF0"/>
    <w:rsid w:val="00E61423"/>
    <w:rsid w:val="00E618BF"/>
    <w:rsid w:val="00E62147"/>
    <w:rsid w:val="00E62178"/>
    <w:rsid w:val="00E62ABD"/>
    <w:rsid w:val="00E62BD5"/>
    <w:rsid w:val="00E635EE"/>
    <w:rsid w:val="00E638FD"/>
    <w:rsid w:val="00E63ADA"/>
    <w:rsid w:val="00E64212"/>
    <w:rsid w:val="00E64239"/>
    <w:rsid w:val="00E64720"/>
    <w:rsid w:val="00E6524F"/>
    <w:rsid w:val="00E65573"/>
    <w:rsid w:val="00E65759"/>
    <w:rsid w:val="00E65DD2"/>
    <w:rsid w:val="00E65F42"/>
    <w:rsid w:val="00E66A33"/>
    <w:rsid w:val="00E66CB7"/>
    <w:rsid w:val="00E671BC"/>
    <w:rsid w:val="00E67888"/>
    <w:rsid w:val="00E67A79"/>
    <w:rsid w:val="00E67AEA"/>
    <w:rsid w:val="00E70A82"/>
    <w:rsid w:val="00E70E41"/>
    <w:rsid w:val="00E70F43"/>
    <w:rsid w:val="00E70FC5"/>
    <w:rsid w:val="00E7111E"/>
    <w:rsid w:val="00E71F08"/>
    <w:rsid w:val="00E72E6F"/>
    <w:rsid w:val="00E73297"/>
    <w:rsid w:val="00E732C0"/>
    <w:rsid w:val="00E737B4"/>
    <w:rsid w:val="00E73988"/>
    <w:rsid w:val="00E73A9F"/>
    <w:rsid w:val="00E73AFF"/>
    <w:rsid w:val="00E73CD0"/>
    <w:rsid w:val="00E73ECB"/>
    <w:rsid w:val="00E747BD"/>
    <w:rsid w:val="00E749DD"/>
    <w:rsid w:val="00E74D2E"/>
    <w:rsid w:val="00E75546"/>
    <w:rsid w:val="00E75DC1"/>
    <w:rsid w:val="00E75E00"/>
    <w:rsid w:val="00E75EF8"/>
    <w:rsid w:val="00E76183"/>
    <w:rsid w:val="00E764A3"/>
    <w:rsid w:val="00E76627"/>
    <w:rsid w:val="00E77071"/>
    <w:rsid w:val="00E77E4C"/>
    <w:rsid w:val="00E7AC63"/>
    <w:rsid w:val="00E80164"/>
    <w:rsid w:val="00E803B6"/>
    <w:rsid w:val="00E81408"/>
    <w:rsid w:val="00E8142C"/>
    <w:rsid w:val="00E815FE"/>
    <w:rsid w:val="00E81A2C"/>
    <w:rsid w:val="00E8215A"/>
    <w:rsid w:val="00E82902"/>
    <w:rsid w:val="00E83200"/>
    <w:rsid w:val="00E834A3"/>
    <w:rsid w:val="00E83568"/>
    <w:rsid w:val="00E84775"/>
    <w:rsid w:val="00E85143"/>
    <w:rsid w:val="00E85891"/>
    <w:rsid w:val="00E860C3"/>
    <w:rsid w:val="00E86578"/>
    <w:rsid w:val="00E86AB4"/>
    <w:rsid w:val="00E873C0"/>
    <w:rsid w:val="00E87D68"/>
    <w:rsid w:val="00E90914"/>
    <w:rsid w:val="00E90CB1"/>
    <w:rsid w:val="00E90FC3"/>
    <w:rsid w:val="00E913CE"/>
    <w:rsid w:val="00E91A38"/>
    <w:rsid w:val="00E92A17"/>
    <w:rsid w:val="00E92BDA"/>
    <w:rsid w:val="00E92D2F"/>
    <w:rsid w:val="00E93389"/>
    <w:rsid w:val="00E93F37"/>
    <w:rsid w:val="00E94AC5"/>
    <w:rsid w:val="00E94F9C"/>
    <w:rsid w:val="00E95FEF"/>
    <w:rsid w:val="00E9608E"/>
    <w:rsid w:val="00E96324"/>
    <w:rsid w:val="00E966C1"/>
    <w:rsid w:val="00E97BCF"/>
    <w:rsid w:val="00E97CA1"/>
    <w:rsid w:val="00E97F00"/>
    <w:rsid w:val="00EA0144"/>
    <w:rsid w:val="00EA1524"/>
    <w:rsid w:val="00EA16C3"/>
    <w:rsid w:val="00EA2674"/>
    <w:rsid w:val="00EA292B"/>
    <w:rsid w:val="00EA2C01"/>
    <w:rsid w:val="00EA2FA7"/>
    <w:rsid w:val="00EA324C"/>
    <w:rsid w:val="00EA398A"/>
    <w:rsid w:val="00EA3E20"/>
    <w:rsid w:val="00EA4867"/>
    <w:rsid w:val="00EA5202"/>
    <w:rsid w:val="00EA548C"/>
    <w:rsid w:val="00EA5708"/>
    <w:rsid w:val="00EA64EE"/>
    <w:rsid w:val="00EA651E"/>
    <w:rsid w:val="00EA65E9"/>
    <w:rsid w:val="00EA6749"/>
    <w:rsid w:val="00EA70C7"/>
    <w:rsid w:val="00EA714C"/>
    <w:rsid w:val="00EA7A84"/>
    <w:rsid w:val="00EA7C1F"/>
    <w:rsid w:val="00EA7D50"/>
    <w:rsid w:val="00EA7E6B"/>
    <w:rsid w:val="00EB01E3"/>
    <w:rsid w:val="00EB0503"/>
    <w:rsid w:val="00EB0CFA"/>
    <w:rsid w:val="00EB1C3F"/>
    <w:rsid w:val="00EB218A"/>
    <w:rsid w:val="00EB2647"/>
    <w:rsid w:val="00EB29B9"/>
    <w:rsid w:val="00EB35EC"/>
    <w:rsid w:val="00EB35EF"/>
    <w:rsid w:val="00EB38B1"/>
    <w:rsid w:val="00EB3A9E"/>
    <w:rsid w:val="00EB3F89"/>
    <w:rsid w:val="00EB45C1"/>
    <w:rsid w:val="00EB48DB"/>
    <w:rsid w:val="00EB4EC6"/>
    <w:rsid w:val="00EB56A9"/>
    <w:rsid w:val="00EB5997"/>
    <w:rsid w:val="00EB5E32"/>
    <w:rsid w:val="00EB608F"/>
    <w:rsid w:val="00EB60AC"/>
    <w:rsid w:val="00EB62E2"/>
    <w:rsid w:val="00EB6DA6"/>
    <w:rsid w:val="00EB6DCF"/>
    <w:rsid w:val="00EB728D"/>
    <w:rsid w:val="00EB72AF"/>
    <w:rsid w:val="00EB747A"/>
    <w:rsid w:val="00EB78AA"/>
    <w:rsid w:val="00EC1946"/>
    <w:rsid w:val="00EC1991"/>
    <w:rsid w:val="00EC25DA"/>
    <w:rsid w:val="00EC2963"/>
    <w:rsid w:val="00EC29C6"/>
    <w:rsid w:val="00EC2A16"/>
    <w:rsid w:val="00EC2DD3"/>
    <w:rsid w:val="00EC2E46"/>
    <w:rsid w:val="00EC3142"/>
    <w:rsid w:val="00EC321F"/>
    <w:rsid w:val="00EC33D8"/>
    <w:rsid w:val="00EC379F"/>
    <w:rsid w:val="00EC44F4"/>
    <w:rsid w:val="00EC6307"/>
    <w:rsid w:val="00EC6D42"/>
    <w:rsid w:val="00EC6EA6"/>
    <w:rsid w:val="00EC728E"/>
    <w:rsid w:val="00EC7C9E"/>
    <w:rsid w:val="00ECF374"/>
    <w:rsid w:val="00ED005C"/>
    <w:rsid w:val="00ED0251"/>
    <w:rsid w:val="00ED0E69"/>
    <w:rsid w:val="00ED135F"/>
    <w:rsid w:val="00ED1624"/>
    <w:rsid w:val="00ED1992"/>
    <w:rsid w:val="00ED1E54"/>
    <w:rsid w:val="00ED1F05"/>
    <w:rsid w:val="00ED2244"/>
    <w:rsid w:val="00ED2429"/>
    <w:rsid w:val="00ED24EC"/>
    <w:rsid w:val="00ED2F16"/>
    <w:rsid w:val="00ED34B7"/>
    <w:rsid w:val="00ED3679"/>
    <w:rsid w:val="00ED3977"/>
    <w:rsid w:val="00ED3A68"/>
    <w:rsid w:val="00ED3B54"/>
    <w:rsid w:val="00ED4537"/>
    <w:rsid w:val="00ED45C8"/>
    <w:rsid w:val="00ED49D1"/>
    <w:rsid w:val="00ED4FE4"/>
    <w:rsid w:val="00ED5621"/>
    <w:rsid w:val="00ED5799"/>
    <w:rsid w:val="00ED5825"/>
    <w:rsid w:val="00ED5997"/>
    <w:rsid w:val="00ED5A63"/>
    <w:rsid w:val="00ED6DD6"/>
    <w:rsid w:val="00ED7481"/>
    <w:rsid w:val="00ED7EEF"/>
    <w:rsid w:val="00ED7FCB"/>
    <w:rsid w:val="00EE066D"/>
    <w:rsid w:val="00EE0759"/>
    <w:rsid w:val="00EE0770"/>
    <w:rsid w:val="00EE0850"/>
    <w:rsid w:val="00EE089D"/>
    <w:rsid w:val="00EE184C"/>
    <w:rsid w:val="00EE2539"/>
    <w:rsid w:val="00EE26AC"/>
    <w:rsid w:val="00EE2A8A"/>
    <w:rsid w:val="00EE2D50"/>
    <w:rsid w:val="00EE33E3"/>
    <w:rsid w:val="00EE4278"/>
    <w:rsid w:val="00EE43E2"/>
    <w:rsid w:val="00EE5108"/>
    <w:rsid w:val="00EE52EE"/>
    <w:rsid w:val="00EE5DF1"/>
    <w:rsid w:val="00EE62CF"/>
    <w:rsid w:val="00EE6825"/>
    <w:rsid w:val="00EE69B1"/>
    <w:rsid w:val="00EE71E5"/>
    <w:rsid w:val="00EE7791"/>
    <w:rsid w:val="00EE7926"/>
    <w:rsid w:val="00EE7B8E"/>
    <w:rsid w:val="00EF01D9"/>
    <w:rsid w:val="00EF0258"/>
    <w:rsid w:val="00EF05A3"/>
    <w:rsid w:val="00EF06EA"/>
    <w:rsid w:val="00EF0A2E"/>
    <w:rsid w:val="00EF0C2D"/>
    <w:rsid w:val="00EF0D48"/>
    <w:rsid w:val="00EF10E1"/>
    <w:rsid w:val="00EF12CF"/>
    <w:rsid w:val="00EF145A"/>
    <w:rsid w:val="00EF154D"/>
    <w:rsid w:val="00EF16E3"/>
    <w:rsid w:val="00EF2144"/>
    <w:rsid w:val="00EF23DB"/>
    <w:rsid w:val="00EF2A8A"/>
    <w:rsid w:val="00EF2C62"/>
    <w:rsid w:val="00EF2CF8"/>
    <w:rsid w:val="00EF303B"/>
    <w:rsid w:val="00EF304F"/>
    <w:rsid w:val="00EF313F"/>
    <w:rsid w:val="00EF3273"/>
    <w:rsid w:val="00EF3489"/>
    <w:rsid w:val="00EF37C8"/>
    <w:rsid w:val="00EF3956"/>
    <w:rsid w:val="00EF39D7"/>
    <w:rsid w:val="00EF3AC2"/>
    <w:rsid w:val="00EF3BA4"/>
    <w:rsid w:val="00EF3EA6"/>
    <w:rsid w:val="00EF4499"/>
    <w:rsid w:val="00EF4591"/>
    <w:rsid w:val="00EF46F3"/>
    <w:rsid w:val="00EF49F3"/>
    <w:rsid w:val="00EF50A0"/>
    <w:rsid w:val="00EF517C"/>
    <w:rsid w:val="00EF5C5C"/>
    <w:rsid w:val="00EF5DE8"/>
    <w:rsid w:val="00EF6162"/>
    <w:rsid w:val="00EF63E8"/>
    <w:rsid w:val="00EF6B9B"/>
    <w:rsid w:val="00EF6D4A"/>
    <w:rsid w:val="00EF6FDA"/>
    <w:rsid w:val="00EF712F"/>
    <w:rsid w:val="00EF7346"/>
    <w:rsid w:val="00EF760C"/>
    <w:rsid w:val="00EF7763"/>
    <w:rsid w:val="00EF7A9D"/>
    <w:rsid w:val="00EF7E0E"/>
    <w:rsid w:val="00EF7E5A"/>
    <w:rsid w:val="00EF7EE6"/>
    <w:rsid w:val="00F00595"/>
    <w:rsid w:val="00F0071C"/>
    <w:rsid w:val="00F00A9F"/>
    <w:rsid w:val="00F00EB0"/>
    <w:rsid w:val="00F01200"/>
    <w:rsid w:val="00F0142C"/>
    <w:rsid w:val="00F022F1"/>
    <w:rsid w:val="00F02A31"/>
    <w:rsid w:val="00F02A9B"/>
    <w:rsid w:val="00F02BE3"/>
    <w:rsid w:val="00F0386B"/>
    <w:rsid w:val="00F03B23"/>
    <w:rsid w:val="00F03CEF"/>
    <w:rsid w:val="00F0430D"/>
    <w:rsid w:val="00F04930"/>
    <w:rsid w:val="00F04F00"/>
    <w:rsid w:val="00F04F24"/>
    <w:rsid w:val="00F04FC6"/>
    <w:rsid w:val="00F05043"/>
    <w:rsid w:val="00F05135"/>
    <w:rsid w:val="00F053D9"/>
    <w:rsid w:val="00F0604F"/>
    <w:rsid w:val="00F06144"/>
    <w:rsid w:val="00F06924"/>
    <w:rsid w:val="00F06A7B"/>
    <w:rsid w:val="00F07036"/>
    <w:rsid w:val="00F072BF"/>
    <w:rsid w:val="00F0B6B1"/>
    <w:rsid w:val="00F10052"/>
    <w:rsid w:val="00F10685"/>
    <w:rsid w:val="00F1069E"/>
    <w:rsid w:val="00F10E93"/>
    <w:rsid w:val="00F11A79"/>
    <w:rsid w:val="00F11EDB"/>
    <w:rsid w:val="00F12BD3"/>
    <w:rsid w:val="00F13377"/>
    <w:rsid w:val="00F1354C"/>
    <w:rsid w:val="00F139C7"/>
    <w:rsid w:val="00F14613"/>
    <w:rsid w:val="00F146C9"/>
    <w:rsid w:val="00F15350"/>
    <w:rsid w:val="00F155E5"/>
    <w:rsid w:val="00F161E0"/>
    <w:rsid w:val="00F162BB"/>
    <w:rsid w:val="00F16BC3"/>
    <w:rsid w:val="00F171E8"/>
    <w:rsid w:val="00F17205"/>
    <w:rsid w:val="00F175A0"/>
    <w:rsid w:val="00F201AD"/>
    <w:rsid w:val="00F201BC"/>
    <w:rsid w:val="00F2027E"/>
    <w:rsid w:val="00F20515"/>
    <w:rsid w:val="00F20688"/>
    <w:rsid w:val="00F20882"/>
    <w:rsid w:val="00F20B34"/>
    <w:rsid w:val="00F20B97"/>
    <w:rsid w:val="00F213ED"/>
    <w:rsid w:val="00F21525"/>
    <w:rsid w:val="00F23430"/>
    <w:rsid w:val="00F23750"/>
    <w:rsid w:val="00F23851"/>
    <w:rsid w:val="00F23EDB"/>
    <w:rsid w:val="00F242D8"/>
    <w:rsid w:val="00F24584"/>
    <w:rsid w:val="00F245A7"/>
    <w:rsid w:val="00F24854"/>
    <w:rsid w:val="00F26869"/>
    <w:rsid w:val="00F27110"/>
    <w:rsid w:val="00F278DB"/>
    <w:rsid w:val="00F30931"/>
    <w:rsid w:val="00F30C63"/>
    <w:rsid w:val="00F30E45"/>
    <w:rsid w:val="00F31060"/>
    <w:rsid w:val="00F313A3"/>
    <w:rsid w:val="00F31F3D"/>
    <w:rsid w:val="00F31F91"/>
    <w:rsid w:val="00F32106"/>
    <w:rsid w:val="00F32681"/>
    <w:rsid w:val="00F32892"/>
    <w:rsid w:val="00F32A68"/>
    <w:rsid w:val="00F32A6C"/>
    <w:rsid w:val="00F32BF6"/>
    <w:rsid w:val="00F32EB7"/>
    <w:rsid w:val="00F3317C"/>
    <w:rsid w:val="00F336F7"/>
    <w:rsid w:val="00F338C9"/>
    <w:rsid w:val="00F33A0C"/>
    <w:rsid w:val="00F33BE2"/>
    <w:rsid w:val="00F3473A"/>
    <w:rsid w:val="00F350E9"/>
    <w:rsid w:val="00F358B1"/>
    <w:rsid w:val="00F359F0"/>
    <w:rsid w:val="00F35FF5"/>
    <w:rsid w:val="00F361BD"/>
    <w:rsid w:val="00F365AB"/>
    <w:rsid w:val="00F3675A"/>
    <w:rsid w:val="00F37042"/>
    <w:rsid w:val="00F37E56"/>
    <w:rsid w:val="00F403A4"/>
    <w:rsid w:val="00F40CFD"/>
    <w:rsid w:val="00F40EC8"/>
    <w:rsid w:val="00F412D9"/>
    <w:rsid w:val="00F4187E"/>
    <w:rsid w:val="00F41C73"/>
    <w:rsid w:val="00F41FBC"/>
    <w:rsid w:val="00F42E74"/>
    <w:rsid w:val="00F430F4"/>
    <w:rsid w:val="00F4338C"/>
    <w:rsid w:val="00F434A6"/>
    <w:rsid w:val="00F43518"/>
    <w:rsid w:val="00F437CF"/>
    <w:rsid w:val="00F43CA5"/>
    <w:rsid w:val="00F44075"/>
    <w:rsid w:val="00F4433B"/>
    <w:rsid w:val="00F448EF"/>
    <w:rsid w:val="00F44B9D"/>
    <w:rsid w:val="00F461FD"/>
    <w:rsid w:val="00F46467"/>
    <w:rsid w:val="00F466FD"/>
    <w:rsid w:val="00F46DA6"/>
    <w:rsid w:val="00F476C4"/>
    <w:rsid w:val="00F4787E"/>
    <w:rsid w:val="00F47A63"/>
    <w:rsid w:val="00F47D6B"/>
    <w:rsid w:val="00F51A43"/>
    <w:rsid w:val="00F51FA6"/>
    <w:rsid w:val="00F52294"/>
    <w:rsid w:val="00F52580"/>
    <w:rsid w:val="00F527B6"/>
    <w:rsid w:val="00F53182"/>
    <w:rsid w:val="00F54280"/>
    <w:rsid w:val="00F543DF"/>
    <w:rsid w:val="00F545E1"/>
    <w:rsid w:val="00F547E3"/>
    <w:rsid w:val="00F54A23"/>
    <w:rsid w:val="00F5624B"/>
    <w:rsid w:val="00F5643D"/>
    <w:rsid w:val="00F571BF"/>
    <w:rsid w:val="00F575F4"/>
    <w:rsid w:val="00F57738"/>
    <w:rsid w:val="00F57A9E"/>
    <w:rsid w:val="00F57B4A"/>
    <w:rsid w:val="00F57EC2"/>
    <w:rsid w:val="00F60038"/>
    <w:rsid w:val="00F60855"/>
    <w:rsid w:val="00F60E25"/>
    <w:rsid w:val="00F61174"/>
    <w:rsid w:val="00F612DC"/>
    <w:rsid w:val="00F61316"/>
    <w:rsid w:val="00F61715"/>
    <w:rsid w:val="00F61945"/>
    <w:rsid w:val="00F61E06"/>
    <w:rsid w:val="00F62A41"/>
    <w:rsid w:val="00F62DAC"/>
    <w:rsid w:val="00F62DE9"/>
    <w:rsid w:val="00F631FD"/>
    <w:rsid w:val="00F63710"/>
    <w:rsid w:val="00F640EA"/>
    <w:rsid w:val="00F64199"/>
    <w:rsid w:val="00F6486A"/>
    <w:rsid w:val="00F64AE1"/>
    <w:rsid w:val="00F656B1"/>
    <w:rsid w:val="00F657C1"/>
    <w:rsid w:val="00F657EA"/>
    <w:rsid w:val="00F65C6C"/>
    <w:rsid w:val="00F6659C"/>
    <w:rsid w:val="00F66846"/>
    <w:rsid w:val="00F67169"/>
    <w:rsid w:val="00F677E7"/>
    <w:rsid w:val="00F700D0"/>
    <w:rsid w:val="00F70477"/>
    <w:rsid w:val="00F7080C"/>
    <w:rsid w:val="00F70DC0"/>
    <w:rsid w:val="00F7148A"/>
    <w:rsid w:val="00F71F1D"/>
    <w:rsid w:val="00F726CE"/>
    <w:rsid w:val="00F72A98"/>
    <w:rsid w:val="00F72B8A"/>
    <w:rsid w:val="00F72E49"/>
    <w:rsid w:val="00F736F6"/>
    <w:rsid w:val="00F7372F"/>
    <w:rsid w:val="00F73775"/>
    <w:rsid w:val="00F739AE"/>
    <w:rsid w:val="00F741BE"/>
    <w:rsid w:val="00F74380"/>
    <w:rsid w:val="00F743D0"/>
    <w:rsid w:val="00F7472D"/>
    <w:rsid w:val="00F74802"/>
    <w:rsid w:val="00F74C40"/>
    <w:rsid w:val="00F74D8E"/>
    <w:rsid w:val="00F756B7"/>
    <w:rsid w:val="00F76951"/>
    <w:rsid w:val="00F76AE9"/>
    <w:rsid w:val="00F77377"/>
    <w:rsid w:val="00F7762C"/>
    <w:rsid w:val="00F779A1"/>
    <w:rsid w:val="00F800B6"/>
    <w:rsid w:val="00F80157"/>
    <w:rsid w:val="00F80599"/>
    <w:rsid w:val="00F80AED"/>
    <w:rsid w:val="00F8101E"/>
    <w:rsid w:val="00F812B4"/>
    <w:rsid w:val="00F81389"/>
    <w:rsid w:val="00F81AFB"/>
    <w:rsid w:val="00F81B36"/>
    <w:rsid w:val="00F82109"/>
    <w:rsid w:val="00F825FB"/>
    <w:rsid w:val="00F82C1C"/>
    <w:rsid w:val="00F8347F"/>
    <w:rsid w:val="00F834B6"/>
    <w:rsid w:val="00F834C1"/>
    <w:rsid w:val="00F840F2"/>
    <w:rsid w:val="00F844A0"/>
    <w:rsid w:val="00F846F5"/>
    <w:rsid w:val="00F84B84"/>
    <w:rsid w:val="00F84CBB"/>
    <w:rsid w:val="00F85328"/>
    <w:rsid w:val="00F854B6"/>
    <w:rsid w:val="00F854D9"/>
    <w:rsid w:val="00F85608"/>
    <w:rsid w:val="00F85EF8"/>
    <w:rsid w:val="00F85FC5"/>
    <w:rsid w:val="00F9021B"/>
    <w:rsid w:val="00F908BD"/>
    <w:rsid w:val="00F90967"/>
    <w:rsid w:val="00F90D6B"/>
    <w:rsid w:val="00F90DCE"/>
    <w:rsid w:val="00F91041"/>
    <w:rsid w:val="00F915B3"/>
    <w:rsid w:val="00F917CF"/>
    <w:rsid w:val="00F91D45"/>
    <w:rsid w:val="00F91DCA"/>
    <w:rsid w:val="00F922DA"/>
    <w:rsid w:val="00F92577"/>
    <w:rsid w:val="00F92B8F"/>
    <w:rsid w:val="00F92F8F"/>
    <w:rsid w:val="00F93009"/>
    <w:rsid w:val="00F931D0"/>
    <w:rsid w:val="00F93D1E"/>
    <w:rsid w:val="00F94CF9"/>
    <w:rsid w:val="00F958AD"/>
    <w:rsid w:val="00F95C58"/>
    <w:rsid w:val="00F966C5"/>
    <w:rsid w:val="00F97451"/>
    <w:rsid w:val="00F97840"/>
    <w:rsid w:val="00F97B54"/>
    <w:rsid w:val="00F97C04"/>
    <w:rsid w:val="00FA03CE"/>
    <w:rsid w:val="00FA1025"/>
    <w:rsid w:val="00FA1627"/>
    <w:rsid w:val="00FA1C40"/>
    <w:rsid w:val="00FA1D55"/>
    <w:rsid w:val="00FA1D81"/>
    <w:rsid w:val="00FA1F23"/>
    <w:rsid w:val="00FA2265"/>
    <w:rsid w:val="00FA239C"/>
    <w:rsid w:val="00FA3243"/>
    <w:rsid w:val="00FA3B9E"/>
    <w:rsid w:val="00FA3D13"/>
    <w:rsid w:val="00FA3DC4"/>
    <w:rsid w:val="00FA3E1A"/>
    <w:rsid w:val="00FA51B6"/>
    <w:rsid w:val="00FA5503"/>
    <w:rsid w:val="00FA580F"/>
    <w:rsid w:val="00FA5F69"/>
    <w:rsid w:val="00FA6ACB"/>
    <w:rsid w:val="00FA6B12"/>
    <w:rsid w:val="00FA6CED"/>
    <w:rsid w:val="00FA6E50"/>
    <w:rsid w:val="00FA7374"/>
    <w:rsid w:val="00FA7870"/>
    <w:rsid w:val="00FA7958"/>
    <w:rsid w:val="00FA7EDC"/>
    <w:rsid w:val="00FA7F54"/>
    <w:rsid w:val="00FA7F8D"/>
    <w:rsid w:val="00FB0504"/>
    <w:rsid w:val="00FB0545"/>
    <w:rsid w:val="00FB0AB2"/>
    <w:rsid w:val="00FB0BA4"/>
    <w:rsid w:val="00FB1932"/>
    <w:rsid w:val="00FB1AD1"/>
    <w:rsid w:val="00FB1B6D"/>
    <w:rsid w:val="00FB1CC8"/>
    <w:rsid w:val="00FB1D6A"/>
    <w:rsid w:val="00FB20E8"/>
    <w:rsid w:val="00FB20F1"/>
    <w:rsid w:val="00FB2201"/>
    <w:rsid w:val="00FB237F"/>
    <w:rsid w:val="00FB26E8"/>
    <w:rsid w:val="00FB30C6"/>
    <w:rsid w:val="00FB36EF"/>
    <w:rsid w:val="00FB4487"/>
    <w:rsid w:val="00FB4882"/>
    <w:rsid w:val="00FB48E4"/>
    <w:rsid w:val="00FB4D35"/>
    <w:rsid w:val="00FB5634"/>
    <w:rsid w:val="00FB5721"/>
    <w:rsid w:val="00FB6D31"/>
    <w:rsid w:val="00FB6FD0"/>
    <w:rsid w:val="00FB758B"/>
    <w:rsid w:val="00FB7876"/>
    <w:rsid w:val="00FB7998"/>
    <w:rsid w:val="00FB7B76"/>
    <w:rsid w:val="00FC01DB"/>
    <w:rsid w:val="00FC0477"/>
    <w:rsid w:val="00FC057C"/>
    <w:rsid w:val="00FC05FA"/>
    <w:rsid w:val="00FC0D63"/>
    <w:rsid w:val="00FC0FC5"/>
    <w:rsid w:val="00FC2023"/>
    <w:rsid w:val="00FC2813"/>
    <w:rsid w:val="00FC2F85"/>
    <w:rsid w:val="00FC3415"/>
    <w:rsid w:val="00FC342D"/>
    <w:rsid w:val="00FC34B8"/>
    <w:rsid w:val="00FC36AE"/>
    <w:rsid w:val="00FC3FA7"/>
    <w:rsid w:val="00FC4A85"/>
    <w:rsid w:val="00FC50C3"/>
    <w:rsid w:val="00FC5C6D"/>
    <w:rsid w:val="00FC5CCC"/>
    <w:rsid w:val="00FC6067"/>
    <w:rsid w:val="00FC622A"/>
    <w:rsid w:val="00FC6789"/>
    <w:rsid w:val="00FC6879"/>
    <w:rsid w:val="00FC6972"/>
    <w:rsid w:val="00FC6981"/>
    <w:rsid w:val="00FC71FD"/>
    <w:rsid w:val="00FC72C7"/>
    <w:rsid w:val="00FC7732"/>
    <w:rsid w:val="00FC779B"/>
    <w:rsid w:val="00FD0CF9"/>
    <w:rsid w:val="00FD0D60"/>
    <w:rsid w:val="00FD0E43"/>
    <w:rsid w:val="00FD0F96"/>
    <w:rsid w:val="00FD1511"/>
    <w:rsid w:val="00FD162A"/>
    <w:rsid w:val="00FD1641"/>
    <w:rsid w:val="00FD1E99"/>
    <w:rsid w:val="00FD2F08"/>
    <w:rsid w:val="00FD3438"/>
    <w:rsid w:val="00FD3C5E"/>
    <w:rsid w:val="00FD3F23"/>
    <w:rsid w:val="00FD42D3"/>
    <w:rsid w:val="00FD4762"/>
    <w:rsid w:val="00FD4B89"/>
    <w:rsid w:val="00FD4DC6"/>
    <w:rsid w:val="00FD53FF"/>
    <w:rsid w:val="00FD5401"/>
    <w:rsid w:val="00FD5632"/>
    <w:rsid w:val="00FD56FD"/>
    <w:rsid w:val="00FD57F5"/>
    <w:rsid w:val="00FD5F43"/>
    <w:rsid w:val="00FD6249"/>
    <w:rsid w:val="00FD643F"/>
    <w:rsid w:val="00FD64CC"/>
    <w:rsid w:val="00FD709B"/>
    <w:rsid w:val="00FD732C"/>
    <w:rsid w:val="00FD74A9"/>
    <w:rsid w:val="00FD7516"/>
    <w:rsid w:val="00FD7A58"/>
    <w:rsid w:val="00FD7C75"/>
    <w:rsid w:val="00FE0B69"/>
    <w:rsid w:val="00FE0E8A"/>
    <w:rsid w:val="00FE0FC8"/>
    <w:rsid w:val="00FE10F6"/>
    <w:rsid w:val="00FE11D1"/>
    <w:rsid w:val="00FE1412"/>
    <w:rsid w:val="00FE149B"/>
    <w:rsid w:val="00FE1749"/>
    <w:rsid w:val="00FE1917"/>
    <w:rsid w:val="00FE2152"/>
    <w:rsid w:val="00FE2EAC"/>
    <w:rsid w:val="00FE3853"/>
    <w:rsid w:val="00FE390A"/>
    <w:rsid w:val="00FE3C0B"/>
    <w:rsid w:val="00FE4823"/>
    <w:rsid w:val="00FE5001"/>
    <w:rsid w:val="00FE51CB"/>
    <w:rsid w:val="00FE6B04"/>
    <w:rsid w:val="00FE6BF5"/>
    <w:rsid w:val="00FE6F7F"/>
    <w:rsid w:val="00FE70D2"/>
    <w:rsid w:val="00FE7240"/>
    <w:rsid w:val="00FE74D7"/>
    <w:rsid w:val="00FE74D8"/>
    <w:rsid w:val="00FE7514"/>
    <w:rsid w:val="00FF0035"/>
    <w:rsid w:val="00FF0502"/>
    <w:rsid w:val="00FF1544"/>
    <w:rsid w:val="00FF17CE"/>
    <w:rsid w:val="00FF28F7"/>
    <w:rsid w:val="00FF30EE"/>
    <w:rsid w:val="00FF329C"/>
    <w:rsid w:val="00FF3406"/>
    <w:rsid w:val="00FF35EE"/>
    <w:rsid w:val="00FF3C85"/>
    <w:rsid w:val="00FF3EFF"/>
    <w:rsid w:val="00FF4091"/>
    <w:rsid w:val="00FF46B1"/>
    <w:rsid w:val="00FF48B5"/>
    <w:rsid w:val="00FF4A4E"/>
    <w:rsid w:val="00FF5627"/>
    <w:rsid w:val="00FF601A"/>
    <w:rsid w:val="00FF6198"/>
    <w:rsid w:val="00FF6382"/>
    <w:rsid w:val="00FF6657"/>
    <w:rsid w:val="00FF7457"/>
    <w:rsid w:val="00FF7626"/>
    <w:rsid w:val="00FF7C44"/>
    <w:rsid w:val="0106D903"/>
    <w:rsid w:val="0107DBA6"/>
    <w:rsid w:val="010C0BCC"/>
    <w:rsid w:val="01183144"/>
    <w:rsid w:val="01183E34"/>
    <w:rsid w:val="011DB1C5"/>
    <w:rsid w:val="011F9753"/>
    <w:rsid w:val="012B8524"/>
    <w:rsid w:val="0137827C"/>
    <w:rsid w:val="01469D77"/>
    <w:rsid w:val="014FC291"/>
    <w:rsid w:val="015581B0"/>
    <w:rsid w:val="01765866"/>
    <w:rsid w:val="017ECB41"/>
    <w:rsid w:val="01865C07"/>
    <w:rsid w:val="01945952"/>
    <w:rsid w:val="0195085B"/>
    <w:rsid w:val="01BA7DDC"/>
    <w:rsid w:val="01BAEA0D"/>
    <w:rsid w:val="01C8DF95"/>
    <w:rsid w:val="01CA25A6"/>
    <w:rsid w:val="01D0DBC7"/>
    <w:rsid w:val="01D91798"/>
    <w:rsid w:val="01E6486D"/>
    <w:rsid w:val="01E722C4"/>
    <w:rsid w:val="01EF4673"/>
    <w:rsid w:val="0210A89F"/>
    <w:rsid w:val="02179237"/>
    <w:rsid w:val="02565830"/>
    <w:rsid w:val="026B1ECE"/>
    <w:rsid w:val="026B9F1F"/>
    <w:rsid w:val="02749F95"/>
    <w:rsid w:val="0277AC76"/>
    <w:rsid w:val="02786266"/>
    <w:rsid w:val="027D692B"/>
    <w:rsid w:val="027FD3A7"/>
    <w:rsid w:val="028AE65F"/>
    <w:rsid w:val="028FB6C9"/>
    <w:rsid w:val="0295274E"/>
    <w:rsid w:val="029FAEFB"/>
    <w:rsid w:val="02A3FC51"/>
    <w:rsid w:val="02AE8B0C"/>
    <w:rsid w:val="02B3BF5F"/>
    <w:rsid w:val="02C513E0"/>
    <w:rsid w:val="02C6F408"/>
    <w:rsid w:val="02CFF794"/>
    <w:rsid w:val="02D3BF62"/>
    <w:rsid w:val="02DE074A"/>
    <w:rsid w:val="02E5F3BC"/>
    <w:rsid w:val="02EACEB4"/>
    <w:rsid w:val="02F215AB"/>
    <w:rsid w:val="02F23248"/>
    <w:rsid w:val="030099DB"/>
    <w:rsid w:val="030576E3"/>
    <w:rsid w:val="031076DE"/>
    <w:rsid w:val="03108C7B"/>
    <w:rsid w:val="0310F4AC"/>
    <w:rsid w:val="0318C2B8"/>
    <w:rsid w:val="0324FC36"/>
    <w:rsid w:val="033202B9"/>
    <w:rsid w:val="03320E01"/>
    <w:rsid w:val="0338D82A"/>
    <w:rsid w:val="0339B2F2"/>
    <w:rsid w:val="033AC967"/>
    <w:rsid w:val="034C0D8F"/>
    <w:rsid w:val="034DB3E1"/>
    <w:rsid w:val="034E05CA"/>
    <w:rsid w:val="034F752E"/>
    <w:rsid w:val="034FF695"/>
    <w:rsid w:val="03530537"/>
    <w:rsid w:val="035CE59B"/>
    <w:rsid w:val="035D08FF"/>
    <w:rsid w:val="036980DC"/>
    <w:rsid w:val="036A7A63"/>
    <w:rsid w:val="0374E134"/>
    <w:rsid w:val="037B7DB3"/>
    <w:rsid w:val="03835FED"/>
    <w:rsid w:val="038F4939"/>
    <w:rsid w:val="0399344A"/>
    <w:rsid w:val="039D46B2"/>
    <w:rsid w:val="03A0D26F"/>
    <w:rsid w:val="03A99D67"/>
    <w:rsid w:val="03AC2CAF"/>
    <w:rsid w:val="03ADF3E8"/>
    <w:rsid w:val="03AEA2AB"/>
    <w:rsid w:val="03C40131"/>
    <w:rsid w:val="03D8E839"/>
    <w:rsid w:val="03DABC25"/>
    <w:rsid w:val="03E731CB"/>
    <w:rsid w:val="03FC12D5"/>
    <w:rsid w:val="040103D5"/>
    <w:rsid w:val="04100127"/>
    <w:rsid w:val="04125A3F"/>
    <w:rsid w:val="042C052C"/>
    <w:rsid w:val="043443DE"/>
    <w:rsid w:val="043A9CED"/>
    <w:rsid w:val="0440E330"/>
    <w:rsid w:val="04429600"/>
    <w:rsid w:val="0443520B"/>
    <w:rsid w:val="0445FF58"/>
    <w:rsid w:val="045345CA"/>
    <w:rsid w:val="04578BBA"/>
    <w:rsid w:val="045A56AF"/>
    <w:rsid w:val="047EE61D"/>
    <w:rsid w:val="048020CF"/>
    <w:rsid w:val="04815231"/>
    <w:rsid w:val="0494FAE8"/>
    <w:rsid w:val="04980ABE"/>
    <w:rsid w:val="049A841E"/>
    <w:rsid w:val="049D936C"/>
    <w:rsid w:val="04A25236"/>
    <w:rsid w:val="04C51007"/>
    <w:rsid w:val="04CADAE2"/>
    <w:rsid w:val="04DE9E0C"/>
    <w:rsid w:val="04E71653"/>
    <w:rsid w:val="04FB9C5B"/>
    <w:rsid w:val="05125162"/>
    <w:rsid w:val="051632D6"/>
    <w:rsid w:val="052298E2"/>
    <w:rsid w:val="0525B523"/>
    <w:rsid w:val="052B2EDD"/>
    <w:rsid w:val="052E7D01"/>
    <w:rsid w:val="052E7DE5"/>
    <w:rsid w:val="053DB0D2"/>
    <w:rsid w:val="053E74AA"/>
    <w:rsid w:val="05587108"/>
    <w:rsid w:val="0561139E"/>
    <w:rsid w:val="056B82ED"/>
    <w:rsid w:val="058249F8"/>
    <w:rsid w:val="0584CE57"/>
    <w:rsid w:val="058BD3D3"/>
    <w:rsid w:val="05995636"/>
    <w:rsid w:val="05A1B4CB"/>
    <w:rsid w:val="05AE91CA"/>
    <w:rsid w:val="05B26DCB"/>
    <w:rsid w:val="05B6D082"/>
    <w:rsid w:val="05B86C74"/>
    <w:rsid w:val="05C132C1"/>
    <w:rsid w:val="05C1B788"/>
    <w:rsid w:val="05C4BC72"/>
    <w:rsid w:val="05D55A44"/>
    <w:rsid w:val="05DF417C"/>
    <w:rsid w:val="05E96081"/>
    <w:rsid w:val="05EE0968"/>
    <w:rsid w:val="05F3490E"/>
    <w:rsid w:val="05F47F66"/>
    <w:rsid w:val="060DB0E6"/>
    <w:rsid w:val="061EBFD9"/>
    <w:rsid w:val="0632F6ED"/>
    <w:rsid w:val="063A1829"/>
    <w:rsid w:val="063BBE73"/>
    <w:rsid w:val="0644CC01"/>
    <w:rsid w:val="064CD9EC"/>
    <w:rsid w:val="064CDAC0"/>
    <w:rsid w:val="064E6143"/>
    <w:rsid w:val="064FDBEE"/>
    <w:rsid w:val="06526288"/>
    <w:rsid w:val="0662C2D7"/>
    <w:rsid w:val="066C857E"/>
    <w:rsid w:val="066F5443"/>
    <w:rsid w:val="06771209"/>
    <w:rsid w:val="067E72F2"/>
    <w:rsid w:val="067EA076"/>
    <w:rsid w:val="0680D6E8"/>
    <w:rsid w:val="06863AE5"/>
    <w:rsid w:val="0687F104"/>
    <w:rsid w:val="069344B2"/>
    <w:rsid w:val="06975EA8"/>
    <w:rsid w:val="069E8DDC"/>
    <w:rsid w:val="06A18372"/>
    <w:rsid w:val="06A84188"/>
    <w:rsid w:val="06A91DA6"/>
    <w:rsid w:val="06B22C9C"/>
    <w:rsid w:val="06C08569"/>
    <w:rsid w:val="06CCE54C"/>
    <w:rsid w:val="06EE6654"/>
    <w:rsid w:val="06F2586A"/>
    <w:rsid w:val="06F417D7"/>
    <w:rsid w:val="06FCB4EB"/>
    <w:rsid w:val="0705CB56"/>
    <w:rsid w:val="0705FC53"/>
    <w:rsid w:val="07120ECF"/>
    <w:rsid w:val="0717EF19"/>
    <w:rsid w:val="0717F030"/>
    <w:rsid w:val="071B4F2E"/>
    <w:rsid w:val="072EE1D3"/>
    <w:rsid w:val="07337A9A"/>
    <w:rsid w:val="0741A670"/>
    <w:rsid w:val="07467286"/>
    <w:rsid w:val="07526638"/>
    <w:rsid w:val="07533768"/>
    <w:rsid w:val="075916F2"/>
    <w:rsid w:val="075B1B7A"/>
    <w:rsid w:val="075BF4CE"/>
    <w:rsid w:val="07923258"/>
    <w:rsid w:val="079E4F7A"/>
    <w:rsid w:val="07B8F94A"/>
    <w:rsid w:val="07B91FC3"/>
    <w:rsid w:val="07C0BB5E"/>
    <w:rsid w:val="07C1E35F"/>
    <w:rsid w:val="07C2F014"/>
    <w:rsid w:val="07C5C47D"/>
    <w:rsid w:val="07C891F7"/>
    <w:rsid w:val="07CD4198"/>
    <w:rsid w:val="07CF59E8"/>
    <w:rsid w:val="07EF3CE5"/>
    <w:rsid w:val="07F3E6CD"/>
    <w:rsid w:val="07FB6013"/>
    <w:rsid w:val="07FF7B72"/>
    <w:rsid w:val="07FFA9F5"/>
    <w:rsid w:val="08189286"/>
    <w:rsid w:val="08345246"/>
    <w:rsid w:val="08369AE5"/>
    <w:rsid w:val="0836B3E0"/>
    <w:rsid w:val="083D0C11"/>
    <w:rsid w:val="084038BB"/>
    <w:rsid w:val="084C136B"/>
    <w:rsid w:val="085EB0AD"/>
    <w:rsid w:val="085EE79D"/>
    <w:rsid w:val="08600B13"/>
    <w:rsid w:val="08619509"/>
    <w:rsid w:val="0875544D"/>
    <w:rsid w:val="0875560B"/>
    <w:rsid w:val="087AAFD7"/>
    <w:rsid w:val="087FF617"/>
    <w:rsid w:val="0887A46C"/>
    <w:rsid w:val="088B13E4"/>
    <w:rsid w:val="088B80DD"/>
    <w:rsid w:val="0890D35F"/>
    <w:rsid w:val="089F1152"/>
    <w:rsid w:val="089FFB49"/>
    <w:rsid w:val="08ABCF22"/>
    <w:rsid w:val="08C246F9"/>
    <w:rsid w:val="08C2E11F"/>
    <w:rsid w:val="08C3D5AC"/>
    <w:rsid w:val="08C8997C"/>
    <w:rsid w:val="08C91D21"/>
    <w:rsid w:val="08CA4846"/>
    <w:rsid w:val="08EB11B2"/>
    <w:rsid w:val="08FF27E0"/>
    <w:rsid w:val="090A33CE"/>
    <w:rsid w:val="090E8B42"/>
    <w:rsid w:val="09146041"/>
    <w:rsid w:val="09173CCC"/>
    <w:rsid w:val="091B3756"/>
    <w:rsid w:val="091CE41B"/>
    <w:rsid w:val="09242A97"/>
    <w:rsid w:val="092788E7"/>
    <w:rsid w:val="093F231D"/>
    <w:rsid w:val="0943722D"/>
    <w:rsid w:val="094E59AD"/>
    <w:rsid w:val="0950657B"/>
    <w:rsid w:val="09565F85"/>
    <w:rsid w:val="0957964F"/>
    <w:rsid w:val="095EC16C"/>
    <w:rsid w:val="0961415D"/>
    <w:rsid w:val="09682BE0"/>
    <w:rsid w:val="0972492B"/>
    <w:rsid w:val="097B95F2"/>
    <w:rsid w:val="09851BDD"/>
    <w:rsid w:val="09955F4D"/>
    <w:rsid w:val="0997F12D"/>
    <w:rsid w:val="09A01166"/>
    <w:rsid w:val="09A38BFB"/>
    <w:rsid w:val="09A6E310"/>
    <w:rsid w:val="09B5A1E9"/>
    <w:rsid w:val="09B5E89E"/>
    <w:rsid w:val="09BC95E3"/>
    <w:rsid w:val="09BCF67A"/>
    <w:rsid w:val="09CA7CB1"/>
    <w:rsid w:val="09E42BE0"/>
    <w:rsid w:val="09E71587"/>
    <w:rsid w:val="09E728CB"/>
    <w:rsid w:val="09F22BE1"/>
    <w:rsid w:val="0A04C78C"/>
    <w:rsid w:val="0A063528"/>
    <w:rsid w:val="0A07F5AB"/>
    <w:rsid w:val="0A0BF1B6"/>
    <w:rsid w:val="0A16BA9D"/>
    <w:rsid w:val="0A1E490C"/>
    <w:rsid w:val="0A20BE8D"/>
    <w:rsid w:val="0A211567"/>
    <w:rsid w:val="0A23D7ED"/>
    <w:rsid w:val="0A261F56"/>
    <w:rsid w:val="0A74ED1D"/>
    <w:rsid w:val="0A8759AD"/>
    <w:rsid w:val="0A99CE82"/>
    <w:rsid w:val="0A9EF108"/>
    <w:rsid w:val="0AC9F60C"/>
    <w:rsid w:val="0ADE10DE"/>
    <w:rsid w:val="0AE42CB3"/>
    <w:rsid w:val="0AEC5E04"/>
    <w:rsid w:val="0AF72F95"/>
    <w:rsid w:val="0B077F66"/>
    <w:rsid w:val="0B0B3B98"/>
    <w:rsid w:val="0B0D0D1D"/>
    <w:rsid w:val="0B10F178"/>
    <w:rsid w:val="0B12E095"/>
    <w:rsid w:val="0B21FE56"/>
    <w:rsid w:val="0B2B22D6"/>
    <w:rsid w:val="0B353430"/>
    <w:rsid w:val="0B3D6F1B"/>
    <w:rsid w:val="0B48E5A7"/>
    <w:rsid w:val="0B5A6FA6"/>
    <w:rsid w:val="0B5BC7CF"/>
    <w:rsid w:val="0B80297C"/>
    <w:rsid w:val="0B8BE63B"/>
    <w:rsid w:val="0B953E50"/>
    <w:rsid w:val="0B9BC84C"/>
    <w:rsid w:val="0BA22ACC"/>
    <w:rsid w:val="0BA4CD72"/>
    <w:rsid w:val="0BA76F30"/>
    <w:rsid w:val="0BAF4C5A"/>
    <w:rsid w:val="0BB5965A"/>
    <w:rsid w:val="0BBFE2C0"/>
    <w:rsid w:val="0BC40240"/>
    <w:rsid w:val="0BC758C4"/>
    <w:rsid w:val="0BC76375"/>
    <w:rsid w:val="0BC87271"/>
    <w:rsid w:val="0BC95C14"/>
    <w:rsid w:val="0BD1A74F"/>
    <w:rsid w:val="0BD1AF47"/>
    <w:rsid w:val="0BDCA223"/>
    <w:rsid w:val="0BEC76EB"/>
    <w:rsid w:val="0BF8ED00"/>
    <w:rsid w:val="0BFA0DAD"/>
    <w:rsid w:val="0BFC8E89"/>
    <w:rsid w:val="0C04E6A7"/>
    <w:rsid w:val="0C188634"/>
    <w:rsid w:val="0C1FE6E1"/>
    <w:rsid w:val="0C2700A2"/>
    <w:rsid w:val="0C27B98E"/>
    <w:rsid w:val="0C2E5F15"/>
    <w:rsid w:val="0C31D660"/>
    <w:rsid w:val="0C32B4B3"/>
    <w:rsid w:val="0C3924DF"/>
    <w:rsid w:val="0C4ACCF7"/>
    <w:rsid w:val="0C5B9B4F"/>
    <w:rsid w:val="0C5D168D"/>
    <w:rsid w:val="0C7739A7"/>
    <w:rsid w:val="0C78660F"/>
    <w:rsid w:val="0C7F3B83"/>
    <w:rsid w:val="0C97BDCE"/>
    <w:rsid w:val="0C99F901"/>
    <w:rsid w:val="0CA0D1F6"/>
    <w:rsid w:val="0CA3DACA"/>
    <w:rsid w:val="0CA4697A"/>
    <w:rsid w:val="0CA4EE57"/>
    <w:rsid w:val="0CBE6117"/>
    <w:rsid w:val="0CBF185F"/>
    <w:rsid w:val="0CC78E7E"/>
    <w:rsid w:val="0CD255E6"/>
    <w:rsid w:val="0CD2B332"/>
    <w:rsid w:val="0CD7CC22"/>
    <w:rsid w:val="0CEC3D15"/>
    <w:rsid w:val="0CEF9200"/>
    <w:rsid w:val="0CF14754"/>
    <w:rsid w:val="0D0E22D3"/>
    <w:rsid w:val="0D1241FE"/>
    <w:rsid w:val="0D19C383"/>
    <w:rsid w:val="0D212A43"/>
    <w:rsid w:val="0D224BCD"/>
    <w:rsid w:val="0D2BBD4D"/>
    <w:rsid w:val="0D361CE5"/>
    <w:rsid w:val="0D393911"/>
    <w:rsid w:val="0D3CBF2F"/>
    <w:rsid w:val="0D449C55"/>
    <w:rsid w:val="0D4F687A"/>
    <w:rsid w:val="0D53AB51"/>
    <w:rsid w:val="0D5C9F3F"/>
    <w:rsid w:val="0D5CC3FC"/>
    <w:rsid w:val="0D6256D8"/>
    <w:rsid w:val="0D6587D8"/>
    <w:rsid w:val="0D6DFB53"/>
    <w:rsid w:val="0D774835"/>
    <w:rsid w:val="0D7D5988"/>
    <w:rsid w:val="0D86A802"/>
    <w:rsid w:val="0D89A3CE"/>
    <w:rsid w:val="0D92BFE3"/>
    <w:rsid w:val="0DA02FD8"/>
    <w:rsid w:val="0DA98FC5"/>
    <w:rsid w:val="0DBF3C6C"/>
    <w:rsid w:val="0DC18973"/>
    <w:rsid w:val="0DC23AC6"/>
    <w:rsid w:val="0DCC5EC2"/>
    <w:rsid w:val="0DCD04C4"/>
    <w:rsid w:val="0DD5EDA9"/>
    <w:rsid w:val="0DE0ABFB"/>
    <w:rsid w:val="0DE68150"/>
    <w:rsid w:val="0DF5EB22"/>
    <w:rsid w:val="0E0650B1"/>
    <w:rsid w:val="0E0BFB79"/>
    <w:rsid w:val="0E1A067D"/>
    <w:rsid w:val="0E1CD4D5"/>
    <w:rsid w:val="0E1CDEBD"/>
    <w:rsid w:val="0E239080"/>
    <w:rsid w:val="0E2CAB0E"/>
    <w:rsid w:val="0E30BE8C"/>
    <w:rsid w:val="0E3A4C92"/>
    <w:rsid w:val="0E3C444F"/>
    <w:rsid w:val="0E41B98C"/>
    <w:rsid w:val="0E4DED15"/>
    <w:rsid w:val="0E5578A5"/>
    <w:rsid w:val="0E5A3587"/>
    <w:rsid w:val="0E5C0A7F"/>
    <w:rsid w:val="0E600790"/>
    <w:rsid w:val="0E642535"/>
    <w:rsid w:val="0E73A95F"/>
    <w:rsid w:val="0E76ABD9"/>
    <w:rsid w:val="0E803185"/>
    <w:rsid w:val="0E8187B4"/>
    <w:rsid w:val="0E833077"/>
    <w:rsid w:val="0E8BE3DC"/>
    <w:rsid w:val="0E8CE11D"/>
    <w:rsid w:val="0E9AD0DE"/>
    <w:rsid w:val="0E9F5CB3"/>
    <w:rsid w:val="0EA379AC"/>
    <w:rsid w:val="0EA4FFA4"/>
    <w:rsid w:val="0EA56CD4"/>
    <w:rsid w:val="0EB188C3"/>
    <w:rsid w:val="0ECF0BBD"/>
    <w:rsid w:val="0ED245BA"/>
    <w:rsid w:val="0ED64BC0"/>
    <w:rsid w:val="0EE11507"/>
    <w:rsid w:val="0EE41099"/>
    <w:rsid w:val="0EEBA26C"/>
    <w:rsid w:val="0EF945A3"/>
    <w:rsid w:val="0EFA9F89"/>
    <w:rsid w:val="0EFACEA9"/>
    <w:rsid w:val="0EFF7CB7"/>
    <w:rsid w:val="0F18C3FC"/>
    <w:rsid w:val="0F267503"/>
    <w:rsid w:val="0F27EB6E"/>
    <w:rsid w:val="0F2E8146"/>
    <w:rsid w:val="0F310BCF"/>
    <w:rsid w:val="0F326929"/>
    <w:rsid w:val="0F412482"/>
    <w:rsid w:val="0F42FE6C"/>
    <w:rsid w:val="0F441BDF"/>
    <w:rsid w:val="0F4C8B01"/>
    <w:rsid w:val="0F504D8F"/>
    <w:rsid w:val="0F5373AD"/>
    <w:rsid w:val="0F546B34"/>
    <w:rsid w:val="0F55A093"/>
    <w:rsid w:val="0F5B6EDE"/>
    <w:rsid w:val="0F6638B1"/>
    <w:rsid w:val="0F76396D"/>
    <w:rsid w:val="0F79261B"/>
    <w:rsid w:val="0F877F44"/>
    <w:rsid w:val="0FA0B0D7"/>
    <w:rsid w:val="0FA49CEA"/>
    <w:rsid w:val="0FAC8AF6"/>
    <w:rsid w:val="0FAC9AC0"/>
    <w:rsid w:val="0FAEE686"/>
    <w:rsid w:val="0FB1DE08"/>
    <w:rsid w:val="0FB51745"/>
    <w:rsid w:val="0FB8E4AA"/>
    <w:rsid w:val="0FB936FD"/>
    <w:rsid w:val="0FBE2D8C"/>
    <w:rsid w:val="0FBE8833"/>
    <w:rsid w:val="0FC56E05"/>
    <w:rsid w:val="0FC6CEC7"/>
    <w:rsid w:val="0FD28C41"/>
    <w:rsid w:val="0FD3AEF2"/>
    <w:rsid w:val="0FD3F1CE"/>
    <w:rsid w:val="0FE09D0E"/>
    <w:rsid w:val="0FE9B34A"/>
    <w:rsid w:val="0FFAA54E"/>
    <w:rsid w:val="0FFBBC9C"/>
    <w:rsid w:val="1001E62F"/>
    <w:rsid w:val="1003103E"/>
    <w:rsid w:val="10106370"/>
    <w:rsid w:val="101952E6"/>
    <w:rsid w:val="101E2C4A"/>
    <w:rsid w:val="101E6C97"/>
    <w:rsid w:val="10348017"/>
    <w:rsid w:val="103497CF"/>
    <w:rsid w:val="103AA821"/>
    <w:rsid w:val="1040703C"/>
    <w:rsid w:val="10428444"/>
    <w:rsid w:val="10554494"/>
    <w:rsid w:val="1065DF2C"/>
    <w:rsid w:val="106D8135"/>
    <w:rsid w:val="107041DC"/>
    <w:rsid w:val="107DD6C2"/>
    <w:rsid w:val="1085C9C0"/>
    <w:rsid w:val="108A7D41"/>
    <w:rsid w:val="10963643"/>
    <w:rsid w:val="1097CF30"/>
    <w:rsid w:val="10AA1DAD"/>
    <w:rsid w:val="10B35736"/>
    <w:rsid w:val="10C576F2"/>
    <w:rsid w:val="10CCB516"/>
    <w:rsid w:val="10D9077B"/>
    <w:rsid w:val="10E7DEC4"/>
    <w:rsid w:val="10EFE77A"/>
    <w:rsid w:val="10F32AA5"/>
    <w:rsid w:val="10F4A0BE"/>
    <w:rsid w:val="1102CB3A"/>
    <w:rsid w:val="1108E261"/>
    <w:rsid w:val="1109D18B"/>
    <w:rsid w:val="11138C80"/>
    <w:rsid w:val="1114C475"/>
    <w:rsid w:val="11160B30"/>
    <w:rsid w:val="112106FC"/>
    <w:rsid w:val="1128E81F"/>
    <w:rsid w:val="1134102E"/>
    <w:rsid w:val="1144879C"/>
    <w:rsid w:val="115AFB74"/>
    <w:rsid w:val="116B317D"/>
    <w:rsid w:val="11761C32"/>
    <w:rsid w:val="11794B84"/>
    <w:rsid w:val="11828E5D"/>
    <w:rsid w:val="1188E563"/>
    <w:rsid w:val="1191FB7F"/>
    <w:rsid w:val="1194D3A4"/>
    <w:rsid w:val="11A9B24C"/>
    <w:rsid w:val="11B18D14"/>
    <w:rsid w:val="11B55B83"/>
    <w:rsid w:val="11B62FD5"/>
    <w:rsid w:val="11B9C55D"/>
    <w:rsid w:val="11C8AFBA"/>
    <w:rsid w:val="11CB03B2"/>
    <w:rsid w:val="11D14167"/>
    <w:rsid w:val="11DC95BA"/>
    <w:rsid w:val="11E2D7F5"/>
    <w:rsid w:val="11E5A9AC"/>
    <w:rsid w:val="11EE613B"/>
    <w:rsid w:val="11F6B29C"/>
    <w:rsid w:val="11FBB9CA"/>
    <w:rsid w:val="11FD4567"/>
    <w:rsid w:val="12038DDD"/>
    <w:rsid w:val="1204DDF7"/>
    <w:rsid w:val="120E79E4"/>
    <w:rsid w:val="12103177"/>
    <w:rsid w:val="1230914D"/>
    <w:rsid w:val="12310F76"/>
    <w:rsid w:val="1232F330"/>
    <w:rsid w:val="12405378"/>
    <w:rsid w:val="1248B400"/>
    <w:rsid w:val="124FCA09"/>
    <w:rsid w:val="12506FC6"/>
    <w:rsid w:val="125470B9"/>
    <w:rsid w:val="1255A394"/>
    <w:rsid w:val="1260F9F9"/>
    <w:rsid w:val="126224A3"/>
    <w:rsid w:val="1279098C"/>
    <w:rsid w:val="1282BC45"/>
    <w:rsid w:val="1293113E"/>
    <w:rsid w:val="1293189C"/>
    <w:rsid w:val="129A313C"/>
    <w:rsid w:val="12A478E5"/>
    <w:rsid w:val="12AAEC04"/>
    <w:rsid w:val="12B9CD60"/>
    <w:rsid w:val="12BF00EF"/>
    <w:rsid w:val="12CA2CE1"/>
    <w:rsid w:val="12CB9C66"/>
    <w:rsid w:val="12CC18D3"/>
    <w:rsid w:val="12D3AA3F"/>
    <w:rsid w:val="12DBEBCB"/>
    <w:rsid w:val="12E1B43A"/>
    <w:rsid w:val="12E2122E"/>
    <w:rsid w:val="12EAC04A"/>
    <w:rsid w:val="12ED695A"/>
    <w:rsid w:val="12ED80C2"/>
    <w:rsid w:val="12EF3011"/>
    <w:rsid w:val="12F513D3"/>
    <w:rsid w:val="130727FA"/>
    <w:rsid w:val="131BB2A2"/>
    <w:rsid w:val="131BF93C"/>
    <w:rsid w:val="13330B80"/>
    <w:rsid w:val="13356B6F"/>
    <w:rsid w:val="13395763"/>
    <w:rsid w:val="133F4629"/>
    <w:rsid w:val="1359E389"/>
    <w:rsid w:val="13653B3B"/>
    <w:rsid w:val="136D5AD3"/>
    <w:rsid w:val="136D896A"/>
    <w:rsid w:val="136EE620"/>
    <w:rsid w:val="1375882F"/>
    <w:rsid w:val="1383E9B9"/>
    <w:rsid w:val="13895D87"/>
    <w:rsid w:val="1389F1E1"/>
    <w:rsid w:val="138C347B"/>
    <w:rsid w:val="138C8F93"/>
    <w:rsid w:val="138E8A2F"/>
    <w:rsid w:val="13918C25"/>
    <w:rsid w:val="139881FD"/>
    <w:rsid w:val="13A0CD26"/>
    <w:rsid w:val="13ACC9B3"/>
    <w:rsid w:val="13CA2DAB"/>
    <w:rsid w:val="13CC07D1"/>
    <w:rsid w:val="13DCD8C5"/>
    <w:rsid w:val="13E31717"/>
    <w:rsid w:val="13EA50E3"/>
    <w:rsid w:val="13FE6D13"/>
    <w:rsid w:val="13FF2279"/>
    <w:rsid w:val="13FF7675"/>
    <w:rsid w:val="141A4187"/>
    <w:rsid w:val="141AB5F7"/>
    <w:rsid w:val="141C1C7E"/>
    <w:rsid w:val="141C8A66"/>
    <w:rsid w:val="1421908A"/>
    <w:rsid w:val="1425F9FB"/>
    <w:rsid w:val="142FBFD0"/>
    <w:rsid w:val="143617C9"/>
    <w:rsid w:val="1438C234"/>
    <w:rsid w:val="14641ADB"/>
    <w:rsid w:val="148621CE"/>
    <w:rsid w:val="148E15A2"/>
    <w:rsid w:val="14932985"/>
    <w:rsid w:val="1497AB5D"/>
    <w:rsid w:val="14989895"/>
    <w:rsid w:val="149E44F3"/>
    <w:rsid w:val="14A2A557"/>
    <w:rsid w:val="14B0405A"/>
    <w:rsid w:val="14B39D5A"/>
    <w:rsid w:val="14B4AD95"/>
    <w:rsid w:val="14BEC3CD"/>
    <w:rsid w:val="14BF74FF"/>
    <w:rsid w:val="14C91076"/>
    <w:rsid w:val="14D1F5BD"/>
    <w:rsid w:val="14D9A210"/>
    <w:rsid w:val="14DA65A8"/>
    <w:rsid w:val="14E71B1F"/>
    <w:rsid w:val="14EA6F5A"/>
    <w:rsid w:val="150F8800"/>
    <w:rsid w:val="15131064"/>
    <w:rsid w:val="151A4797"/>
    <w:rsid w:val="15208ADD"/>
    <w:rsid w:val="15300690"/>
    <w:rsid w:val="153108B3"/>
    <w:rsid w:val="15391179"/>
    <w:rsid w:val="153AF817"/>
    <w:rsid w:val="1540BF4A"/>
    <w:rsid w:val="155B8CAD"/>
    <w:rsid w:val="15669158"/>
    <w:rsid w:val="156FC3CF"/>
    <w:rsid w:val="15714B59"/>
    <w:rsid w:val="159E5A05"/>
    <w:rsid w:val="15AFFE87"/>
    <w:rsid w:val="15B41F0F"/>
    <w:rsid w:val="15C0E3F2"/>
    <w:rsid w:val="15C50BD4"/>
    <w:rsid w:val="15C66F4E"/>
    <w:rsid w:val="15C6C1C4"/>
    <w:rsid w:val="15CC7F97"/>
    <w:rsid w:val="15EEE4AE"/>
    <w:rsid w:val="15FFFA95"/>
    <w:rsid w:val="16057B7B"/>
    <w:rsid w:val="1607025B"/>
    <w:rsid w:val="1608EA21"/>
    <w:rsid w:val="16254CC3"/>
    <w:rsid w:val="16262455"/>
    <w:rsid w:val="162D6691"/>
    <w:rsid w:val="16493A15"/>
    <w:rsid w:val="16495F79"/>
    <w:rsid w:val="1655369C"/>
    <w:rsid w:val="165645CE"/>
    <w:rsid w:val="16590358"/>
    <w:rsid w:val="165EA58D"/>
    <w:rsid w:val="16628845"/>
    <w:rsid w:val="1673315B"/>
    <w:rsid w:val="167E6F82"/>
    <w:rsid w:val="1688954A"/>
    <w:rsid w:val="168B2B39"/>
    <w:rsid w:val="168F1808"/>
    <w:rsid w:val="1695EB7E"/>
    <w:rsid w:val="16A5F764"/>
    <w:rsid w:val="16B1EF22"/>
    <w:rsid w:val="16B821B6"/>
    <w:rsid w:val="16BBA3CB"/>
    <w:rsid w:val="16C0551F"/>
    <w:rsid w:val="16C876B9"/>
    <w:rsid w:val="16D0828A"/>
    <w:rsid w:val="16D5494C"/>
    <w:rsid w:val="16D8D393"/>
    <w:rsid w:val="16DB8BAA"/>
    <w:rsid w:val="16F64C4C"/>
    <w:rsid w:val="1705A7D4"/>
    <w:rsid w:val="1711167A"/>
    <w:rsid w:val="1719DCA4"/>
    <w:rsid w:val="1722DDD5"/>
    <w:rsid w:val="17231F79"/>
    <w:rsid w:val="17329B4B"/>
    <w:rsid w:val="17428E3E"/>
    <w:rsid w:val="1746E5DA"/>
    <w:rsid w:val="1746EE8B"/>
    <w:rsid w:val="1747FC12"/>
    <w:rsid w:val="174B314C"/>
    <w:rsid w:val="175CA08F"/>
    <w:rsid w:val="17656A22"/>
    <w:rsid w:val="1766AE78"/>
    <w:rsid w:val="1776E6D7"/>
    <w:rsid w:val="177DD9D7"/>
    <w:rsid w:val="178A69BF"/>
    <w:rsid w:val="178E7FD0"/>
    <w:rsid w:val="178EB2F0"/>
    <w:rsid w:val="178FFB1B"/>
    <w:rsid w:val="179EDF4F"/>
    <w:rsid w:val="17A04E50"/>
    <w:rsid w:val="17A174E3"/>
    <w:rsid w:val="17A4B0AF"/>
    <w:rsid w:val="17A65CDB"/>
    <w:rsid w:val="17A84566"/>
    <w:rsid w:val="17C6EC60"/>
    <w:rsid w:val="17CB453F"/>
    <w:rsid w:val="17CD07D0"/>
    <w:rsid w:val="17D211AC"/>
    <w:rsid w:val="17E53A07"/>
    <w:rsid w:val="17E72CA0"/>
    <w:rsid w:val="17EB955B"/>
    <w:rsid w:val="17F73890"/>
    <w:rsid w:val="1802CEEE"/>
    <w:rsid w:val="18082549"/>
    <w:rsid w:val="180977E7"/>
    <w:rsid w:val="1815DB6A"/>
    <w:rsid w:val="182558DB"/>
    <w:rsid w:val="182917FF"/>
    <w:rsid w:val="1830CB27"/>
    <w:rsid w:val="1832B252"/>
    <w:rsid w:val="18330852"/>
    <w:rsid w:val="1834FA1D"/>
    <w:rsid w:val="1836A2D8"/>
    <w:rsid w:val="18386C5C"/>
    <w:rsid w:val="1839EE58"/>
    <w:rsid w:val="1847C1D1"/>
    <w:rsid w:val="18482028"/>
    <w:rsid w:val="184BA0DB"/>
    <w:rsid w:val="1859FCAC"/>
    <w:rsid w:val="18612DEE"/>
    <w:rsid w:val="18662F9D"/>
    <w:rsid w:val="186B8FDF"/>
    <w:rsid w:val="186C23BE"/>
    <w:rsid w:val="186FD771"/>
    <w:rsid w:val="187333F2"/>
    <w:rsid w:val="18769603"/>
    <w:rsid w:val="1886BF16"/>
    <w:rsid w:val="189B8AEC"/>
    <w:rsid w:val="189BC16A"/>
    <w:rsid w:val="18A69F6C"/>
    <w:rsid w:val="18AEB8D3"/>
    <w:rsid w:val="18BC04BC"/>
    <w:rsid w:val="18C28EEF"/>
    <w:rsid w:val="18EF4DDA"/>
    <w:rsid w:val="18F60E51"/>
    <w:rsid w:val="18F8F829"/>
    <w:rsid w:val="1912D49C"/>
    <w:rsid w:val="19158BA0"/>
    <w:rsid w:val="191852EB"/>
    <w:rsid w:val="191FA5F9"/>
    <w:rsid w:val="19247E87"/>
    <w:rsid w:val="192A2223"/>
    <w:rsid w:val="192EF9D9"/>
    <w:rsid w:val="1933211B"/>
    <w:rsid w:val="1935617C"/>
    <w:rsid w:val="19373408"/>
    <w:rsid w:val="193AD614"/>
    <w:rsid w:val="19421C6C"/>
    <w:rsid w:val="194FBC24"/>
    <w:rsid w:val="19627459"/>
    <w:rsid w:val="196AEF66"/>
    <w:rsid w:val="1975B78D"/>
    <w:rsid w:val="197C4E09"/>
    <w:rsid w:val="198289C6"/>
    <w:rsid w:val="1988610F"/>
    <w:rsid w:val="198B4231"/>
    <w:rsid w:val="198E846D"/>
    <w:rsid w:val="1998D6EC"/>
    <w:rsid w:val="199B15F8"/>
    <w:rsid w:val="199C11B5"/>
    <w:rsid w:val="199FC166"/>
    <w:rsid w:val="19A56EA4"/>
    <w:rsid w:val="19A913BB"/>
    <w:rsid w:val="19ADD3AB"/>
    <w:rsid w:val="19ADEAED"/>
    <w:rsid w:val="19AE0F0D"/>
    <w:rsid w:val="19AE57FD"/>
    <w:rsid w:val="19B551CF"/>
    <w:rsid w:val="19BC50FF"/>
    <w:rsid w:val="19BDB76B"/>
    <w:rsid w:val="19DCA6C9"/>
    <w:rsid w:val="19DECFEC"/>
    <w:rsid w:val="19E342D2"/>
    <w:rsid w:val="19E98CA0"/>
    <w:rsid w:val="19FB4E86"/>
    <w:rsid w:val="19FFBFE1"/>
    <w:rsid w:val="1A027F01"/>
    <w:rsid w:val="1A099F54"/>
    <w:rsid w:val="1A1134E0"/>
    <w:rsid w:val="1A139C3D"/>
    <w:rsid w:val="1A152DF4"/>
    <w:rsid w:val="1A19A1D6"/>
    <w:rsid w:val="1A2A015E"/>
    <w:rsid w:val="1A3CC790"/>
    <w:rsid w:val="1A48B50C"/>
    <w:rsid w:val="1A5EBC3B"/>
    <w:rsid w:val="1A63413C"/>
    <w:rsid w:val="1A696508"/>
    <w:rsid w:val="1A7369B7"/>
    <w:rsid w:val="1A7CA4DB"/>
    <w:rsid w:val="1A83FC69"/>
    <w:rsid w:val="1A92865B"/>
    <w:rsid w:val="1A974F35"/>
    <w:rsid w:val="1A9B8BB1"/>
    <w:rsid w:val="1A9CB2A0"/>
    <w:rsid w:val="1A9E2B1A"/>
    <w:rsid w:val="1AA5C250"/>
    <w:rsid w:val="1AAC11B9"/>
    <w:rsid w:val="1AC54A85"/>
    <w:rsid w:val="1AC66AD1"/>
    <w:rsid w:val="1ACA5E73"/>
    <w:rsid w:val="1ACAC03F"/>
    <w:rsid w:val="1ACFB763"/>
    <w:rsid w:val="1AD08AD7"/>
    <w:rsid w:val="1AD2B351"/>
    <w:rsid w:val="1AD9B21A"/>
    <w:rsid w:val="1ADED188"/>
    <w:rsid w:val="1AE4032E"/>
    <w:rsid w:val="1AE90185"/>
    <w:rsid w:val="1AEB2CBC"/>
    <w:rsid w:val="1AF43AB5"/>
    <w:rsid w:val="1AF62610"/>
    <w:rsid w:val="1AFBF351"/>
    <w:rsid w:val="1B07ECB6"/>
    <w:rsid w:val="1B0BD1A4"/>
    <w:rsid w:val="1B0C98B2"/>
    <w:rsid w:val="1B0EDABB"/>
    <w:rsid w:val="1B1C455C"/>
    <w:rsid w:val="1B215C57"/>
    <w:rsid w:val="1B219AF0"/>
    <w:rsid w:val="1B2212DF"/>
    <w:rsid w:val="1B25BF74"/>
    <w:rsid w:val="1B2AE059"/>
    <w:rsid w:val="1B3B39D3"/>
    <w:rsid w:val="1B40450F"/>
    <w:rsid w:val="1B471AC5"/>
    <w:rsid w:val="1B620DB6"/>
    <w:rsid w:val="1B6B9574"/>
    <w:rsid w:val="1B6D605E"/>
    <w:rsid w:val="1B825348"/>
    <w:rsid w:val="1B826F2D"/>
    <w:rsid w:val="1B997C08"/>
    <w:rsid w:val="1B9D2FF5"/>
    <w:rsid w:val="1BA74F2B"/>
    <w:rsid w:val="1BBDB611"/>
    <w:rsid w:val="1BC2121F"/>
    <w:rsid w:val="1BC2F7F3"/>
    <w:rsid w:val="1BCCE4C4"/>
    <w:rsid w:val="1BCD5264"/>
    <w:rsid w:val="1BD0E6C8"/>
    <w:rsid w:val="1BE6581C"/>
    <w:rsid w:val="1BEB6C01"/>
    <w:rsid w:val="1BEBAF35"/>
    <w:rsid w:val="1C0508CE"/>
    <w:rsid w:val="1C11856E"/>
    <w:rsid w:val="1C1C0004"/>
    <w:rsid w:val="1C1D6FE7"/>
    <w:rsid w:val="1C1F26D8"/>
    <w:rsid w:val="1C264B85"/>
    <w:rsid w:val="1C28812F"/>
    <w:rsid w:val="1C29A0B2"/>
    <w:rsid w:val="1C2A8C3A"/>
    <w:rsid w:val="1C3BEAEF"/>
    <w:rsid w:val="1C3CDE86"/>
    <w:rsid w:val="1C3DE2D8"/>
    <w:rsid w:val="1C51CECC"/>
    <w:rsid w:val="1C57F93C"/>
    <w:rsid w:val="1C602339"/>
    <w:rsid w:val="1C69658F"/>
    <w:rsid w:val="1C6B5023"/>
    <w:rsid w:val="1C923BD1"/>
    <w:rsid w:val="1C99B438"/>
    <w:rsid w:val="1CA3431C"/>
    <w:rsid w:val="1CAA8B69"/>
    <w:rsid w:val="1CC87416"/>
    <w:rsid w:val="1CC8C017"/>
    <w:rsid w:val="1CCCDC3B"/>
    <w:rsid w:val="1CCEA326"/>
    <w:rsid w:val="1CD0FDF9"/>
    <w:rsid w:val="1CD43D40"/>
    <w:rsid w:val="1CDDDB2D"/>
    <w:rsid w:val="1CE98A47"/>
    <w:rsid w:val="1CEFA8BC"/>
    <w:rsid w:val="1CF437FF"/>
    <w:rsid w:val="1CF5088A"/>
    <w:rsid w:val="1CF91BBF"/>
    <w:rsid w:val="1D0A354C"/>
    <w:rsid w:val="1D157708"/>
    <w:rsid w:val="1D292034"/>
    <w:rsid w:val="1D2BA31A"/>
    <w:rsid w:val="1D2E6097"/>
    <w:rsid w:val="1D319BA3"/>
    <w:rsid w:val="1D331D19"/>
    <w:rsid w:val="1D3B32C5"/>
    <w:rsid w:val="1D435868"/>
    <w:rsid w:val="1D549E5F"/>
    <w:rsid w:val="1D5A32D2"/>
    <w:rsid w:val="1D5AABB2"/>
    <w:rsid w:val="1D66539F"/>
    <w:rsid w:val="1D6BE243"/>
    <w:rsid w:val="1D791552"/>
    <w:rsid w:val="1D7C824B"/>
    <w:rsid w:val="1D7E3736"/>
    <w:rsid w:val="1D7FE239"/>
    <w:rsid w:val="1D8BD719"/>
    <w:rsid w:val="1D9099D7"/>
    <w:rsid w:val="1D96F92D"/>
    <w:rsid w:val="1DB06B16"/>
    <w:rsid w:val="1DB76F90"/>
    <w:rsid w:val="1DBAA0F8"/>
    <w:rsid w:val="1DBF8185"/>
    <w:rsid w:val="1DCFE369"/>
    <w:rsid w:val="1DD15DAB"/>
    <w:rsid w:val="1DD45E86"/>
    <w:rsid w:val="1DDA69E9"/>
    <w:rsid w:val="1DDE9DC5"/>
    <w:rsid w:val="1DDF4799"/>
    <w:rsid w:val="1DE217DC"/>
    <w:rsid w:val="1DE64AC6"/>
    <w:rsid w:val="1DE83F29"/>
    <w:rsid w:val="1DEE800C"/>
    <w:rsid w:val="1DF34293"/>
    <w:rsid w:val="1DFCA13A"/>
    <w:rsid w:val="1DFDC6F9"/>
    <w:rsid w:val="1E06C257"/>
    <w:rsid w:val="1E076BA0"/>
    <w:rsid w:val="1E077B5A"/>
    <w:rsid w:val="1E0CBFD1"/>
    <w:rsid w:val="1E1E5E19"/>
    <w:rsid w:val="1E258FFE"/>
    <w:rsid w:val="1E2AD157"/>
    <w:rsid w:val="1E2F4FED"/>
    <w:rsid w:val="1E312241"/>
    <w:rsid w:val="1E3518D9"/>
    <w:rsid w:val="1E36BC4B"/>
    <w:rsid w:val="1E424F4E"/>
    <w:rsid w:val="1E43BD01"/>
    <w:rsid w:val="1E475829"/>
    <w:rsid w:val="1E4FFADE"/>
    <w:rsid w:val="1E57F57E"/>
    <w:rsid w:val="1E6867D7"/>
    <w:rsid w:val="1E6E94C2"/>
    <w:rsid w:val="1E6F2134"/>
    <w:rsid w:val="1E700550"/>
    <w:rsid w:val="1E76FB4C"/>
    <w:rsid w:val="1E8FF4F8"/>
    <w:rsid w:val="1E904547"/>
    <w:rsid w:val="1E9058FB"/>
    <w:rsid w:val="1E924856"/>
    <w:rsid w:val="1E92AD65"/>
    <w:rsid w:val="1E9A831E"/>
    <w:rsid w:val="1EAC2F77"/>
    <w:rsid w:val="1EB00B05"/>
    <w:rsid w:val="1EB2986E"/>
    <w:rsid w:val="1EB34640"/>
    <w:rsid w:val="1ED95C09"/>
    <w:rsid w:val="1EEA7488"/>
    <w:rsid w:val="1EED101F"/>
    <w:rsid w:val="1EF1431B"/>
    <w:rsid w:val="1EFCCE72"/>
    <w:rsid w:val="1F0D3ADA"/>
    <w:rsid w:val="1F158868"/>
    <w:rsid w:val="1F1AC53F"/>
    <w:rsid w:val="1F1FDF7F"/>
    <w:rsid w:val="1F2EE3AD"/>
    <w:rsid w:val="1F38B50D"/>
    <w:rsid w:val="1F3A8273"/>
    <w:rsid w:val="1F41B890"/>
    <w:rsid w:val="1F45704B"/>
    <w:rsid w:val="1F530646"/>
    <w:rsid w:val="1F5D2E58"/>
    <w:rsid w:val="1F5EB96D"/>
    <w:rsid w:val="1F628131"/>
    <w:rsid w:val="1F65985A"/>
    <w:rsid w:val="1F65A032"/>
    <w:rsid w:val="1F69B1AB"/>
    <w:rsid w:val="1F6ED80B"/>
    <w:rsid w:val="1F7235CD"/>
    <w:rsid w:val="1F725A37"/>
    <w:rsid w:val="1F809BE4"/>
    <w:rsid w:val="1F84A081"/>
    <w:rsid w:val="1F859636"/>
    <w:rsid w:val="1F89AFC4"/>
    <w:rsid w:val="1F89E59E"/>
    <w:rsid w:val="1F8A0EAB"/>
    <w:rsid w:val="1F908C42"/>
    <w:rsid w:val="1F9A9027"/>
    <w:rsid w:val="1FB32B04"/>
    <w:rsid w:val="1FBB5ABD"/>
    <w:rsid w:val="1FC14046"/>
    <w:rsid w:val="1FC500BF"/>
    <w:rsid w:val="1FC6336C"/>
    <w:rsid w:val="1FD24D56"/>
    <w:rsid w:val="1FD36AB6"/>
    <w:rsid w:val="1FD612EF"/>
    <w:rsid w:val="1FD6AF35"/>
    <w:rsid w:val="1FD75939"/>
    <w:rsid w:val="1FDE9375"/>
    <w:rsid w:val="1FE0E8CE"/>
    <w:rsid w:val="1FE44476"/>
    <w:rsid w:val="1FE486A2"/>
    <w:rsid w:val="1FFAF288"/>
    <w:rsid w:val="20194C7D"/>
    <w:rsid w:val="20265CD6"/>
    <w:rsid w:val="202D1DEA"/>
    <w:rsid w:val="203C8DC9"/>
    <w:rsid w:val="203D4B0B"/>
    <w:rsid w:val="205BBD37"/>
    <w:rsid w:val="205F1428"/>
    <w:rsid w:val="20609775"/>
    <w:rsid w:val="2063AEBA"/>
    <w:rsid w:val="207198BC"/>
    <w:rsid w:val="207DCA3A"/>
    <w:rsid w:val="208813BF"/>
    <w:rsid w:val="2088F27A"/>
    <w:rsid w:val="20AC8B20"/>
    <w:rsid w:val="20ADDD0A"/>
    <w:rsid w:val="20B25C65"/>
    <w:rsid w:val="20B87F03"/>
    <w:rsid w:val="20B959BA"/>
    <w:rsid w:val="20BD4473"/>
    <w:rsid w:val="20D55D1B"/>
    <w:rsid w:val="20D670E4"/>
    <w:rsid w:val="20DF4BB4"/>
    <w:rsid w:val="20E4F78D"/>
    <w:rsid w:val="20EA68BD"/>
    <w:rsid w:val="20EAF854"/>
    <w:rsid w:val="20ECF921"/>
    <w:rsid w:val="20F8EF38"/>
    <w:rsid w:val="20F9F5FC"/>
    <w:rsid w:val="2107FD95"/>
    <w:rsid w:val="210B39F5"/>
    <w:rsid w:val="210CA5DF"/>
    <w:rsid w:val="21218D22"/>
    <w:rsid w:val="21288A20"/>
    <w:rsid w:val="212977FF"/>
    <w:rsid w:val="2139D721"/>
    <w:rsid w:val="213A3F0C"/>
    <w:rsid w:val="213ABDB7"/>
    <w:rsid w:val="213CDD18"/>
    <w:rsid w:val="21447FBD"/>
    <w:rsid w:val="21457948"/>
    <w:rsid w:val="214A9B32"/>
    <w:rsid w:val="217ADFB4"/>
    <w:rsid w:val="21850756"/>
    <w:rsid w:val="2185E2DD"/>
    <w:rsid w:val="218DD407"/>
    <w:rsid w:val="21965C8C"/>
    <w:rsid w:val="2198EC7B"/>
    <w:rsid w:val="21AF9BA9"/>
    <w:rsid w:val="21B1CB6D"/>
    <w:rsid w:val="21BBAF76"/>
    <w:rsid w:val="21BDD897"/>
    <w:rsid w:val="21C0DFEE"/>
    <w:rsid w:val="21CBE5CF"/>
    <w:rsid w:val="21CE7AB5"/>
    <w:rsid w:val="21EF0425"/>
    <w:rsid w:val="21F4D1E6"/>
    <w:rsid w:val="21FC0999"/>
    <w:rsid w:val="22136FD7"/>
    <w:rsid w:val="222EB400"/>
    <w:rsid w:val="2232452D"/>
    <w:rsid w:val="22345FD5"/>
    <w:rsid w:val="22354013"/>
    <w:rsid w:val="2241D864"/>
    <w:rsid w:val="22474D14"/>
    <w:rsid w:val="224CB990"/>
    <w:rsid w:val="225972E7"/>
    <w:rsid w:val="226733D8"/>
    <w:rsid w:val="22675A9B"/>
    <w:rsid w:val="226F8891"/>
    <w:rsid w:val="22722C3E"/>
    <w:rsid w:val="2274F2D6"/>
    <w:rsid w:val="22759709"/>
    <w:rsid w:val="22853208"/>
    <w:rsid w:val="22910A01"/>
    <w:rsid w:val="22943B67"/>
    <w:rsid w:val="2295B0DA"/>
    <w:rsid w:val="22987B1D"/>
    <w:rsid w:val="22B50F8C"/>
    <w:rsid w:val="22C1C1BE"/>
    <w:rsid w:val="22D640ED"/>
    <w:rsid w:val="22DB630D"/>
    <w:rsid w:val="22E24B4B"/>
    <w:rsid w:val="22E32987"/>
    <w:rsid w:val="22E417A0"/>
    <w:rsid w:val="22F0726A"/>
    <w:rsid w:val="22F80A3B"/>
    <w:rsid w:val="23075810"/>
    <w:rsid w:val="230CCFB8"/>
    <w:rsid w:val="2310183C"/>
    <w:rsid w:val="2310897E"/>
    <w:rsid w:val="2312F862"/>
    <w:rsid w:val="23192EAE"/>
    <w:rsid w:val="23238FAA"/>
    <w:rsid w:val="232576C5"/>
    <w:rsid w:val="232A0EF1"/>
    <w:rsid w:val="232B455A"/>
    <w:rsid w:val="232DFCF5"/>
    <w:rsid w:val="23370933"/>
    <w:rsid w:val="2348240D"/>
    <w:rsid w:val="234E9B93"/>
    <w:rsid w:val="2353EA9C"/>
    <w:rsid w:val="23543666"/>
    <w:rsid w:val="23660742"/>
    <w:rsid w:val="237670FA"/>
    <w:rsid w:val="2381A4AF"/>
    <w:rsid w:val="23823D99"/>
    <w:rsid w:val="23825EBF"/>
    <w:rsid w:val="238A7370"/>
    <w:rsid w:val="239E1C02"/>
    <w:rsid w:val="239FD65B"/>
    <w:rsid w:val="23A0471D"/>
    <w:rsid w:val="23B817CA"/>
    <w:rsid w:val="23BC5521"/>
    <w:rsid w:val="23BF9EF1"/>
    <w:rsid w:val="23C553D7"/>
    <w:rsid w:val="23CA8178"/>
    <w:rsid w:val="23D1E2F2"/>
    <w:rsid w:val="23D403AC"/>
    <w:rsid w:val="23D9D0D3"/>
    <w:rsid w:val="23DC806A"/>
    <w:rsid w:val="23E5013F"/>
    <w:rsid w:val="23F8BB73"/>
    <w:rsid w:val="240D8757"/>
    <w:rsid w:val="240ECBE9"/>
    <w:rsid w:val="241300A4"/>
    <w:rsid w:val="241C6F01"/>
    <w:rsid w:val="242833CE"/>
    <w:rsid w:val="2428A1E4"/>
    <w:rsid w:val="242A4121"/>
    <w:rsid w:val="242E418A"/>
    <w:rsid w:val="24332E66"/>
    <w:rsid w:val="24377586"/>
    <w:rsid w:val="243B6F5C"/>
    <w:rsid w:val="245B2595"/>
    <w:rsid w:val="245D6A8A"/>
    <w:rsid w:val="2464B2F8"/>
    <w:rsid w:val="2468D8D7"/>
    <w:rsid w:val="247E374A"/>
    <w:rsid w:val="247F019C"/>
    <w:rsid w:val="248379F3"/>
    <w:rsid w:val="2484A946"/>
    <w:rsid w:val="24909F47"/>
    <w:rsid w:val="249B2DD4"/>
    <w:rsid w:val="24A80252"/>
    <w:rsid w:val="24AC9620"/>
    <w:rsid w:val="24AFB16E"/>
    <w:rsid w:val="24B0B8AD"/>
    <w:rsid w:val="24B5DAC7"/>
    <w:rsid w:val="24BFFA9A"/>
    <w:rsid w:val="24C18C85"/>
    <w:rsid w:val="24CB5F5A"/>
    <w:rsid w:val="24D2E162"/>
    <w:rsid w:val="24E7B861"/>
    <w:rsid w:val="24EB48B7"/>
    <w:rsid w:val="24F23CD2"/>
    <w:rsid w:val="24F82316"/>
    <w:rsid w:val="24FF9901"/>
    <w:rsid w:val="25195F05"/>
    <w:rsid w:val="251E2A17"/>
    <w:rsid w:val="25210E7C"/>
    <w:rsid w:val="2528A1DA"/>
    <w:rsid w:val="252AAB39"/>
    <w:rsid w:val="252D58FE"/>
    <w:rsid w:val="253B165C"/>
    <w:rsid w:val="2542D003"/>
    <w:rsid w:val="25460102"/>
    <w:rsid w:val="2546183C"/>
    <w:rsid w:val="255D1CF9"/>
    <w:rsid w:val="255DCC17"/>
    <w:rsid w:val="25697E7E"/>
    <w:rsid w:val="256ADB25"/>
    <w:rsid w:val="256EF1E2"/>
    <w:rsid w:val="25762141"/>
    <w:rsid w:val="257AC0BC"/>
    <w:rsid w:val="258CD4A5"/>
    <w:rsid w:val="25992E2F"/>
    <w:rsid w:val="25A71F27"/>
    <w:rsid w:val="25ABDC81"/>
    <w:rsid w:val="25C4B11A"/>
    <w:rsid w:val="25C5F7D0"/>
    <w:rsid w:val="25CD4E2E"/>
    <w:rsid w:val="25DAF26A"/>
    <w:rsid w:val="25DCDA23"/>
    <w:rsid w:val="25E1F8C5"/>
    <w:rsid w:val="25EAE2C5"/>
    <w:rsid w:val="25FB2D26"/>
    <w:rsid w:val="25FD566B"/>
    <w:rsid w:val="260039E2"/>
    <w:rsid w:val="26087494"/>
    <w:rsid w:val="260C1DE1"/>
    <w:rsid w:val="26141E1F"/>
    <w:rsid w:val="2621CE7F"/>
    <w:rsid w:val="262369BC"/>
    <w:rsid w:val="26309DFC"/>
    <w:rsid w:val="2630C367"/>
    <w:rsid w:val="2633835D"/>
    <w:rsid w:val="26432861"/>
    <w:rsid w:val="2645662E"/>
    <w:rsid w:val="26483EEB"/>
    <w:rsid w:val="26484EFA"/>
    <w:rsid w:val="264A8F35"/>
    <w:rsid w:val="264CC98F"/>
    <w:rsid w:val="264D6739"/>
    <w:rsid w:val="265C7CA8"/>
    <w:rsid w:val="2665C4F6"/>
    <w:rsid w:val="266957AB"/>
    <w:rsid w:val="266AA6DC"/>
    <w:rsid w:val="266D15A8"/>
    <w:rsid w:val="2677B3AE"/>
    <w:rsid w:val="267911E8"/>
    <w:rsid w:val="2684D59B"/>
    <w:rsid w:val="26876A92"/>
    <w:rsid w:val="26A96037"/>
    <w:rsid w:val="26AE5D24"/>
    <w:rsid w:val="26B35EF8"/>
    <w:rsid w:val="26BB211C"/>
    <w:rsid w:val="26C47E2F"/>
    <w:rsid w:val="26CC5467"/>
    <w:rsid w:val="26D1DF4F"/>
    <w:rsid w:val="26D8C906"/>
    <w:rsid w:val="26DE15E5"/>
    <w:rsid w:val="26DFC7CE"/>
    <w:rsid w:val="26F1D9C7"/>
    <w:rsid w:val="26F1F680"/>
    <w:rsid w:val="26F74189"/>
    <w:rsid w:val="26F7DA83"/>
    <w:rsid w:val="26F90DB5"/>
    <w:rsid w:val="26FB772E"/>
    <w:rsid w:val="27031E39"/>
    <w:rsid w:val="270DF8C8"/>
    <w:rsid w:val="270FBD75"/>
    <w:rsid w:val="27121B9F"/>
    <w:rsid w:val="2716F508"/>
    <w:rsid w:val="27188568"/>
    <w:rsid w:val="271F95C4"/>
    <w:rsid w:val="2724EC29"/>
    <w:rsid w:val="27322331"/>
    <w:rsid w:val="273294BC"/>
    <w:rsid w:val="2734A4F9"/>
    <w:rsid w:val="2735B453"/>
    <w:rsid w:val="2740F5D0"/>
    <w:rsid w:val="27430739"/>
    <w:rsid w:val="27503E8F"/>
    <w:rsid w:val="2758C988"/>
    <w:rsid w:val="275CA426"/>
    <w:rsid w:val="2761057E"/>
    <w:rsid w:val="27705D6E"/>
    <w:rsid w:val="27769BE8"/>
    <w:rsid w:val="277731CB"/>
    <w:rsid w:val="27978C7B"/>
    <w:rsid w:val="2797DCB8"/>
    <w:rsid w:val="279E8FEF"/>
    <w:rsid w:val="27A6626C"/>
    <w:rsid w:val="27C39687"/>
    <w:rsid w:val="27CA9B57"/>
    <w:rsid w:val="27D8DD52"/>
    <w:rsid w:val="27DD52B3"/>
    <w:rsid w:val="27DFD460"/>
    <w:rsid w:val="27E268DC"/>
    <w:rsid w:val="27E58DCB"/>
    <w:rsid w:val="27E7E729"/>
    <w:rsid w:val="27EDCF7C"/>
    <w:rsid w:val="2815E697"/>
    <w:rsid w:val="2824EFDF"/>
    <w:rsid w:val="2831A2CF"/>
    <w:rsid w:val="2836A42D"/>
    <w:rsid w:val="28449AED"/>
    <w:rsid w:val="2845C7F9"/>
    <w:rsid w:val="2851719A"/>
    <w:rsid w:val="286261C2"/>
    <w:rsid w:val="286D70C7"/>
    <w:rsid w:val="2872BB28"/>
    <w:rsid w:val="287A0A7C"/>
    <w:rsid w:val="2887BA39"/>
    <w:rsid w:val="28881E7E"/>
    <w:rsid w:val="2889A144"/>
    <w:rsid w:val="288A0D1A"/>
    <w:rsid w:val="2890B878"/>
    <w:rsid w:val="2891460F"/>
    <w:rsid w:val="28B0FC9E"/>
    <w:rsid w:val="28C34C1E"/>
    <w:rsid w:val="28D11476"/>
    <w:rsid w:val="28D32701"/>
    <w:rsid w:val="28D44F1A"/>
    <w:rsid w:val="28D602D0"/>
    <w:rsid w:val="28D9C635"/>
    <w:rsid w:val="28E8D7F3"/>
    <w:rsid w:val="28F9D21F"/>
    <w:rsid w:val="29065634"/>
    <w:rsid w:val="29188775"/>
    <w:rsid w:val="291BD793"/>
    <w:rsid w:val="2920F6E3"/>
    <w:rsid w:val="292BAE5C"/>
    <w:rsid w:val="29328546"/>
    <w:rsid w:val="29348AA2"/>
    <w:rsid w:val="2937AB8F"/>
    <w:rsid w:val="2940AE5F"/>
    <w:rsid w:val="2943A0A1"/>
    <w:rsid w:val="29442FC1"/>
    <w:rsid w:val="29474404"/>
    <w:rsid w:val="294B00D9"/>
    <w:rsid w:val="29547113"/>
    <w:rsid w:val="29550445"/>
    <w:rsid w:val="296ECB23"/>
    <w:rsid w:val="2971FD1D"/>
    <w:rsid w:val="2972D1E2"/>
    <w:rsid w:val="297E983B"/>
    <w:rsid w:val="298AF115"/>
    <w:rsid w:val="2994A321"/>
    <w:rsid w:val="29978B5B"/>
    <w:rsid w:val="29A3D3D3"/>
    <w:rsid w:val="29A6B1D0"/>
    <w:rsid w:val="29A70189"/>
    <w:rsid w:val="29AC5529"/>
    <w:rsid w:val="29B79A19"/>
    <w:rsid w:val="29B983BD"/>
    <w:rsid w:val="29CB186D"/>
    <w:rsid w:val="29D3C354"/>
    <w:rsid w:val="29D9EFB7"/>
    <w:rsid w:val="29DCF187"/>
    <w:rsid w:val="29DE0054"/>
    <w:rsid w:val="29E0C9B1"/>
    <w:rsid w:val="29E7ED97"/>
    <w:rsid w:val="2A00DCF2"/>
    <w:rsid w:val="2A022522"/>
    <w:rsid w:val="2A1FAF0E"/>
    <w:rsid w:val="2A2239AC"/>
    <w:rsid w:val="2A256F98"/>
    <w:rsid w:val="2A2E849C"/>
    <w:rsid w:val="2A346F37"/>
    <w:rsid w:val="2A49784E"/>
    <w:rsid w:val="2A4D3744"/>
    <w:rsid w:val="2A511E97"/>
    <w:rsid w:val="2A526135"/>
    <w:rsid w:val="2A5A9C6B"/>
    <w:rsid w:val="2A5C5572"/>
    <w:rsid w:val="2A715EC6"/>
    <w:rsid w:val="2A75816D"/>
    <w:rsid w:val="2A771579"/>
    <w:rsid w:val="2A78CCD0"/>
    <w:rsid w:val="2A8421E3"/>
    <w:rsid w:val="2A861E34"/>
    <w:rsid w:val="2A8648C2"/>
    <w:rsid w:val="2A8AD9EE"/>
    <w:rsid w:val="2AA6CB46"/>
    <w:rsid w:val="2AB90F50"/>
    <w:rsid w:val="2AC36664"/>
    <w:rsid w:val="2ACFE3CE"/>
    <w:rsid w:val="2AD0A6F5"/>
    <w:rsid w:val="2AD7A90B"/>
    <w:rsid w:val="2ADCD68C"/>
    <w:rsid w:val="2AE89B6A"/>
    <w:rsid w:val="2AED8E92"/>
    <w:rsid w:val="2AF28049"/>
    <w:rsid w:val="2AFFC0BC"/>
    <w:rsid w:val="2B07DAE6"/>
    <w:rsid w:val="2B107FDB"/>
    <w:rsid w:val="2B1330F4"/>
    <w:rsid w:val="2B2B783E"/>
    <w:rsid w:val="2B3D0C48"/>
    <w:rsid w:val="2B3DA63B"/>
    <w:rsid w:val="2B434047"/>
    <w:rsid w:val="2B4597D6"/>
    <w:rsid w:val="2B47E181"/>
    <w:rsid w:val="2B50D989"/>
    <w:rsid w:val="2B58FF16"/>
    <w:rsid w:val="2B6005F6"/>
    <w:rsid w:val="2B7450DF"/>
    <w:rsid w:val="2B8C4D6A"/>
    <w:rsid w:val="2B94FFCD"/>
    <w:rsid w:val="2B9ABB21"/>
    <w:rsid w:val="2B9D409B"/>
    <w:rsid w:val="2BAA3B86"/>
    <w:rsid w:val="2BBE8929"/>
    <w:rsid w:val="2BCAA964"/>
    <w:rsid w:val="2BDD60FB"/>
    <w:rsid w:val="2BE0D113"/>
    <w:rsid w:val="2BF10970"/>
    <w:rsid w:val="2BF525F1"/>
    <w:rsid w:val="2BFCD00E"/>
    <w:rsid w:val="2C02BA84"/>
    <w:rsid w:val="2C09C094"/>
    <w:rsid w:val="2C0A7FCF"/>
    <w:rsid w:val="2C1205B4"/>
    <w:rsid w:val="2C1B96EB"/>
    <w:rsid w:val="2C2028DA"/>
    <w:rsid w:val="2C29D265"/>
    <w:rsid w:val="2C3C10B0"/>
    <w:rsid w:val="2C40267D"/>
    <w:rsid w:val="2C427A67"/>
    <w:rsid w:val="2C43A92A"/>
    <w:rsid w:val="2C48CF6E"/>
    <w:rsid w:val="2C5DD33E"/>
    <w:rsid w:val="2C6DC386"/>
    <w:rsid w:val="2C7B4B05"/>
    <w:rsid w:val="2C7CEF80"/>
    <w:rsid w:val="2C85D51D"/>
    <w:rsid w:val="2C88FCCC"/>
    <w:rsid w:val="2C8DA750"/>
    <w:rsid w:val="2CA0B12B"/>
    <w:rsid w:val="2CB0CF5D"/>
    <w:rsid w:val="2CB89391"/>
    <w:rsid w:val="2CB931A2"/>
    <w:rsid w:val="2CC517D4"/>
    <w:rsid w:val="2CCFF52B"/>
    <w:rsid w:val="2CDA9F86"/>
    <w:rsid w:val="2CDF418F"/>
    <w:rsid w:val="2CE6BCFA"/>
    <w:rsid w:val="2CEED8EF"/>
    <w:rsid w:val="2CF1DD09"/>
    <w:rsid w:val="2CF6BC47"/>
    <w:rsid w:val="2D08F9FC"/>
    <w:rsid w:val="2D0F310E"/>
    <w:rsid w:val="2D11E305"/>
    <w:rsid w:val="2D327132"/>
    <w:rsid w:val="2D3A4859"/>
    <w:rsid w:val="2D4CD01E"/>
    <w:rsid w:val="2D4E3F3E"/>
    <w:rsid w:val="2D5AA061"/>
    <w:rsid w:val="2D5E0BB9"/>
    <w:rsid w:val="2D6BC453"/>
    <w:rsid w:val="2D749CAC"/>
    <w:rsid w:val="2D7C278F"/>
    <w:rsid w:val="2D7E9A78"/>
    <w:rsid w:val="2DA2F306"/>
    <w:rsid w:val="2DAB28E5"/>
    <w:rsid w:val="2DB243C2"/>
    <w:rsid w:val="2DB4EE95"/>
    <w:rsid w:val="2DB579B4"/>
    <w:rsid w:val="2DC54E22"/>
    <w:rsid w:val="2DC8FB30"/>
    <w:rsid w:val="2DD193FA"/>
    <w:rsid w:val="2DD36EA1"/>
    <w:rsid w:val="2DE205D0"/>
    <w:rsid w:val="2DEA7D02"/>
    <w:rsid w:val="2DEEA4FB"/>
    <w:rsid w:val="2DEFB2D2"/>
    <w:rsid w:val="2DFE6323"/>
    <w:rsid w:val="2E10E60D"/>
    <w:rsid w:val="2E187986"/>
    <w:rsid w:val="2E24BD00"/>
    <w:rsid w:val="2E3FBD1B"/>
    <w:rsid w:val="2E43752C"/>
    <w:rsid w:val="2E485982"/>
    <w:rsid w:val="2E48C564"/>
    <w:rsid w:val="2E4B0660"/>
    <w:rsid w:val="2E4C7EEF"/>
    <w:rsid w:val="2E4E6A54"/>
    <w:rsid w:val="2E610D6A"/>
    <w:rsid w:val="2E66900C"/>
    <w:rsid w:val="2E7885D9"/>
    <w:rsid w:val="2E8C25E4"/>
    <w:rsid w:val="2E8D289B"/>
    <w:rsid w:val="2E90F58A"/>
    <w:rsid w:val="2E93443B"/>
    <w:rsid w:val="2E98A1CA"/>
    <w:rsid w:val="2E9A35A8"/>
    <w:rsid w:val="2EA0C9FE"/>
    <w:rsid w:val="2EA10C3C"/>
    <w:rsid w:val="2EA5BB41"/>
    <w:rsid w:val="2EB18F1D"/>
    <w:rsid w:val="2EBC72C4"/>
    <w:rsid w:val="2EBDCD9B"/>
    <w:rsid w:val="2EE33F15"/>
    <w:rsid w:val="2EE6C9C0"/>
    <w:rsid w:val="2EE8A582"/>
    <w:rsid w:val="2EEB6041"/>
    <w:rsid w:val="2EEBC7E4"/>
    <w:rsid w:val="2EEDE3A3"/>
    <w:rsid w:val="2EEE9C3E"/>
    <w:rsid w:val="2EF4E44E"/>
    <w:rsid w:val="2EF60C8A"/>
    <w:rsid w:val="2EF76017"/>
    <w:rsid w:val="2EFF925C"/>
    <w:rsid w:val="2F015BA4"/>
    <w:rsid w:val="2F106BBC"/>
    <w:rsid w:val="2F36BE28"/>
    <w:rsid w:val="2F3D9B7F"/>
    <w:rsid w:val="2F466078"/>
    <w:rsid w:val="2F477476"/>
    <w:rsid w:val="2F4FA800"/>
    <w:rsid w:val="2F507BB2"/>
    <w:rsid w:val="2F516A0D"/>
    <w:rsid w:val="2F66EE41"/>
    <w:rsid w:val="2F6B460B"/>
    <w:rsid w:val="2F6F5A08"/>
    <w:rsid w:val="2F709CF3"/>
    <w:rsid w:val="2F733BA9"/>
    <w:rsid w:val="2F757F1C"/>
    <w:rsid w:val="2F88E231"/>
    <w:rsid w:val="2F9D30C2"/>
    <w:rsid w:val="2F9E32A7"/>
    <w:rsid w:val="2FA4C7FE"/>
    <w:rsid w:val="2FA8A9CB"/>
    <w:rsid w:val="2FAB4015"/>
    <w:rsid w:val="2FB80FB4"/>
    <w:rsid w:val="2FC60899"/>
    <w:rsid w:val="2FCB854E"/>
    <w:rsid w:val="2FCD7D8E"/>
    <w:rsid w:val="2FD8CCFD"/>
    <w:rsid w:val="2FE14655"/>
    <w:rsid w:val="2FF1DFAD"/>
    <w:rsid w:val="2FFEE0A5"/>
    <w:rsid w:val="300AC499"/>
    <w:rsid w:val="3015302D"/>
    <w:rsid w:val="302CBE12"/>
    <w:rsid w:val="30324432"/>
    <w:rsid w:val="3040D4BB"/>
    <w:rsid w:val="3047A658"/>
    <w:rsid w:val="3047BCD8"/>
    <w:rsid w:val="304B17D2"/>
    <w:rsid w:val="3052507D"/>
    <w:rsid w:val="30532D77"/>
    <w:rsid w:val="30571CE3"/>
    <w:rsid w:val="30624801"/>
    <w:rsid w:val="3065A84E"/>
    <w:rsid w:val="3083F8F7"/>
    <w:rsid w:val="30894E6A"/>
    <w:rsid w:val="309A0D29"/>
    <w:rsid w:val="309F4169"/>
    <w:rsid w:val="30AF47DF"/>
    <w:rsid w:val="30BDDAC9"/>
    <w:rsid w:val="30C0C0B4"/>
    <w:rsid w:val="30C393EB"/>
    <w:rsid w:val="30D5E502"/>
    <w:rsid w:val="30D78CC2"/>
    <w:rsid w:val="30DFAD86"/>
    <w:rsid w:val="30E4D7F6"/>
    <w:rsid w:val="30E71967"/>
    <w:rsid w:val="30EF083A"/>
    <w:rsid w:val="311E4E10"/>
    <w:rsid w:val="31223CE7"/>
    <w:rsid w:val="312585D6"/>
    <w:rsid w:val="3140838A"/>
    <w:rsid w:val="3143920E"/>
    <w:rsid w:val="315B9A74"/>
    <w:rsid w:val="316407FB"/>
    <w:rsid w:val="316ECB59"/>
    <w:rsid w:val="316F98CF"/>
    <w:rsid w:val="3176CCB3"/>
    <w:rsid w:val="317A6D20"/>
    <w:rsid w:val="3187851A"/>
    <w:rsid w:val="318B342A"/>
    <w:rsid w:val="31920140"/>
    <w:rsid w:val="319594F4"/>
    <w:rsid w:val="31BCE7B6"/>
    <w:rsid w:val="31E9518C"/>
    <w:rsid w:val="31F006ED"/>
    <w:rsid w:val="31F411AC"/>
    <w:rsid w:val="31F985A0"/>
    <w:rsid w:val="3217236C"/>
    <w:rsid w:val="3219C311"/>
    <w:rsid w:val="3225C2DF"/>
    <w:rsid w:val="32260F27"/>
    <w:rsid w:val="322E2037"/>
    <w:rsid w:val="3233FACA"/>
    <w:rsid w:val="32385BBF"/>
    <w:rsid w:val="32388852"/>
    <w:rsid w:val="32393A2A"/>
    <w:rsid w:val="323A1ACA"/>
    <w:rsid w:val="323B2822"/>
    <w:rsid w:val="323B6A89"/>
    <w:rsid w:val="324452BC"/>
    <w:rsid w:val="32495731"/>
    <w:rsid w:val="3261CAF5"/>
    <w:rsid w:val="327D9470"/>
    <w:rsid w:val="327DEFB0"/>
    <w:rsid w:val="328BD555"/>
    <w:rsid w:val="3297845C"/>
    <w:rsid w:val="329BFA9A"/>
    <w:rsid w:val="329BFF89"/>
    <w:rsid w:val="329C1890"/>
    <w:rsid w:val="329F9855"/>
    <w:rsid w:val="329F9D60"/>
    <w:rsid w:val="32A94E1F"/>
    <w:rsid w:val="32AF5582"/>
    <w:rsid w:val="32B02331"/>
    <w:rsid w:val="32BFAA83"/>
    <w:rsid w:val="32C108E4"/>
    <w:rsid w:val="32CFDEAE"/>
    <w:rsid w:val="32DBB066"/>
    <w:rsid w:val="32DCB1A6"/>
    <w:rsid w:val="32E600A4"/>
    <w:rsid w:val="331212F8"/>
    <w:rsid w:val="33208378"/>
    <w:rsid w:val="332FDD7C"/>
    <w:rsid w:val="33360CF3"/>
    <w:rsid w:val="3336A71A"/>
    <w:rsid w:val="3351DD11"/>
    <w:rsid w:val="335B218B"/>
    <w:rsid w:val="335CAF8E"/>
    <w:rsid w:val="336071D9"/>
    <w:rsid w:val="336B8CE4"/>
    <w:rsid w:val="33715714"/>
    <w:rsid w:val="3377D79D"/>
    <w:rsid w:val="337C288F"/>
    <w:rsid w:val="3387CEB2"/>
    <w:rsid w:val="33901E8C"/>
    <w:rsid w:val="339ED015"/>
    <w:rsid w:val="33B17139"/>
    <w:rsid w:val="33E7BBDC"/>
    <w:rsid w:val="33E9A3F7"/>
    <w:rsid w:val="33EA64C4"/>
    <w:rsid w:val="33EE95D9"/>
    <w:rsid w:val="33F07F5F"/>
    <w:rsid w:val="3406E1A7"/>
    <w:rsid w:val="340766BC"/>
    <w:rsid w:val="3418990F"/>
    <w:rsid w:val="3419537A"/>
    <w:rsid w:val="341A1B38"/>
    <w:rsid w:val="341B6A92"/>
    <w:rsid w:val="3420085E"/>
    <w:rsid w:val="34310854"/>
    <w:rsid w:val="3432FFE6"/>
    <w:rsid w:val="343E10B7"/>
    <w:rsid w:val="343ED9C9"/>
    <w:rsid w:val="344B3655"/>
    <w:rsid w:val="344C64B6"/>
    <w:rsid w:val="3459382B"/>
    <w:rsid w:val="345F4DD2"/>
    <w:rsid w:val="346FAA49"/>
    <w:rsid w:val="347A566E"/>
    <w:rsid w:val="348ABA31"/>
    <w:rsid w:val="349340B2"/>
    <w:rsid w:val="349B2F1D"/>
    <w:rsid w:val="349BD8D7"/>
    <w:rsid w:val="349F9402"/>
    <w:rsid w:val="34A7E0F5"/>
    <w:rsid w:val="34B6F89E"/>
    <w:rsid w:val="34CEACF8"/>
    <w:rsid w:val="34D4A959"/>
    <w:rsid w:val="34D80796"/>
    <w:rsid w:val="34DB4EAC"/>
    <w:rsid w:val="34DFA649"/>
    <w:rsid w:val="34E04829"/>
    <w:rsid w:val="34E4CD07"/>
    <w:rsid w:val="34EA6798"/>
    <w:rsid w:val="34F1FD97"/>
    <w:rsid w:val="34FDFF50"/>
    <w:rsid w:val="34FE47B0"/>
    <w:rsid w:val="3505725B"/>
    <w:rsid w:val="351998A0"/>
    <w:rsid w:val="35211536"/>
    <w:rsid w:val="3521C200"/>
    <w:rsid w:val="35320C28"/>
    <w:rsid w:val="3538AC51"/>
    <w:rsid w:val="354247E3"/>
    <w:rsid w:val="354576CE"/>
    <w:rsid w:val="35492FE8"/>
    <w:rsid w:val="354E49FE"/>
    <w:rsid w:val="354FA7C2"/>
    <w:rsid w:val="355288A7"/>
    <w:rsid w:val="356D8731"/>
    <w:rsid w:val="356D8A3C"/>
    <w:rsid w:val="358114F8"/>
    <w:rsid w:val="35812DD5"/>
    <w:rsid w:val="3589D357"/>
    <w:rsid w:val="358BB103"/>
    <w:rsid w:val="358EFB9D"/>
    <w:rsid w:val="35A60B89"/>
    <w:rsid w:val="35AB3C7E"/>
    <w:rsid w:val="35B53444"/>
    <w:rsid w:val="35B7810C"/>
    <w:rsid w:val="35B787F8"/>
    <w:rsid w:val="35B7D5F1"/>
    <w:rsid w:val="35BA7F9B"/>
    <w:rsid w:val="35BEE30E"/>
    <w:rsid w:val="35C2298C"/>
    <w:rsid w:val="35CA475D"/>
    <w:rsid w:val="35CB4226"/>
    <w:rsid w:val="35D46A2D"/>
    <w:rsid w:val="35E23E5C"/>
    <w:rsid w:val="35EC2FA8"/>
    <w:rsid w:val="3601F969"/>
    <w:rsid w:val="3603ED7F"/>
    <w:rsid w:val="360DFEAF"/>
    <w:rsid w:val="361F143A"/>
    <w:rsid w:val="3625DFC2"/>
    <w:rsid w:val="363700F6"/>
    <w:rsid w:val="3637320C"/>
    <w:rsid w:val="3642C4F5"/>
    <w:rsid w:val="364E7AB4"/>
    <w:rsid w:val="36505D84"/>
    <w:rsid w:val="36550F97"/>
    <w:rsid w:val="366DF93D"/>
    <w:rsid w:val="366F1FF7"/>
    <w:rsid w:val="36767259"/>
    <w:rsid w:val="3685008C"/>
    <w:rsid w:val="368ED359"/>
    <w:rsid w:val="3693E6F9"/>
    <w:rsid w:val="36985DF5"/>
    <w:rsid w:val="36A0CF42"/>
    <w:rsid w:val="36A74D79"/>
    <w:rsid w:val="36A7E1D2"/>
    <w:rsid w:val="36A9BE43"/>
    <w:rsid w:val="36B07A3F"/>
    <w:rsid w:val="36B163C2"/>
    <w:rsid w:val="36BA9651"/>
    <w:rsid w:val="36BCDA68"/>
    <w:rsid w:val="36C18C7D"/>
    <w:rsid w:val="36CE3C28"/>
    <w:rsid w:val="36DC0BDB"/>
    <w:rsid w:val="36EF7778"/>
    <w:rsid w:val="36FD71CE"/>
    <w:rsid w:val="3715F316"/>
    <w:rsid w:val="371B1D26"/>
    <w:rsid w:val="3721E09D"/>
    <w:rsid w:val="372B612D"/>
    <w:rsid w:val="3736AE46"/>
    <w:rsid w:val="373FBAAA"/>
    <w:rsid w:val="374A3796"/>
    <w:rsid w:val="374D7623"/>
    <w:rsid w:val="37550708"/>
    <w:rsid w:val="375C8A3F"/>
    <w:rsid w:val="375CF625"/>
    <w:rsid w:val="376D125F"/>
    <w:rsid w:val="3770FF9E"/>
    <w:rsid w:val="3775068A"/>
    <w:rsid w:val="377794C0"/>
    <w:rsid w:val="37805522"/>
    <w:rsid w:val="37809C84"/>
    <w:rsid w:val="3780D6CC"/>
    <w:rsid w:val="3787434C"/>
    <w:rsid w:val="3788BA53"/>
    <w:rsid w:val="3794194F"/>
    <w:rsid w:val="37994883"/>
    <w:rsid w:val="37A68B2A"/>
    <w:rsid w:val="37B517EC"/>
    <w:rsid w:val="37B57C6C"/>
    <w:rsid w:val="37C332B7"/>
    <w:rsid w:val="37D7D3E6"/>
    <w:rsid w:val="37DB4FF1"/>
    <w:rsid w:val="37E1ED99"/>
    <w:rsid w:val="37EE514E"/>
    <w:rsid w:val="37F6C5AD"/>
    <w:rsid w:val="37F97C9C"/>
    <w:rsid w:val="37FD5DB6"/>
    <w:rsid w:val="37FED247"/>
    <w:rsid w:val="38207210"/>
    <w:rsid w:val="3824603C"/>
    <w:rsid w:val="382F0FFD"/>
    <w:rsid w:val="38338003"/>
    <w:rsid w:val="383EB689"/>
    <w:rsid w:val="3847FB2C"/>
    <w:rsid w:val="384AFECA"/>
    <w:rsid w:val="386119D5"/>
    <w:rsid w:val="387DD4DF"/>
    <w:rsid w:val="387E36D4"/>
    <w:rsid w:val="3885586B"/>
    <w:rsid w:val="3885FD89"/>
    <w:rsid w:val="3889014B"/>
    <w:rsid w:val="388F5E1A"/>
    <w:rsid w:val="38972DBB"/>
    <w:rsid w:val="3898B4F5"/>
    <w:rsid w:val="38A3CA36"/>
    <w:rsid w:val="38A82962"/>
    <w:rsid w:val="38BC784D"/>
    <w:rsid w:val="38BDB0B1"/>
    <w:rsid w:val="38BF97BD"/>
    <w:rsid w:val="38C8FDC2"/>
    <w:rsid w:val="38D421BB"/>
    <w:rsid w:val="38D573D4"/>
    <w:rsid w:val="38F00953"/>
    <w:rsid w:val="38F61553"/>
    <w:rsid w:val="38F89880"/>
    <w:rsid w:val="3903FA89"/>
    <w:rsid w:val="390FDC11"/>
    <w:rsid w:val="3913EB55"/>
    <w:rsid w:val="391FA1AA"/>
    <w:rsid w:val="392C768B"/>
    <w:rsid w:val="393F8ECA"/>
    <w:rsid w:val="394135A7"/>
    <w:rsid w:val="3945D156"/>
    <w:rsid w:val="394A8A23"/>
    <w:rsid w:val="39685086"/>
    <w:rsid w:val="39689129"/>
    <w:rsid w:val="397B27BA"/>
    <w:rsid w:val="398210CA"/>
    <w:rsid w:val="399C1794"/>
    <w:rsid w:val="39A2470E"/>
    <w:rsid w:val="39A44F64"/>
    <w:rsid w:val="39BE7328"/>
    <w:rsid w:val="39C3928F"/>
    <w:rsid w:val="39D33075"/>
    <w:rsid w:val="39DAAFB9"/>
    <w:rsid w:val="39DEC63C"/>
    <w:rsid w:val="39E0190A"/>
    <w:rsid w:val="39E22D6B"/>
    <w:rsid w:val="39F4DBCB"/>
    <w:rsid w:val="39F7E76E"/>
    <w:rsid w:val="39F871E7"/>
    <w:rsid w:val="39FA2023"/>
    <w:rsid w:val="3A021750"/>
    <w:rsid w:val="3A045FAF"/>
    <w:rsid w:val="3A0F5BC2"/>
    <w:rsid w:val="3A119F75"/>
    <w:rsid w:val="3A14B96D"/>
    <w:rsid w:val="3A15CEB0"/>
    <w:rsid w:val="3A2B16BA"/>
    <w:rsid w:val="3A3652C0"/>
    <w:rsid w:val="3A3BFC6D"/>
    <w:rsid w:val="3A3E39F6"/>
    <w:rsid w:val="3A41B258"/>
    <w:rsid w:val="3A5FEF7F"/>
    <w:rsid w:val="3A81AE8C"/>
    <w:rsid w:val="3A89837D"/>
    <w:rsid w:val="3A8AD09B"/>
    <w:rsid w:val="3A8EC875"/>
    <w:rsid w:val="3A965AB6"/>
    <w:rsid w:val="3A9DE3FD"/>
    <w:rsid w:val="3AA73F0C"/>
    <w:rsid w:val="3AAB9430"/>
    <w:rsid w:val="3ACCA4BB"/>
    <w:rsid w:val="3AE01550"/>
    <w:rsid w:val="3AE76286"/>
    <w:rsid w:val="3AEEB1D5"/>
    <w:rsid w:val="3AFE540A"/>
    <w:rsid w:val="3B188ED0"/>
    <w:rsid w:val="3B1EB281"/>
    <w:rsid w:val="3B24FE47"/>
    <w:rsid w:val="3B2B8896"/>
    <w:rsid w:val="3B39D981"/>
    <w:rsid w:val="3B4C0342"/>
    <w:rsid w:val="3B602F88"/>
    <w:rsid w:val="3B614582"/>
    <w:rsid w:val="3B6C6037"/>
    <w:rsid w:val="3B6E7660"/>
    <w:rsid w:val="3B70A2E6"/>
    <w:rsid w:val="3B7BC02C"/>
    <w:rsid w:val="3B817634"/>
    <w:rsid w:val="3B82318F"/>
    <w:rsid w:val="3B83AFA2"/>
    <w:rsid w:val="3B872D13"/>
    <w:rsid w:val="3B8CF9C8"/>
    <w:rsid w:val="3B92B805"/>
    <w:rsid w:val="3B92D57D"/>
    <w:rsid w:val="3B9AF83E"/>
    <w:rsid w:val="3BA5B672"/>
    <w:rsid w:val="3BA77E6D"/>
    <w:rsid w:val="3BAB0F0A"/>
    <w:rsid w:val="3BAC3824"/>
    <w:rsid w:val="3BB0126C"/>
    <w:rsid w:val="3BBB5BBE"/>
    <w:rsid w:val="3BBE1431"/>
    <w:rsid w:val="3BCEF11A"/>
    <w:rsid w:val="3BD11F9A"/>
    <w:rsid w:val="3BD12B14"/>
    <w:rsid w:val="3BD1A8AF"/>
    <w:rsid w:val="3BD29C3B"/>
    <w:rsid w:val="3BD4AD3F"/>
    <w:rsid w:val="3BD504E2"/>
    <w:rsid w:val="3BD9AC61"/>
    <w:rsid w:val="3BE3140B"/>
    <w:rsid w:val="3BEADAA7"/>
    <w:rsid w:val="3BEC17AE"/>
    <w:rsid w:val="3BF3AC4B"/>
    <w:rsid w:val="3BF6C9FA"/>
    <w:rsid w:val="3BF8F2AA"/>
    <w:rsid w:val="3BF9BDF2"/>
    <w:rsid w:val="3C01BA54"/>
    <w:rsid w:val="3C061911"/>
    <w:rsid w:val="3C104330"/>
    <w:rsid w:val="3C14E1FC"/>
    <w:rsid w:val="3C1FD4F1"/>
    <w:rsid w:val="3C27CD4C"/>
    <w:rsid w:val="3C2E1290"/>
    <w:rsid w:val="3C32BB75"/>
    <w:rsid w:val="3C4836DE"/>
    <w:rsid w:val="3C4BA643"/>
    <w:rsid w:val="3C4BCCEA"/>
    <w:rsid w:val="3C544101"/>
    <w:rsid w:val="3C54A338"/>
    <w:rsid w:val="3C5730FA"/>
    <w:rsid w:val="3C5A50AC"/>
    <w:rsid w:val="3C5D71F9"/>
    <w:rsid w:val="3C7AC515"/>
    <w:rsid w:val="3C7D2752"/>
    <w:rsid w:val="3C839B9A"/>
    <w:rsid w:val="3C98C841"/>
    <w:rsid w:val="3C99C4E1"/>
    <w:rsid w:val="3C99D2AB"/>
    <w:rsid w:val="3C9D3B38"/>
    <w:rsid w:val="3C9F29BF"/>
    <w:rsid w:val="3CA83B97"/>
    <w:rsid w:val="3CAD9985"/>
    <w:rsid w:val="3CAEF174"/>
    <w:rsid w:val="3CB60029"/>
    <w:rsid w:val="3CBF3E72"/>
    <w:rsid w:val="3CCBE640"/>
    <w:rsid w:val="3CD17FDF"/>
    <w:rsid w:val="3CD24FF4"/>
    <w:rsid w:val="3CD4336E"/>
    <w:rsid w:val="3CD6414A"/>
    <w:rsid w:val="3CD7A7C8"/>
    <w:rsid w:val="3CE009D6"/>
    <w:rsid w:val="3CE27BF1"/>
    <w:rsid w:val="3CF103B2"/>
    <w:rsid w:val="3CF2770C"/>
    <w:rsid w:val="3D02E2F8"/>
    <w:rsid w:val="3D031B41"/>
    <w:rsid w:val="3D0444DC"/>
    <w:rsid w:val="3D06C4FE"/>
    <w:rsid w:val="3D0D018B"/>
    <w:rsid w:val="3D107F2F"/>
    <w:rsid w:val="3D14588F"/>
    <w:rsid w:val="3D1C520B"/>
    <w:rsid w:val="3D1D3559"/>
    <w:rsid w:val="3D246244"/>
    <w:rsid w:val="3D31B51F"/>
    <w:rsid w:val="3D451E7F"/>
    <w:rsid w:val="3D495499"/>
    <w:rsid w:val="3D4C8A2E"/>
    <w:rsid w:val="3D4E285F"/>
    <w:rsid w:val="3D50A632"/>
    <w:rsid w:val="3D530437"/>
    <w:rsid w:val="3D53B13C"/>
    <w:rsid w:val="3D53FD0F"/>
    <w:rsid w:val="3D59E25A"/>
    <w:rsid w:val="3D62492B"/>
    <w:rsid w:val="3D67A2F7"/>
    <w:rsid w:val="3D69CD3B"/>
    <w:rsid w:val="3D72AA5C"/>
    <w:rsid w:val="3D7BFE57"/>
    <w:rsid w:val="3DA2311D"/>
    <w:rsid w:val="3DB16C78"/>
    <w:rsid w:val="3DB305FC"/>
    <w:rsid w:val="3DBB6705"/>
    <w:rsid w:val="3DBF57CB"/>
    <w:rsid w:val="3DC0995C"/>
    <w:rsid w:val="3DC14030"/>
    <w:rsid w:val="3DCEAABF"/>
    <w:rsid w:val="3DDB2EEF"/>
    <w:rsid w:val="3DDCFE1B"/>
    <w:rsid w:val="3DDDBB7A"/>
    <w:rsid w:val="3DE0427E"/>
    <w:rsid w:val="3DF34765"/>
    <w:rsid w:val="3DF45E21"/>
    <w:rsid w:val="3E0918BD"/>
    <w:rsid w:val="3E09EF11"/>
    <w:rsid w:val="3E0D2183"/>
    <w:rsid w:val="3E1049F1"/>
    <w:rsid w:val="3E20C750"/>
    <w:rsid w:val="3E2DACB4"/>
    <w:rsid w:val="3E2EB2C1"/>
    <w:rsid w:val="3E328B4C"/>
    <w:rsid w:val="3E35D8FD"/>
    <w:rsid w:val="3E37D6A9"/>
    <w:rsid w:val="3E3AAED9"/>
    <w:rsid w:val="3E469B90"/>
    <w:rsid w:val="3E55B5B5"/>
    <w:rsid w:val="3E5872BC"/>
    <w:rsid w:val="3E58B93A"/>
    <w:rsid w:val="3E6EE242"/>
    <w:rsid w:val="3E77ABD5"/>
    <w:rsid w:val="3E800C6A"/>
    <w:rsid w:val="3E86A645"/>
    <w:rsid w:val="3EA99209"/>
    <w:rsid w:val="3EB32685"/>
    <w:rsid w:val="3EBB9F86"/>
    <w:rsid w:val="3ECB86CA"/>
    <w:rsid w:val="3ED0D47F"/>
    <w:rsid w:val="3ED72393"/>
    <w:rsid w:val="3EE5F2A4"/>
    <w:rsid w:val="3EEB15EA"/>
    <w:rsid w:val="3EF0AFA6"/>
    <w:rsid w:val="3EF87BF9"/>
    <w:rsid w:val="3EFD254F"/>
    <w:rsid w:val="3EFD7324"/>
    <w:rsid w:val="3F133637"/>
    <w:rsid w:val="3F1489D3"/>
    <w:rsid w:val="3F14E6A1"/>
    <w:rsid w:val="3F179F8C"/>
    <w:rsid w:val="3F19EE68"/>
    <w:rsid w:val="3F1D9BE4"/>
    <w:rsid w:val="3F235DDD"/>
    <w:rsid w:val="3F390DD2"/>
    <w:rsid w:val="3F65E78D"/>
    <w:rsid w:val="3F6CC06D"/>
    <w:rsid w:val="3F756CE6"/>
    <w:rsid w:val="3F804B48"/>
    <w:rsid w:val="3F804C26"/>
    <w:rsid w:val="3F82D94C"/>
    <w:rsid w:val="3F8725CA"/>
    <w:rsid w:val="3F8909E7"/>
    <w:rsid w:val="3F8B4579"/>
    <w:rsid w:val="3F993D5F"/>
    <w:rsid w:val="3F9F014F"/>
    <w:rsid w:val="3FAA94EE"/>
    <w:rsid w:val="3FBADE57"/>
    <w:rsid w:val="3FBCA9BF"/>
    <w:rsid w:val="3FC19320"/>
    <w:rsid w:val="3FC6F8CD"/>
    <w:rsid w:val="3FD24804"/>
    <w:rsid w:val="3FD3A6FE"/>
    <w:rsid w:val="3FDA6B9B"/>
    <w:rsid w:val="3FDA6DE0"/>
    <w:rsid w:val="3FE4DDC8"/>
    <w:rsid w:val="3FECA5BB"/>
    <w:rsid w:val="3FF85664"/>
    <w:rsid w:val="3FFF8C90"/>
    <w:rsid w:val="40153556"/>
    <w:rsid w:val="4015D2E3"/>
    <w:rsid w:val="4020A97B"/>
    <w:rsid w:val="4025C495"/>
    <w:rsid w:val="4039657D"/>
    <w:rsid w:val="404455B0"/>
    <w:rsid w:val="40491363"/>
    <w:rsid w:val="404C3A86"/>
    <w:rsid w:val="404EEAEB"/>
    <w:rsid w:val="4067E7A4"/>
    <w:rsid w:val="4067EFD1"/>
    <w:rsid w:val="406E9183"/>
    <w:rsid w:val="407EA131"/>
    <w:rsid w:val="407FC6A5"/>
    <w:rsid w:val="4085AF35"/>
    <w:rsid w:val="409C032B"/>
    <w:rsid w:val="40AA3BB2"/>
    <w:rsid w:val="40AA5A08"/>
    <w:rsid w:val="40CED6E3"/>
    <w:rsid w:val="40DCBB53"/>
    <w:rsid w:val="40DE8702"/>
    <w:rsid w:val="40E6D4CD"/>
    <w:rsid w:val="40ED45E0"/>
    <w:rsid w:val="40F4D7E1"/>
    <w:rsid w:val="4101818E"/>
    <w:rsid w:val="410506FD"/>
    <w:rsid w:val="4109AAAE"/>
    <w:rsid w:val="410B6822"/>
    <w:rsid w:val="41101BCE"/>
    <w:rsid w:val="41199796"/>
    <w:rsid w:val="4119B541"/>
    <w:rsid w:val="411E63AC"/>
    <w:rsid w:val="411FDA00"/>
    <w:rsid w:val="41348770"/>
    <w:rsid w:val="4137BCF6"/>
    <w:rsid w:val="414592C7"/>
    <w:rsid w:val="4145B630"/>
    <w:rsid w:val="41505727"/>
    <w:rsid w:val="41510611"/>
    <w:rsid w:val="415C0678"/>
    <w:rsid w:val="4165E197"/>
    <w:rsid w:val="4190E810"/>
    <w:rsid w:val="41918E5F"/>
    <w:rsid w:val="41994AC1"/>
    <w:rsid w:val="41996F2F"/>
    <w:rsid w:val="41AD9C9D"/>
    <w:rsid w:val="41B5F242"/>
    <w:rsid w:val="41D54C0B"/>
    <w:rsid w:val="41DA8E0F"/>
    <w:rsid w:val="41E17CFF"/>
    <w:rsid w:val="41FA3E01"/>
    <w:rsid w:val="41FAD700"/>
    <w:rsid w:val="41FD2D9B"/>
    <w:rsid w:val="41FEDEAD"/>
    <w:rsid w:val="42035FEC"/>
    <w:rsid w:val="4207554B"/>
    <w:rsid w:val="4218E5F2"/>
    <w:rsid w:val="421FBD1A"/>
    <w:rsid w:val="422B08D7"/>
    <w:rsid w:val="422C3A9A"/>
    <w:rsid w:val="423651D6"/>
    <w:rsid w:val="423765A5"/>
    <w:rsid w:val="42404259"/>
    <w:rsid w:val="4241D52F"/>
    <w:rsid w:val="424D049F"/>
    <w:rsid w:val="424F1C46"/>
    <w:rsid w:val="4251AD50"/>
    <w:rsid w:val="425B0546"/>
    <w:rsid w:val="426FC301"/>
    <w:rsid w:val="4271865F"/>
    <w:rsid w:val="4273CDAD"/>
    <w:rsid w:val="427A60F2"/>
    <w:rsid w:val="4283DB59"/>
    <w:rsid w:val="428C6BC7"/>
    <w:rsid w:val="42A1B5FD"/>
    <w:rsid w:val="42B91A06"/>
    <w:rsid w:val="42BC12BF"/>
    <w:rsid w:val="42C79602"/>
    <w:rsid w:val="42D1F940"/>
    <w:rsid w:val="42D83998"/>
    <w:rsid w:val="42EA8CC8"/>
    <w:rsid w:val="42EE12FA"/>
    <w:rsid w:val="4301908B"/>
    <w:rsid w:val="430FBA80"/>
    <w:rsid w:val="431462E8"/>
    <w:rsid w:val="4316D273"/>
    <w:rsid w:val="43174E87"/>
    <w:rsid w:val="431B0538"/>
    <w:rsid w:val="431CD850"/>
    <w:rsid w:val="43306FE9"/>
    <w:rsid w:val="433973DE"/>
    <w:rsid w:val="4345C1EC"/>
    <w:rsid w:val="43476215"/>
    <w:rsid w:val="4351CB2A"/>
    <w:rsid w:val="4353B16C"/>
    <w:rsid w:val="43542613"/>
    <w:rsid w:val="436195E7"/>
    <w:rsid w:val="436B76EC"/>
    <w:rsid w:val="436F909B"/>
    <w:rsid w:val="4378419D"/>
    <w:rsid w:val="437FFC94"/>
    <w:rsid w:val="4387EF18"/>
    <w:rsid w:val="438A2AB5"/>
    <w:rsid w:val="43965B48"/>
    <w:rsid w:val="439B6B8C"/>
    <w:rsid w:val="439F4B46"/>
    <w:rsid w:val="43A3E739"/>
    <w:rsid w:val="43A72BCA"/>
    <w:rsid w:val="43ADC0B8"/>
    <w:rsid w:val="43BE6C0A"/>
    <w:rsid w:val="43C9B686"/>
    <w:rsid w:val="43D9778B"/>
    <w:rsid w:val="43E5F01B"/>
    <w:rsid w:val="43E6369E"/>
    <w:rsid w:val="43E90550"/>
    <w:rsid w:val="43EBA22C"/>
    <w:rsid w:val="43F69046"/>
    <w:rsid w:val="43FCAE97"/>
    <w:rsid w:val="43FE8B44"/>
    <w:rsid w:val="4401FBFD"/>
    <w:rsid w:val="440A489C"/>
    <w:rsid w:val="44250382"/>
    <w:rsid w:val="444D3AD7"/>
    <w:rsid w:val="444D5E5A"/>
    <w:rsid w:val="4457BE85"/>
    <w:rsid w:val="445D020C"/>
    <w:rsid w:val="4464DDAF"/>
    <w:rsid w:val="446E0BE7"/>
    <w:rsid w:val="447865B6"/>
    <w:rsid w:val="447B525D"/>
    <w:rsid w:val="4481597D"/>
    <w:rsid w:val="4484D376"/>
    <w:rsid w:val="44869C37"/>
    <w:rsid w:val="448C8170"/>
    <w:rsid w:val="44937E6F"/>
    <w:rsid w:val="449C1FC4"/>
    <w:rsid w:val="44ADD032"/>
    <w:rsid w:val="44AE23DE"/>
    <w:rsid w:val="44B3B4DE"/>
    <w:rsid w:val="44B847B5"/>
    <w:rsid w:val="44BFA935"/>
    <w:rsid w:val="44C1A663"/>
    <w:rsid w:val="44D85ABC"/>
    <w:rsid w:val="44D9A51A"/>
    <w:rsid w:val="44E82D3C"/>
    <w:rsid w:val="44EA5814"/>
    <w:rsid w:val="44F2EB09"/>
    <w:rsid w:val="45017946"/>
    <w:rsid w:val="45021BC3"/>
    <w:rsid w:val="45075853"/>
    <w:rsid w:val="450FE18C"/>
    <w:rsid w:val="4512EC38"/>
    <w:rsid w:val="4519F023"/>
    <w:rsid w:val="451A8CA9"/>
    <w:rsid w:val="45331B08"/>
    <w:rsid w:val="4536D765"/>
    <w:rsid w:val="45378206"/>
    <w:rsid w:val="4538ADC0"/>
    <w:rsid w:val="453DAFF6"/>
    <w:rsid w:val="454867E8"/>
    <w:rsid w:val="454CB859"/>
    <w:rsid w:val="45500234"/>
    <w:rsid w:val="45538020"/>
    <w:rsid w:val="45608A84"/>
    <w:rsid w:val="4561F6A9"/>
    <w:rsid w:val="4563B73C"/>
    <w:rsid w:val="4567C69E"/>
    <w:rsid w:val="45698627"/>
    <w:rsid w:val="4569D511"/>
    <w:rsid w:val="456CA80E"/>
    <w:rsid w:val="4579A549"/>
    <w:rsid w:val="457C5854"/>
    <w:rsid w:val="45849949"/>
    <w:rsid w:val="45899404"/>
    <w:rsid w:val="4592801A"/>
    <w:rsid w:val="459D51DF"/>
    <w:rsid w:val="45A649D7"/>
    <w:rsid w:val="45B42235"/>
    <w:rsid w:val="45BD7214"/>
    <w:rsid w:val="45BE8F60"/>
    <w:rsid w:val="45C19E9B"/>
    <w:rsid w:val="45D4ADDF"/>
    <w:rsid w:val="45DC1595"/>
    <w:rsid w:val="45DE5443"/>
    <w:rsid w:val="45E90BB9"/>
    <w:rsid w:val="45FA6AD6"/>
    <w:rsid w:val="460A48E4"/>
    <w:rsid w:val="460C5AEF"/>
    <w:rsid w:val="460DECB5"/>
    <w:rsid w:val="460FF144"/>
    <w:rsid w:val="4618434D"/>
    <w:rsid w:val="463A9000"/>
    <w:rsid w:val="463D82C9"/>
    <w:rsid w:val="463DD8ED"/>
    <w:rsid w:val="463E9F5C"/>
    <w:rsid w:val="463FCE45"/>
    <w:rsid w:val="46566B44"/>
    <w:rsid w:val="465A60DF"/>
    <w:rsid w:val="46633BBE"/>
    <w:rsid w:val="4676D99A"/>
    <w:rsid w:val="4691937A"/>
    <w:rsid w:val="46ACF0AB"/>
    <w:rsid w:val="46C33D58"/>
    <w:rsid w:val="46CAEBCA"/>
    <w:rsid w:val="46CCD485"/>
    <w:rsid w:val="46CD025F"/>
    <w:rsid w:val="46D87673"/>
    <w:rsid w:val="46DE1249"/>
    <w:rsid w:val="46E21033"/>
    <w:rsid w:val="46E66B2E"/>
    <w:rsid w:val="46F191D5"/>
    <w:rsid w:val="470C0116"/>
    <w:rsid w:val="470D0998"/>
    <w:rsid w:val="470D2FAC"/>
    <w:rsid w:val="4715F028"/>
    <w:rsid w:val="472A1506"/>
    <w:rsid w:val="473699D5"/>
    <w:rsid w:val="4737BA77"/>
    <w:rsid w:val="473E7E08"/>
    <w:rsid w:val="4740B327"/>
    <w:rsid w:val="4741274A"/>
    <w:rsid w:val="47435D6B"/>
    <w:rsid w:val="474944E6"/>
    <w:rsid w:val="474C64BA"/>
    <w:rsid w:val="474EB9AC"/>
    <w:rsid w:val="4750B113"/>
    <w:rsid w:val="475A3A8B"/>
    <w:rsid w:val="4765DD95"/>
    <w:rsid w:val="477AB575"/>
    <w:rsid w:val="4780F356"/>
    <w:rsid w:val="47A28E8B"/>
    <w:rsid w:val="47B46C59"/>
    <w:rsid w:val="47B5B31C"/>
    <w:rsid w:val="47C294C3"/>
    <w:rsid w:val="47CB2FC4"/>
    <w:rsid w:val="47D0F040"/>
    <w:rsid w:val="47D9506C"/>
    <w:rsid w:val="47E610CA"/>
    <w:rsid w:val="47EB51C4"/>
    <w:rsid w:val="48106B33"/>
    <w:rsid w:val="4812DD53"/>
    <w:rsid w:val="48279F48"/>
    <w:rsid w:val="483BBCCC"/>
    <w:rsid w:val="484AE6CF"/>
    <w:rsid w:val="486E0DA6"/>
    <w:rsid w:val="4888E441"/>
    <w:rsid w:val="489F5FC3"/>
    <w:rsid w:val="48ACFC83"/>
    <w:rsid w:val="48B8E980"/>
    <w:rsid w:val="48C8401A"/>
    <w:rsid w:val="48D3E1A8"/>
    <w:rsid w:val="48DF4B10"/>
    <w:rsid w:val="48E4B3D2"/>
    <w:rsid w:val="48EBFCF4"/>
    <w:rsid w:val="48FA77C2"/>
    <w:rsid w:val="48FCAC4C"/>
    <w:rsid w:val="48FCC7F0"/>
    <w:rsid w:val="4900E7BE"/>
    <w:rsid w:val="49013D14"/>
    <w:rsid w:val="490ACD83"/>
    <w:rsid w:val="4919A942"/>
    <w:rsid w:val="491BDB38"/>
    <w:rsid w:val="4921922A"/>
    <w:rsid w:val="4934DC77"/>
    <w:rsid w:val="496BDBBE"/>
    <w:rsid w:val="496C8FF2"/>
    <w:rsid w:val="496DDF3C"/>
    <w:rsid w:val="497CFABD"/>
    <w:rsid w:val="497FC83F"/>
    <w:rsid w:val="49800431"/>
    <w:rsid w:val="4986A592"/>
    <w:rsid w:val="498AFB1E"/>
    <w:rsid w:val="4992B792"/>
    <w:rsid w:val="4996FBE9"/>
    <w:rsid w:val="49971E62"/>
    <w:rsid w:val="499D2C3B"/>
    <w:rsid w:val="49A0B867"/>
    <w:rsid w:val="49A172E5"/>
    <w:rsid w:val="49A31CD6"/>
    <w:rsid w:val="49A91C7C"/>
    <w:rsid w:val="49A9D7EC"/>
    <w:rsid w:val="49AA3C9D"/>
    <w:rsid w:val="49B32442"/>
    <w:rsid w:val="49B88088"/>
    <w:rsid w:val="49C8D1E7"/>
    <w:rsid w:val="49CA8D22"/>
    <w:rsid w:val="49DD8EAB"/>
    <w:rsid w:val="49E07A7B"/>
    <w:rsid w:val="49E55C90"/>
    <w:rsid w:val="49E92445"/>
    <w:rsid w:val="49EEF9A2"/>
    <w:rsid w:val="49F6DC86"/>
    <w:rsid w:val="49F6FD8E"/>
    <w:rsid w:val="49FBD1F4"/>
    <w:rsid w:val="49FE4A0D"/>
    <w:rsid w:val="4A0B6C89"/>
    <w:rsid w:val="4A1DFF2D"/>
    <w:rsid w:val="4A1F1EE3"/>
    <w:rsid w:val="4A24A9E9"/>
    <w:rsid w:val="4A2AA387"/>
    <w:rsid w:val="4A31C714"/>
    <w:rsid w:val="4A4AE2B7"/>
    <w:rsid w:val="4A4EC004"/>
    <w:rsid w:val="4A506946"/>
    <w:rsid w:val="4A5110EF"/>
    <w:rsid w:val="4A534487"/>
    <w:rsid w:val="4A6DBA0E"/>
    <w:rsid w:val="4A6FEB4C"/>
    <w:rsid w:val="4A71DB4D"/>
    <w:rsid w:val="4A7FE439"/>
    <w:rsid w:val="4A9010CB"/>
    <w:rsid w:val="4A90FA43"/>
    <w:rsid w:val="4A9363A0"/>
    <w:rsid w:val="4A9BB53F"/>
    <w:rsid w:val="4AB2EB42"/>
    <w:rsid w:val="4AB8E0D0"/>
    <w:rsid w:val="4ABA6B6C"/>
    <w:rsid w:val="4ABE57FC"/>
    <w:rsid w:val="4ABED6CB"/>
    <w:rsid w:val="4ACFF6BF"/>
    <w:rsid w:val="4ADBA3AB"/>
    <w:rsid w:val="4AE2F889"/>
    <w:rsid w:val="4AE3FDB4"/>
    <w:rsid w:val="4AE9F603"/>
    <w:rsid w:val="4AEBC37D"/>
    <w:rsid w:val="4AFA54C6"/>
    <w:rsid w:val="4AFE82DE"/>
    <w:rsid w:val="4B032285"/>
    <w:rsid w:val="4B0722B8"/>
    <w:rsid w:val="4B0813B6"/>
    <w:rsid w:val="4B0D4C03"/>
    <w:rsid w:val="4B154C8D"/>
    <w:rsid w:val="4B35965A"/>
    <w:rsid w:val="4B4827CC"/>
    <w:rsid w:val="4B4B7008"/>
    <w:rsid w:val="4B4CE4D2"/>
    <w:rsid w:val="4B519BD3"/>
    <w:rsid w:val="4B65BD95"/>
    <w:rsid w:val="4B689344"/>
    <w:rsid w:val="4B6B0561"/>
    <w:rsid w:val="4B6F9E1A"/>
    <w:rsid w:val="4B8166DB"/>
    <w:rsid w:val="4B884FFB"/>
    <w:rsid w:val="4B88D6FE"/>
    <w:rsid w:val="4B8BDC01"/>
    <w:rsid w:val="4B8C172C"/>
    <w:rsid w:val="4B8F7B1B"/>
    <w:rsid w:val="4B93ECA1"/>
    <w:rsid w:val="4B9A0BD4"/>
    <w:rsid w:val="4B9ED1E4"/>
    <w:rsid w:val="4BA1C0C5"/>
    <w:rsid w:val="4BA3C2B6"/>
    <w:rsid w:val="4BA48BE0"/>
    <w:rsid w:val="4BA53ECF"/>
    <w:rsid w:val="4BA85372"/>
    <w:rsid w:val="4BC3234C"/>
    <w:rsid w:val="4BC551E0"/>
    <w:rsid w:val="4BD45681"/>
    <w:rsid w:val="4BEF3CF4"/>
    <w:rsid w:val="4C001E83"/>
    <w:rsid w:val="4C0A6AC9"/>
    <w:rsid w:val="4C0B8B85"/>
    <w:rsid w:val="4C0FB2EA"/>
    <w:rsid w:val="4C19E55B"/>
    <w:rsid w:val="4C28A320"/>
    <w:rsid w:val="4C3A0CF7"/>
    <w:rsid w:val="4C44A516"/>
    <w:rsid w:val="4C454755"/>
    <w:rsid w:val="4C49F1F9"/>
    <w:rsid w:val="4C4DA0CF"/>
    <w:rsid w:val="4C51A889"/>
    <w:rsid w:val="4C59E8DA"/>
    <w:rsid w:val="4C5CFCB4"/>
    <w:rsid w:val="4C65D626"/>
    <w:rsid w:val="4C6669C7"/>
    <w:rsid w:val="4C6D0E44"/>
    <w:rsid w:val="4C77CB6F"/>
    <w:rsid w:val="4C7FFD6F"/>
    <w:rsid w:val="4C8ACC10"/>
    <w:rsid w:val="4C9632A1"/>
    <w:rsid w:val="4C96B93C"/>
    <w:rsid w:val="4C9C21DA"/>
    <w:rsid w:val="4C9C2999"/>
    <w:rsid w:val="4CA4908D"/>
    <w:rsid w:val="4CA4A151"/>
    <w:rsid w:val="4CAB12A4"/>
    <w:rsid w:val="4CAD81BC"/>
    <w:rsid w:val="4CB2220C"/>
    <w:rsid w:val="4CD02C0E"/>
    <w:rsid w:val="4CE05EA1"/>
    <w:rsid w:val="4CE7CF7D"/>
    <w:rsid w:val="4CEB70F8"/>
    <w:rsid w:val="4CEDA60B"/>
    <w:rsid w:val="4CF3C448"/>
    <w:rsid w:val="4CF5563A"/>
    <w:rsid w:val="4CFF95CC"/>
    <w:rsid w:val="4D00E763"/>
    <w:rsid w:val="4D137B41"/>
    <w:rsid w:val="4D3D7F57"/>
    <w:rsid w:val="4D475F3B"/>
    <w:rsid w:val="4D4A54F2"/>
    <w:rsid w:val="4D59A8C0"/>
    <w:rsid w:val="4D699703"/>
    <w:rsid w:val="4D79FD7E"/>
    <w:rsid w:val="4D7CDA47"/>
    <w:rsid w:val="4D82739A"/>
    <w:rsid w:val="4D83A4B9"/>
    <w:rsid w:val="4D9C283F"/>
    <w:rsid w:val="4DA3F809"/>
    <w:rsid w:val="4DA65E46"/>
    <w:rsid w:val="4DA67A35"/>
    <w:rsid w:val="4DAEBCC2"/>
    <w:rsid w:val="4DC261E1"/>
    <w:rsid w:val="4DC2E21B"/>
    <w:rsid w:val="4DC47340"/>
    <w:rsid w:val="4DD1D8D5"/>
    <w:rsid w:val="4DDE85D0"/>
    <w:rsid w:val="4DE1C1EC"/>
    <w:rsid w:val="4DE7B5F8"/>
    <w:rsid w:val="4DF3B41A"/>
    <w:rsid w:val="4DFAA81D"/>
    <w:rsid w:val="4DFBBD5C"/>
    <w:rsid w:val="4DFC9ACF"/>
    <w:rsid w:val="4E05830E"/>
    <w:rsid w:val="4E0F17F5"/>
    <w:rsid w:val="4E114738"/>
    <w:rsid w:val="4E178BEE"/>
    <w:rsid w:val="4E18AF9C"/>
    <w:rsid w:val="4E1A251D"/>
    <w:rsid w:val="4E1B3E8A"/>
    <w:rsid w:val="4E1BEF72"/>
    <w:rsid w:val="4E22FF2B"/>
    <w:rsid w:val="4E31ABA4"/>
    <w:rsid w:val="4E334369"/>
    <w:rsid w:val="4E345354"/>
    <w:rsid w:val="4E3C1B03"/>
    <w:rsid w:val="4E4310FC"/>
    <w:rsid w:val="4E4D7F5E"/>
    <w:rsid w:val="4E5478F1"/>
    <w:rsid w:val="4E5EFF95"/>
    <w:rsid w:val="4E62918F"/>
    <w:rsid w:val="4E6C28EF"/>
    <w:rsid w:val="4E6E1842"/>
    <w:rsid w:val="4E74473B"/>
    <w:rsid w:val="4E80BC0E"/>
    <w:rsid w:val="4E889FCC"/>
    <w:rsid w:val="4E8B530A"/>
    <w:rsid w:val="4E993FE9"/>
    <w:rsid w:val="4EA07BAB"/>
    <w:rsid w:val="4EAB13D9"/>
    <w:rsid w:val="4EB53CDB"/>
    <w:rsid w:val="4EB825F9"/>
    <w:rsid w:val="4ED809A9"/>
    <w:rsid w:val="4EFDF1B7"/>
    <w:rsid w:val="4EFF2F22"/>
    <w:rsid w:val="4F0664D3"/>
    <w:rsid w:val="4F09F391"/>
    <w:rsid w:val="4F1B6232"/>
    <w:rsid w:val="4F2264ED"/>
    <w:rsid w:val="4F248E10"/>
    <w:rsid w:val="4F2B1FA9"/>
    <w:rsid w:val="4F2E0072"/>
    <w:rsid w:val="4F30AB44"/>
    <w:rsid w:val="4F328775"/>
    <w:rsid w:val="4F348731"/>
    <w:rsid w:val="4F4225C8"/>
    <w:rsid w:val="4F45C0A8"/>
    <w:rsid w:val="4F4EBC25"/>
    <w:rsid w:val="4F50352C"/>
    <w:rsid w:val="4F5119D6"/>
    <w:rsid w:val="4F52BD4A"/>
    <w:rsid w:val="4F5BB274"/>
    <w:rsid w:val="4F5CCC1E"/>
    <w:rsid w:val="4F716314"/>
    <w:rsid w:val="4F747A4F"/>
    <w:rsid w:val="4F763DE0"/>
    <w:rsid w:val="4F7690CC"/>
    <w:rsid w:val="4F7F38FD"/>
    <w:rsid w:val="4F875A6E"/>
    <w:rsid w:val="4F8A2797"/>
    <w:rsid w:val="4F8D6118"/>
    <w:rsid w:val="4F963D43"/>
    <w:rsid w:val="4FA15BEE"/>
    <w:rsid w:val="4FBFAFE7"/>
    <w:rsid w:val="4FC6D0E8"/>
    <w:rsid w:val="4FCE05C7"/>
    <w:rsid w:val="4FD517C0"/>
    <w:rsid w:val="4FEFA4BA"/>
    <w:rsid w:val="4FF6AF3D"/>
    <w:rsid w:val="4FFC4BED"/>
    <w:rsid w:val="50046385"/>
    <w:rsid w:val="50178587"/>
    <w:rsid w:val="5018D609"/>
    <w:rsid w:val="501ED761"/>
    <w:rsid w:val="502905A7"/>
    <w:rsid w:val="503ACCE2"/>
    <w:rsid w:val="503B8D5A"/>
    <w:rsid w:val="5040AA46"/>
    <w:rsid w:val="5044D55B"/>
    <w:rsid w:val="50456983"/>
    <w:rsid w:val="504A30EA"/>
    <w:rsid w:val="504A725A"/>
    <w:rsid w:val="5051F59D"/>
    <w:rsid w:val="5052220A"/>
    <w:rsid w:val="5057DB6A"/>
    <w:rsid w:val="50619540"/>
    <w:rsid w:val="506858AF"/>
    <w:rsid w:val="50742A0B"/>
    <w:rsid w:val="507FA218"/>
    <w:rsid w:val="5085956D"/>
    <w:rsid w:val="508796DC"/>
    <w:rsid w:val="508A13C4"/>
    <w:rsid w:val="509A3496"/>
    <w:rsid w:val="509AB319"/>
    <w:rsid w:val="50B77CE7"/>
    <w:rsid w:val="50B924B9"/>
    <w:rsid w:val="50C06A7C"/>
    <w:rsid w:val="50C1AAD3"/>
    <w:rsid w:val="50CD540D"/>
    <w:rsid w:val="50CD5B03"/>
    <w:rsid w:val="50D5D432"/>
    <w:rsid w:val="50D96E8E"/>
    <w:rsid w:val="50EAF726"/>
    <w:rsid w:val="50F5E0C1"/>
    <w:rsid w:val="5105747F"/>
    <w:rsid w:val="51119689"/>
    <w:rsid w:val="5111ED62"/>
    <w:rsid w:val="5114B5A8"/>
    <w:rsid w:val="511C9908"/>
    <w:rsid w:val="51381B55"/>
    <w:rsid w:val="514363C0"/>
    <w:rsid w:val="51453FA1"/>
    <w:rsid w:val="514D651E"/>
    <w:rsid w:val="515B4614"/>
    <w:rsid w:val="51739C5E"/>
    <w:rsid w:val="51759BAB"/>
    <w:rsid w:val="5179A86F"/>
    <w:rsid w:val="5183F1B1"/>
    <w:rsid w:val="519093BA"/>
    <w:rsid w:val="51960CD2"/>
    <w:rsid w:val="519D3DA8"/>
    <w:rsid w:val="51A6B9E7"/>
    <w:rsid w:val="51AA836E"/>
    <w:rsid w:val="51ABF882"/>
    <w:rsid w:val="51AC9975"/>
    <w:rsid w:val="51ACD538"/>
    <w:rsid w:val="51AF610F"/>
    <w:rsid w:val="51BB5775"/>
    <w:rsid w:val="51BC1A87"/>
    <w:rsid w:val="51C7DA77"/>
    <w:rsid w:val="51C98080"/>
    <w:rsid w:val="51C9A756"/>
    <w:rsid w:val="51CAE19F"/>
    <w:rsid w:val="51E35E5F"/>
    <w:rsid w:val="51FB9D01"/>
    <w:rsid w:val="52070F98"/>
    <w:rsid w:val="520FBA79"/>
    <w:rsid w:val="52185EB0"/>
    <w:rsid w:val="521A9363"/>
    <w:rsid w:val="5221345F"/>
    <w:rsid w:val="522393C7"/>
    <w:rsid w:val="5225BCC2"/>
    <w:rsid w:val="52262B72"/>
    <w:rsid w:val="523C97D7"/>
    <w:rsid w:val="52497960"/>
    <w:rsid w:val="524B1976"/>
    <w:rsid w:val="524D1707"/>
    <w:rsid w:val="52632170"/>
    <w:rsid w:val="526EABB6"/>
    <w:rsid w:val="527B421B"/>
    <w:rsid w:val="5288EF90"/>
    <w:rsid w:val="529BC1BF"/>
    <w:rsid w:val="529CE16B"/>
    <w:rsid w:val="529DB70F"/>
    <w:rsid w:val="52A07A7C"/>
    <w:rsid w:val="52A147A6"/>
    <w:rsid w:val="52A2F004"/>
    <w:rsid w:val="52A940F8"/>
    <w:rsid w:val="52B31DFC"/>
    <w:rsid w:val="52B76E3F"/>
    <w:rsid w:val="52C44C44"/>
    <w:rsid w:val="52C6001D"/>
    <w:rsid w:val="52D7F4F9"/>
    <w:rsid w:val="52E8A304"/>
    <w:rsid w:val="52EB3D31"/>
    <w:rsid w:val="52F13251"/>
    <w:rsid w:val="52F5FE3D"/>
    <w:rsid w:val="52F71992"/>
    <w:rsid w:val="52FAB97E"/>
    <w:rsid w:val="5307EF82"/>
    <w:rsid w:val="530B5C4F"/>
    <w:rsid w:val="530DCB5F"/>
    <w:rsid w:val="5319471C"/>
    <w:rsid w:val="5326D3EE"/>
    <w:rsid w:val="532A16C7"/>
    <w:rsid w:val="532A1AB1"/>
    <w:rsid w:val="5335840F"/>
    <w:rsid w:val="53380075"/>
    <w:rsid w:val="534060F6"/>
    <w:rsid w:val="534B4174"/>
    <w:rsid w:val="53518A8B"/>
    <w:rsid w:val="53542C31"/>
    <w:rsid w:val="5355511F"/>
    <w:rsid w:val="5360862B"/>
    <w:rsid w:val="5361531C"/>
    <w:rsid w:val="53668488"/>
    <w:rsid w:val="536B4617"/>
    <w:rsid w:val="5374CA82"/>
    <w:rsid w:val="537EEF93"/>
    <w:rsid w:val="53920AB8"/>
    <w:rsid w:val="53A4D0B8"/>
    <w:rsid w:val="53ABA887"/>
    <w:rsid w:val="53B2C7CD"/>
    <w:rsid w:val="53B2E5F9"/>
    <w:rsid w:val="53BB0F55"/>
    <w:rsid w:val="53CC48C4"/>
    <w:rsid w:val="53CE0A04"/>
    <w:rsid w:val="53D18D9A"/>
    <w:rsid w:val="53DAC3B9"/>
    <w:rsid w:val="53EBFABC"/>
    <w:rsid w:val="53FE40E0"/>
    <w:rsid w:val="54000A4B"/>
    <w:rsid w:val="54051364"/>
    <w:rsid w:val="540798F3"/>
    <w:rsid w:val="540ED999"/>
    <w:rsid w:val="541961E5"/>
    <w:rsid w:val="541F27BC"/>
    <w:rsid w:val="541F559C"/>
    <w:rsid w:val="5422708D"/>
    <w:rsid w:val="54230974"/>
    <w:rsid w:val="54360334"/>
    <w:rsid w:val="543B8EAD"/>
    <w:rsid w:val="543E0298"/>
    <w:rsid w:val="5455932A"/>
    <w:rsid w:val="5457E29A"/>
    <w:rsid w:val="545B05D1"/>
    <w:rsid w:val="546533DE"/>
    <w:rsid w:val="54663D2A"/>
    <w:rsid w:val="54721A82"/>
    <w:rsid w:val="5473D8F2"/>
    <w:rsid w:val="548539F4"/>
    <w:rsid w:val="548C927C"/>
    <w:rsid w:val="548D45E7"/>
    <w:rsid w:val="548DE153"/>
    <w:rsid w:val="549A37E2"/>
    <w:rsid w:val="54A29C31"/>
    <w:rsid w:val="54B27920"/>
    <w:rsid w:val="54C04C55"/>
    <w:rsid w:val="54CFD627"/>
    <w:rsid w:val="54D28C41"/>
    <w:rsid w:val="54D73F0F"/>
    <w:rsid w:val="54D88F2F"/>
    <w:rsid w:val="54DA2497"/>
    <w:rsid w:val="54E44AA9"/>
    <w:rsid w:val="54E622F6"/>
    <w:rsid w:val="54EBAA2B"/>
    <w:rsid w:val="54FAC347"/>
    <w:rsid w:val="54FD148F"/>
    <w:rsid w:val="55001241"/>
    <w:rsid w:val="550556D5"/>
    <w:rsid w:val="551940B1"/>
    <w:rsid w:val="5534286B"/>
    <w:rsid w:val="5535834C"/>
    <w:rsid w:val="553E3D09"/>
    <w:rsid w:val="55453E6D"/>
    <w:rsid w:val="555E7446"/>
    <w:rsid w:val="55611434"/>
    <w:rsid w:val="55704AD1"/>
    <w:rsid w:val="55713B85"/>
    <w:rsid w:val="55B2F68D"/>
    <w:rsid w:val="55B4D38C"/>
    <w:rsid w:val="55D846F2"/>
    <w:rsid w:val="55DED132"/>
    <w:rsid w:val="55E82C8C"/>
    <w:rsid w:val="55F571F2"/>
    <w:rsid w:val="55FBAE8C"/>
    <w:rsid w:val="55FBD152"/>
    <w:rsid w:val="55FC3EA0"/>
    <w:rsid w:val="5609A445"/>
    <w:rsid w:val="560C7E87"/>
    <w:rsid w:val="561A06C0"/>
    <w:rsid w:val="561BF6BF"/>
    <w:rsid w:val="561C711D"/>
    <w:rsid w:val="561C7E47"/>
    <w:rsid w:val="561E9F96"/>
    <w:rsid w:val="561EC118"/>
    <w:rsid w:val="562407C8"/>
    <w:rsid w:val="562CC403"/>
    <w:rsid w:val="562FBB84"/>
    <w:rsid w:val="562FF9DC"/>
    <w:rsid w:val="563390FB"/>
    <w:rsid w:val="5643F632"/>
    <w:rsid w:val="5649690C"/>
    <w:rsid w:val="565AC17B"/>
    <w:rsid w:val="565EAC21"/>
    <w:rsid w:val="565F9B80"/>
    <w:rsid w:val="5674DF34"/>
    <w:rsid w:val="56758F9F"/>
    <w:rsid w:val="5678C8F5"/>
    <w:rsid w:val="567EF8BF"/>
    <w:rsid w:val="5681AB77"/>
    <w:rsid w:val="5690EE48"/>
    <w:rsid w:val="569BAF1C"/>
    <w:rsid w:val="56B46D9B"/>
    <w:rsid w:val="56B6369F"/>
    <w:rsid w:val="56BA534D"/>
    <w:rsid w:val="56CBF674"/>
    <w:rsid w:val="56EA089E"/>
    <w:rsid w:val="56FA26CF"/>
    <w:rsid w:val="571333FE"/>
    <w:rsid w:val="57182C39"/>
    <w:rsid w:val="571BD47B"/>
    <w:rsid w:val="57278C92"/>
    <w:rsid w:val="572EA3DF"/>
    <w:rsid w:val="572FDF3D"/>
    <w:rsid w:val="57322828"/>
    <w:rsid w:val="5737CA9A"/>
    <w:rsid w:val="573A4FA5"/>
    <w:rsid w:val="573F8564"/>
    <w:rsid w:val="57449369"/>
    <w:rsid w:val="5745CB9B"/>
    <w:rsid w:val="5747FE41"/>
    <w:rsid w:val="57501794"/>
    <w:rsid w:val="57537131"/>
    <w:rsid w:val="575481BF"/>
    <w:rsid w:val="575673FF"/>
    <w:rsid w:val="5767F85C"/>
    <w:rsid w:val="57741084"/>
    <w:rsid w:val="57752FCC"/>
    <w:rsid w:val="5775B1D8"/>
    <w:rsid w:val="5776A505"/>
    <w:rsid w:val="577C19C5"/>
    <w:rsid w:val="57907953"/>
    <w:rsid w:val="579AC7B4"/>
    <w:rsid w:val="579CF29F"/>
    <w:rsid w:val="579E601C"/>
    <w:rsid w:val="579FA9ED"/>
    <w:rsid w:val="57A0D43C"/>
    <w:rsid w:val="57A3E05F"/>
    <w:rsid w:val="57B1818E"/>
    <w:rsid w:val="57B6A1FF"/>
    <w:rsid w:val="57C33A41"/>
    <w:rsid w:val="57C4F735"/>
    <w:rsid w:val="57C7DA5F"/>
    <w:rsid w:val="57CAC282"/>
    <w:rsid w:val="57CEF9F8"/>
    <w:rsid w:val="57D514C2"/>
    <w:rsid w:val="57E78982"/>
    <w:rsid w:val="57E9DC71"/>
    <w:rsid w:val="58101E2A"/>
    <w:rsid w:val="58183BCF"/>
    <w:rsid w:val="582D77BE"/>
    <w:rsid w:val="58381309"/>
    <w:rsid w:val="584D174F"/>
    <w:rsid w:val="586773BF"/>
    <w:rsid w:val="586F9CAA"/>
    <w:rsid w:val="5873D5A7"/>
    <w:rsid w:val="58819EF9"/>
    <w:rsid w:val="58845804"/>
    <w:rsid w:val="58874B86"/>
    <w:rsid w:val="588E92FD"/>
    <w:rsid w:val="58918BBF"/>
    <w:rsid w:val="58936496"/>
    <w:rsid w:val="58950DE5"/>
    <w:rsid w:val="58967CE8"/>
    <w:rsid w:val="589C925E"/>
    <w:rsid w:val="589DA146"/>
    <w:rsid w:val="589F74AA"/>
    <w:rsid w:val="58A08BF0"/>
    <w:rsid w:val="58A203CC"/>
    <w:rsid w:val="58B03F17"/>
    <w:rsid w:val="58BFF276"/>
    <w:rsid w:val="58C196FB"/>
    <w:rsid w:val="58C44299"/>
    <w:rsid w:val="58C48D20"/>
    <w:rsid w:val="58C4F67B"/>
    <w:rsid w:val="58C84891"/>
    <w:rsid w:val="58E280AE"/>
    <w:rsid w:val="58E74790"/>
    <w:rsid w:val="58EAEC1D"/>
    <w:rsid w:val="58F7607B"/>
    <w:rsid w:val="58FB4E1A"/>
    <w:rsid w:val="58FB7AEE"/>
    <w:rsid w:val="58FC7CA5"/>
    <w:rsid w:val="5913250C"/>
    <w:rsid w:val="591485CE"/>
    <w:rsid w:val="59218210"/>
    <w:rsid w:val="592D75A8"/>
    <w:rsid w:val="592EB292"/>
    <w:rsid w:val="593608EA"/>
    <w:rsid w:val="5937D699"/>
    <w:rsid w:val="593C6B55"/>
    <w:rsid w:val="593CAFF0"/>
    <w:rsid w:val="593F0D88"/>
    <w:rsid w:val="593F476A"/>
    <w:rsid w:val="5949E14D"/>
    <w:rsid w:val="59646FB7"/>
    <w:rsid w:val="59678026"/>
    <w:rsid w:val="596E617C"/>
    <w:rsid w:val="597257F3"/>
    <w:rsid w:val="59729A01"/>
    <w:rsid w:val="597841E2"/>
    <w:rsid w:val="59842603"/>
    <w:rsid w:val="5996796D"/>
    <w:rsid w:val="5996A0DE"/>
    <w:rsid w:val="59A0B0DC"/>
    <w:rsid w:val="59A4FD4C"/>
    <w:rsid w:val="59AA8EC0"/>
    <w:rsid w:val="59B391E7"/>
    <w:rsid w:val="59CE5E27"/>
    <w:rsid w:val="59D1C171"/>
    <w:rsid w:val="59D584D0"/>
    <w:rsid w:val="59FC2396"/>
    <w:rsid w:val="5A01355D"/>
    <w:rsid w:val="5A04655E"/>
    <w:rsid w:val="5A1A2DCD"/>
    <w:rsid w:val="5A22A755"/>
    <w:rsid w:val="5A340B60"/>
    <w:rsid w:val="5A367B2E"/>
    <w:rsid w:val="5A3A1D2E"/>
    <w:rsid w:val="5A3E629A"/>
    <w:rsid w:val="5A406B5B"/>
    <w:rsid w:val="5A50832F"/>
    <w:rsid w:val="5A5DAA47"/>
    <w:rsid w:val="5A62AFAF"/>
    <w:rsid w:val="5A71E9A2"/>
    <w:rsid w:val="5A9CACE8"/>
    <w:rsid w:val="5A9DDB20"/>
    <w:rsid w:val="5AA51632"/>
    <w:rsid w:val="5AA6B231"/>
    <w:rsid w:val="5AAD3220"/>
    <w:rsid w:val="5ABC4CB6"/>
    <w:rsid w:val="5AC3763F"/>
    <w:rsid w:val="5AC70323"/>
    <w:rsid w:val="5AD9AE10"/>
    <w:rsid w:val="5AE53F34"/>
    <w:rsid w:val="5B00D9DA"/>
    <w:rsid w:val="5B00FEDE"/>
    <w:rsid w:val="5B061747"/>
    <w:rsid w:val="5B081AE9"/>
    <w:rsid w:val="5B0F0122"/>
    <w:rsid w:val="5B0FFFEC"/>
    <w:rsid w:val="5B13C493"/>
    <w:rsid w:val="5B14AF48"/>
    <w:rsid w:val="5B17576A"/>
    <w:rsid w:val="5B27B49B"/>
    <w:rsid w:val="5B2A10F1"/>
    <w:rsid w:val="5B2B60A6"/>
    <w:rsid w:val="5B3D7111"/>
    <w:rsid w:val="5B418FAD"/>
    <w:rsid w:val="5B53708B"/>
    <w:rsid w:val="5B5A1943"/>
    <w:rsid w:val="5B628BAF"/>
    <w:rsid w:val="5B630A8A"/>
    <w:rsid w:val="5B6E3CAF"/>
    <w:rsid w:val="5B728955"/>
    <w:rsid w:val="5B735CA9"/>
    <w:rsid w:val="5B7610C3"/>
    <w:rsid w:val="5B80D7F7"/>
    <w:rsid w:val="5B826CD8"/>
    <w:rsid w:val="5B85853B"/>
    <w:rsid w:val="5B909463"/>
    <w:rsid w:val="5B92E32B"/>
    <w:rsid w:val="5B989B52"/>
    <w:rsid w:val="5B9A89DF"/>
    <w:rsid w:val="5B9A99AC"/>
    <w:rsid w:val="5B9B20D2"/>
    <w:rsid w:val="5BA0B6E3"/>
    <w:rsid w:val="5BAA7429"/>
    <w:rsid w:val="5BB53D1F"/>
    <w:rsid w:val="5BB82474"/>
    <w:rsid w:val="5BBDEF0A"/>
    <w:rsid w:val="5BD4D023"/>
    <w:rsid w:val="5BE2D514"/>
    <w:rsid w:val="5BE3773F"/>
    <w:rsid w:val="5BEE4524"/>
    <w:rsid w:val="5BF3B701"/>
    <w:rsid w:val="5BF81ECC"/>
    <w:rsid w:val="5BFD4E02"/>
    <w:rsid w:val="5BFF28F9"/>
    <w:rsid w:val="5C04276E"/>
    <w:rsid w:val="5C090F8E"/>
    <w:rsid w:val="5C187E28"/>
    <w:rsid w:val="5C2C7BE3"/>
    <w:rsid w:val="5C2DD82E"/>
    <w:rsid w:val="5C3DA790"/>
    <w:rsid w:val="5C456972"/>
    <w:rsid w:val="5C46B0AE"/>
    <w:rsid w:val="5C47F826"/>
    <w:rsid w:val="5C50691D"/>
    <w:rsid w:val="5C51BA9A"/>
    <w:rsid w:val="5C57926F"/>
    <w:rsid w:val="5C65D77E"/>
    <w:rsid w:val="5C68FED6"/>
    <w:rsid w:val="5C81E9FA"/>
    <w:rsid w:val="5C85C34D"/>
    <w:rsid w:val="5C907DA4"/>
    <w:rsid w:val="5C9197B4"/>
    <w:rsid w:val="5C928B2C"/>
    <w:rsid w:val="5C9ECC59"/>
    <w:rsid w:val="5C9FEFB7"/>
    <w:rsid w:val="5CA19D60"/>
    <w:rsid w:val="5CA3A9EE"/>
    <w:rsid w:val="5CAFD5FE"/>
    <w:rsid w:val="5CB9AF5D"/>
    <w:rsid w:val="5CBBC1BF"/>
    <w:rsid w:val="5CC301B7"/>
    <w:rsid w:val="5CD3BD0C"/>
    <w:rsid w:val="5CF5A64C"/>
    <w:rsid w:val="5D1AE1F9"/>
    <w:rsid w:val="5D26B1BD"/>
    <w:rsid w:val="5D40DF8A"/>
    <w:rsid w:val="5D42CC21"/>
    <w:rsid w:val="5D4D40E3"/>
    <w:rsid w:val="5D54E4C1"/>
    <w:rsid w:val="5D5FCB5F"/>
    <w:rsid w:val="5D636D22"/>
    <w:rsid w:val="5D646FC5"/>
    <w:rsid w:val="5D6F6FED"/>
    <w:rsid w:val="5D7395F8"/>
    <w:rsid w:val="5D757546"/>
    <w:rsid w:val="5D81BE71"/>
    <w:rsid w:val="5D872055"/>
    <w:rsid w:val="5D8BBE63"/>
    <w:rsid w:val="5D9B886D"/>
    <w:rsid w:val="5DA3F34D"/>
    <w:rsid w:val="5DBEA64D"/>
    <w:rsid w:val="5DCC26EE"/>
    <w:rsid w:val="5DCE99CE"/>
    <w:rsid w:val="5DD863A9"/>
    <w:rsid w:val="5DE0D9C0"/>
    <w:rsid w:val="5DFE3C99"/>
    <w:rsid w:val="5DFFBE2F"/>
    <w:rsid w:val="5E02CA2C"/>
    <w:rsid w:val="5E033E2C"/>
    <w:rsid w:val="5E0541DC"/>
    <w:rsid w:val="5E07CD14"/>
    <w:rsid w:val="5E0A543E"/>
    <w:rsid w:val="5E0CA716"/>
    <w:rsid w:val="5E178289"/>
    <w:rsid w:val="5E188E24"/>
    <w:rsid w:val="5E22579B"/>
    <w:rsid w:val="5E23CE56"/>
    <w:rsid w:val="5E24C4E9"/>
    <w:rsid w:val="5E24D87C"/>
    <w:rsid w:val="5E2527E5"/>
    <w:rsid w:val="5E29D3E2"/>
    <w:rsid w:val="5E453937"/>
    <w:rsid w:val="5E4CE96A"/>
    <w:rsid w:val="5E4CF579"/>
    <w:rsid w:val="5E5B2697"/>
    <w:rsid w:val="5E684D25"/>
    <w:rsid w:val="5E714235"/>
    <w:rsid w:val="5E833E6F"/>
    <w:rsid w:val="5E88F34A"/>
    <w:rsid w:val="5E9756FC"/>
    <w:rsid w:val="5E976620"/>
    <w:rsid w:val="5EA7B6E8"/>
    <w:rsid w:val="5EA7EF55"/>
    <w:rsid w:val="5EB15F9A"/>
    <w:rsid w:val="5EB9851E"/>
    <w:rsid w:val="5EBA997A"/>
    <w:rsid w:val="5EBC1F69"/>
    <w:rsid w:val="5EE5C934"/>
    <w:rsid w:val="5EE809E9"/>
    <w:rsid w:val="5EEBB0BE"/>
    <w:rsid w:val="5F006902"/>
    <w:rsid w:val="5F0818C6"/>
    <w:rsid w:val="5F086F7E"/>
    <w:rsid w:val="5F12D3D2"/>
    <w:rsid w:val="5F192F1A"/>
    <w:rsid w:val="5F1C601B"/>
    <w:rsid w:val="5F1DE666"/>
    <w:rsid w:val="5F296CDC"/>
    <w:rsid w:val="5F3D8953"/>
    <w:rsid w:val="5F529DE1"/>
    <w:rsid w:val="5F55A930"/>
    <w:rsid w:val="5F59D5BC"/>
    <w:rsid w:val="5F6A6AEA"/>
    <w:rsid w:val="5F784346"/>
    <w:rsid w:val="5F8DC5CE"/>
    <w:rsid w:val="5F8E8C4C"/>
    <w:rsid w:val="5FA3830F"/>
    <w:rsid w:val="5FB1C47F"/>
    <w:rsid w:val="5FB27324"/>
    <w:rsid w:val="5FB48D9D"/>
    <w:rsid w:val="5FBC42CA"/>
    <w:rsid w:val="5FBF6B71"/>
    <w:rsid w:val="5FC7C7A3"/>
    <w:rsid w:val="5FDDD2FB"/>
    <w:rsid w:val="5FE35AB5"/>
    <w:rsid w:val="5FE485A6"/>
    <w:rsid w:val="5FE660EE"/>
    <w:rsid w:val="5FE66AA3"/>
    <w:rsid w:val="5FF5701F"/>
    <w:rsid w:val="5FF59D16"/>
    <w:rsid w:val="60022B1B"/>
    <w:rsid w:val="60048A9B"/>
    <w:rsid w:val="6008A27E"/>
    <w:rsid w:val="600D759B"/>
    <w:rsid w:val="6012A1DB"/>
    <w:rsid w:val="602927EB"/>
    <w:rsid w:val="602C12AB"/>
    <w:rsid w:val="604EE17C"/>
    <w:rsid w:val="60549838"/>
    <w:rsid w:val="605A4F91"/>
    <w:rsid w:val="6063057E"/>
    <w:rsid w:val="606701BD"/>
    <w:rsid w:val="606DC2E3"/>
    <w:rsid w:val="606E9966"/>
    <w:rsid w:val="607125F5"/>
    <w:rsid w:val="6077A561"/>
    <w:rsid w:val="60799212"/>
    <w:rsid w:val="607D2769"/>
    <w:rsid w:val="60A763BD"/>
    <w:rsid w:val="60AF5C88"/>
    <w:rsid w:val="60B4438D"/>
    <w:rsid w:val="60BA3E50"/>
    <w:rsid w:val="60BAA6D2"/>
    <w:rsid w:val="60C8AA31"/>
    <w:rsid w:val="60CC9796"/>
    <w:rsid w:val="60D89043"/>
    <w:rsid w:val="60EE53A7"/>
    <w:rsid w:val="60F24DD4"/>
    <w:rsid w:val="6110CF8D"/>
    <w:rsid w:val="61152418"/>
    <w:rsid w:val="612373A8"/>
    <w:rsid w:val="6124AF78"/>
    <w:rsid w:val="6124DC02"/>
    <w:rsid w:val="612DCC34"/>
    <w:rsid w:val="61367416"/>
    <w:rsid w:val="613B6F71"/>
    <w:rsid w:val="6153E858"/>
    <w:rsid w:val="615D4DD5"/>
    <w:rsid w:val="6162C39B"/>
    <w:rsid w:val="61703903"/>
    <w:rsid w:val="61769995"/>
    <w:rsid w:val="617B0DAB"/>
    <w:rsid w:val="617C9E28"/>
    <w:rsid w:val="61807A03"/>
    <w:rsid w:val="6188A499"/>
    <w:rsid w:val="6197F934"/>
    <w:rsid w:val="61A4B01B"/>
    <w:rsid w:val="61A78DDF"/>
    <w:rsid w:val="61A8443A"/>
    <w:rsid w:val="61B50DBB"/>
    <w:rsid w:val="61B8CD7E"/>
    <w:rsid w:val="61BED105"/>
    <w:rsid w:val="61C768A3"/>
    <w:rsid w:val="61C878A6"/>
    <w:rsid w:val="61CB77C7"/>
    <w:rsid w:val="61D2BEE3"/>
    <w:rsid w:val="61DA27F7"/>
    <w:rsid w:val="620A917D"/>
    <w:rsid w:val="6216D0F7"/>
    <w:rsid w:val="6223F10C"/>
    <w:rsid w:val="6223F791"/>
    <w:rsid w:val="622FC641"/>
    <w:rsid w:val="62336623"/>
    <w:rsid w:val="6245D985"/>
    <w:rsid w:val="62461484"/>
    <w:rsid w:val="6249C687"/>
    <w:rsid w:val="624E2134"/>
    <w:rsid w:val="624EC672"/>
    <w:rsid w:val="625A1AC2"/>
    <w:rsid w:val="6261483A"/>
    <w:rsid w:val="6265C294"/>
    <w:rsid w:val="6276B80E"/>
    <w:rsid w:val="62847C69"/>
    <w:rsid w:val="6285C110"/>
    <w:rsid w:val="62881DCD"/>
    <w:rsid w:val="628B9BFB"/>
    <w:rsid w:val="628C9E26"/>
    <w:rsid w:val="62915CBA"/>
    <w:rsid w:val="62A6E129"/>
    <w:rsid w:val="62A80FC6"/>
    <w:rsid w:val="62ADB198"/>
    <w:rsid w:val="62ADC1BD"/>
    <w:rsid w:val="62B96697"/>
    <w:rsid w:val="62BCF21E"/>
    <w:rsid w:val="62C135E6"/>
    <w:rsid w:val="62C3101E"/>
    <w:rsid w:val="62C4FD09"/>
    <w:rsid w:val="62C5FB57"/>
    <w:rsid w:val="62C68F3A"/>
    <w:rsid w:val="62CDD467"/>
    <w:rsid w:val="62DF6468"/>
    <w:rsid w:val="62F032F6"/>
    <w:rsid w:val="630A6D96"/>
    <w:rsid w:val="630F6F32"/>
    <w:rsid w:val="6312B77C"/>
    <w:rsid w:val="6316C2CD"/>
    <w:rsid w:val="6317A7A6"/>
    <w:rsid w:val="63259DBC"/>
    <w:rsid w:val="632CF8D6"/>
    <w:rsid w:val="63301516"/>
    <w:rsid w:val="6334BB09"/>
    <w:rsid w:val="633D3B1A"/>
    <w:rsid w:val="634BE23D"/>
    <w:rsid w:val="634C44BB"/>
    <w:rsid w:val="635B9FB5"/>
    <w:rsid w:val="635F27D7"/>
    <w:rsid w:val="6369DA25"/>
    <w:rsid w:val="636AF96E"/>
    <w:rsid w:val="636C00CE"/>
    <w:rsid w:val="636F3C7E"/>
    <w:rsid w:val="6372C504"/>
    <w:rsid w:val="638C9A0E"/>
    <w:rsid w:val="6391F9C0"/>
    <w:rsid w:val="6394F92D"/>
    <w:rsid w:val="639966D5"/>
    <w:rsid w:val="639E72AE"/>
    <w:rsid w:val="63BCAAEF"/>
    <w:rsid w:val="63BF28B7"/>
    <w:rsid w:val="63CB18F0"/>
    <w:rsid w:val="63CC2541"/>
    <w:rsid w:val="63D5FE88"/>
    <w:rsid w:val="63D61B97"/>
    <w:rsid w:val="63D856B2"/>
    <w:rsid w:val="63DC3D6A"/>
    <w:rsid w:val="63DC7C7A"/>
    <w:rsid w:val="63DDAD6E"/>
    <w:rsid w:val="63E5966B"/>
    <w:rsid w:val="63E8911F"/>
    <w:rsid w:val="63FDC37F"/>
    <w:rsid w:val="64003CB8"/>
    <w:rsid w:val="6402A380"/>
    <w:rsid w:val="6406E63A"/>
    <w:rsid w:val="64075BD6"/>
    <w:rsid w:val="640D8803"/>
    <w:rsid w:val="6422C8C3"/>
    <w:rsid w:val="64231B2E"/>
    <w:rsid w:val="642655B1"/>
    <w:rsid w:val="64327A5C"/>
    <w:rsid w:val="64339FCB"/>
    <w:rsid w:val="6438F0D9"/>
    <w:rsid w:val="64392DDD"/>
    <w:rsid w:val="643D9631"/>
    <w:rsid w:val="643E7CC0"/>
    <w:rsid w:val="643F1920"/>
    <w:rsid w:val="64496CB3"/>
    <w:rsid w:val="644DFBB1"/>
    <w:rsid w:val="64561358"/>
    <w:rsid w:val="645C2CED"/>
    <w:rsid w:val="646636DF"/>
    <w:rsid w:val="6475DF86"/>
    <w:rsid w:val="647657B6"/>
    <w:rsid w:val="647EF100"/>
    <w:rsid w:val="648114EF"/>
    <w:rsid w:val="64887670"/>
    <w:rsid w:val="648C0D17"/>
    <w:rsid w:val="6496227E"/>
    <w:rsid w:val="649964E7"/>
    <w:rsid w:val="64997F1A"/>
    <w:rsid w:val="64A425A8"/>
    <w:rsid w:val="64AA9645"/>
    <w:rsid w:val="64AC1DAB"/>
    <w:rsid w:val="64AC2ECD"/>
    <w:rsid w:val="64B0C9E1"/>
    <w:rsid w:val="64B0F949"/>
    <w:rsid w:val="64C1B357"/>
    <w:rsid w:val="64C1CD67"/>
    <w:rsid w:val="64C91E20"/>
    <w:rsid w:val="64C9F23C"/>
    <w:rsid w:val="64DCA162"/>
    <w:rsid w:val="64E3A50A"/>
    <w:rsid w:val="64EF17BE"/>
    <w:rsid w:val="64F453FB"/>
    <w:rsid w:val="64F8DF35"/>
    <w:rsid w:val="64FFD8D3"/>
    <w:rsid w:val="65090317"/>
    <w:rsid w:val="650B2B19"/>
    <w:rsid w:val="6511CD67"/>
    <w:rsid w:val="651C138A"/>
    <w:rsid w:val="651DD85B"/>
    <w:rsid w:val="651F6AD3"/>
    <w:rsid w:val="652195DD"/>
    <w:rsid w:val="65270C36"/>
    <w:rsid w:val="652A9774"/>
    <w:rsid w:val="6531B1D5"/>
    <w:rsid w:val="65408291"/>
    <w:rsid w:val="6547E71E"/>
    <w:rsid w:val="654A6111"/>
    <w:rsid w:val="654CE005"/>
    <w:rsid w:val="65534E28"/>
    <w:rsid w:val="6556A953"/>
    <w:rsid w:val="6568EAF9"/>
    <w:rsid w:val="65773AD6"/>
    <w:rsid w:val="657C3173"/>
    <w:rsid w:val="6582B561"/>
    <w:rsid w:val="6583BAB1"/>
    <w:rsid w:val="65876E2A"/>
    <w:rsid w:val="658F6CF4"/>
    <w:rsid w:val="6598D0A8"/>
    <w:rsid w:val="65A17E2D"/>
    <w:rsid w:val="65A7C467"/>
    <w:rsid w:val="65A9F6AE"/>
    <w:rsid w:val="65B3985B"/>
    <w:rsid w:val="65B47F14"/>
    <w:rsid w:val="65BA2A56"/>
    <w:rsid w:val="65C3E4FA"/>
    <w:rsid w:val="65C54F50"/>
    <w:rsid w:val="65D3AC57"/>
    <w:rsid w:val="65D3B49C"/>
    <w:rsid w:val="65D6E9E1"/>
    <w:rsid w:val="65E7AE0B"/>
    <w:rsid w:val="65EA740B"/>
    <w:rsid w:val="65ED17BB"/>
    <w:rsid w:val="65EEFE97"/>
    <w:rsid w:val="65F2F584"/>
    <w:rsid w:val="65F957A7"/>
    <w:rsid w:val="65FF5C9F"/>
    <w:rsid w:val="6603FEDC"/>
    <w:rsid w:val="6625D772"/>
    <w:rsid w:val="66260F98"/>
    <w:rsid w:val="6628CB5A"/>
    <w:rsid w:val="66435CB8"/>
    <w:rsid w:val="6644DCB1"/>
    <w:rsid w:val="6646F160"/>
    <w:rsid w:val="66506424"/>
    <w:rsid w:val="665AB8EE"/>
    <w:rsid w:val="665E2DE6"/>
    <w:rsid w:val="6663CA09"/>
    <w:rsid w:val="6668C9DF"/>
    <w:rsid w:val="6671F5F2"/>
    <w:rsid w:val="667BADF3"/>
    <w:rsid w:val="668103DD"/>
    <w:rsid w:val="668EFB4C"/>
    <w:rsid w:val="669FFFD2"/>
    <w:rsid w:val="66A50FD0"/>
    <w:rsid w:val="66AA229F"/>
    <w:rsid w:val="66ABD8A3"/>
    <w:rsid w:val="66AD3818"/>
    <w:rsid w:val="66B46585"/>
    <w:rsid w:val="66B63D82"/>
    <w:rsid w:val="66C0DA09"/>
    <w:rsid w:val="66CB4076"/>
    <w:rsid w:val="66CDF87B"/>
    <w:rsid w:val="66DC752A"/>
    <w:rsid w:val="66E45BD5"/>
    <w:rsid w:val="66F008CF"/>
    <w:rsid w:val="66F12B9A"/>
    <w:rsid w:val="66F2C476"/>
    <w:rsid w:val="66FA9525"/>
    <w:rsid w:val="66FC2E91"/>
    <w:rsid w:val="6700E20C"/>
    <w:rsid w:val="670359C9"/>
    <w:rsid w:val="670DBC44"/>
    <w:rsid w:val="6713395D"/>
    <w:rsid w:val="6719150B"/>
    <w:rsid w:val="673DED1E"/>
    <w:rsid w:val="6747ECC1"/>
    <w:rsid w:val="67483DFE"/>
    <w:rsid w:val="67539EFF"/>
    <w:rsid w:val="675F364D"/>
    <w:rsid w:val="67636A97"/>
    <w:rsid w:val="676DA659"/>
    <w:rsid w:val="676FCD7F"/>
    <w:rsid w:val="677BE36D"/>
    <w:rsid w:val="678236A3"/>
    <w:rsid w:val="6784BDB5"/>
    <w:rsid w:val="678C6A56"/>
    <w:rsid w:val="678E5368"/>
    <w:rsid w:val="6792E835"/>
    <w:rsid w:val="679E1E77"/>
    <w:rsid w:val="67A3AC6B"/>
    <w:rsid w:val="67A763BD"/>
    <w:rsid w:val="67AC0D3C"/>
    <w:rsid w:val="67B6F0D1"/>
    <w:rsid w:val="67C8DCE7"/>
    <w:rsid w:val="67D04E0D"/>
    <w:rsid w:val="67D154CE"/>
    <w:rsid w:val="67D32AAF"/>
    <w:rsid w:val="67D5068D"/>
    <w:rsid w:val="67D67B94"/>
    <w:rsid w:val="67E58510"/>
    <w:rsid w:val="67EFDC90"/>
    <w:rsid w:val="67F18C5B"/>
    <w:rsid w:val="67F27E0D"/>
    <w:rsid w:val="67FB616F"/>
    <w:rsid w:val="67FBFCD4"/>
    <w:rsid w:val="67FEA951"/>
    <w:rsid w:val="6803C8B0"/>
    <w:rsid w:val="6809A7CB"/>
    <w:rsid w:val="681AB294"/>
    <w:rsid w:val="681E7EE9"/>
    <w:rsid w:val="68295095"/>
    <w:rsid w:val="682A43DF"/>
    <w:rsid w:val="68312E56"/>
    <w:rsid w:val="683228BE"/>
    <w:rsid w:val="68380566"/>
    <w:rsid w:val="683BCF4C"/>
    <w:rsid w:val="68498D25"/>
    <w:rsid w:val="685A0609"/>
    <w:rsid w:val="6864CA65"/>
    <w:rsid w:val="686B5A34"/>
    <w:rsid w:val="686D4641"/>
    <w:rsid w:val="6876A6E3"/>
    <w:rsid w:val="689A237C"/>
    <w:rsid w:val="689C7C4D"/>
    <w:rsid w:val="689D055A"/>
    <w:rsid w:val="68A5D658"/>
    <w:rsid w:val="68A864BE"/>
    <w:rsid w:val="68B27151"/>
    <w:rsid w:val="68B9036E"/>
    <w:rsid w:val="68C0E625"/>
    <w:rsid w:val="68CA9B3E"/>
    <w:rsid w:val="68DC889D"/>
    <w:rsid w:val="68E233A1"/>
    <w:rsid w:val="68E31FA8"/>
    <w:rsid w:val="68E7F4AC"/>
    <w:rsid w:val="68EA4727"/>
    <w:rsid w:val="68F9811E"/>
    <w:rsid w:val="68FB6883"/>
    <w:rsid w:val="68FB9390"/>
    <w:rsid w:val="690DEF95"/>
    <w:rsid w:val="6911AC59"/>
    <w:rsid w:val="6911F361"/>
    <w:rsid w:val="6927D4CA"/>
    <w:rsid w:val="692E1514"/>
    <w:rsid w:val="693F6198"/>
    <w:rsid w:val="69459468"/>
    <w:rsid w:val="69459E87"/>
    <w:rsid w:val="694A17A2"/>
    <w:rsid w:val="694A4E8F"/>
    <w:rsid w:val="694AF043"/>
    <w:rsid w:val="6954BB2F"/>
    <w:rsid w:val="69553900"/>
    <w:rsid w:val="6956FE84"/>
    <w:rsid w:val="6962C03C"/>
    <w:rsid w:val="69782C76"/>
    <w:rsid w:val="69794005"/>
    <w:rsid w:val="697BDEB0"/>
    <w:rsid w:val="698ACCC2"/>
    <w:rsid w:val="6991AA57"/>
    <w:rsid w:val="699290C9"/>
    <w:rsid w:val="69973712"/>
    <w:rsid w:val="699DB48A"/>
    <w:rsid w:val="69A474B6"/>
    <w:rsid w:val="69AE33C1"/>
    <w:rsid w:val="69B4E492"/>
    <w:rsid w:val="69BA6EFD"/>
    <w:rsid w:val="69BDDC63"/>
    <w:rsid w:val="69BEFC14"/>
    <w:rsid w:val="69BF2A0D"/>
    <w:rsid w:val="69C07325"/>
    <w:rsid w:val="69C3BFAC"/>
    <w:rsid w:val="69C45E71"/>
    <w:rsid w:val="69D5A878"/>
    <w:rsid w:val="69D6EAAA"/>
    <w:rsid w:val="69E291F0"/>
    <w:rsid w:val="69E3BD82"/>
    <w:rsid w:val="69E8CE64"/>
    <w:rsid w:val="69F1BB9B"/>
    <w:rsid w:val="69F8A678"/>
    <w:rsid w:val="69FD4BB0"/>
    <w:rsid w:val="6A046D7F"/>
    <w:rsid w:val="6A184372"/>
    <w:rsid w:val="6A18B891"/>
    <w:rsid w:val="6A1EF1DD"/>
    <w:rsid w:val="6A24E8C5"/>
    <w:rsid w:val="6A2503C6"/>
    <w:rsid w:val="6A2DD918"/>
    <w:rsid w:val="6A3171C9"/>
    <w:rsid w:val="6A31E28F"/>
    <w:rsid w:val="6A3707EA"/>
    <w:rsid w:val="6A3DDBBE"/>
    <w:rsid w:val="6A40FA72"/>
    <w:rsid w:val="6A423328"/>
    <w:rsid w:val="6A45676F"/>
    <w:rsid w:val="6A482BA2"/>
    <w:rsid w:val="6A4840FC"/>
    <w:rsid w:val="6A4BA4BC"/>
    <w:rsid w:val="6A5A9561"/>
    <w:rsid w:val="6A5F2F41"/>
    <w:rsid w:val="6A6BAF0F"/>
    <w:rsid w:val="6A70157D"/>
    <w:rsid w:val="6A769095"/>
    <w:rsid w:val="6A7D94C6"/>
    <w:rsid w:val="6A7E4A46"/>
    <w:rsid w:val="6A7F9BAD"/>
    <w:rsid w:val="6A99ED48"/>
    <w:rsid w:val="6AACD212"/>
    <w:rsid w:val="6AAD8840"/>
    <w:rsid w:val="6AB2179D"/>
    <w:rsid w:val="6AB3C4FF"/>
    <w:rsid w:val="6AD339C0"/>
    <w:rsid w:val="6ADA1DBA"/>
    <w:rsid w:val="6ADECA2A"/>
    <w:rsid w:val="6AE24EAF"/>
    <w:rsid w:val="6AE52D52"/>
    <w:rsid w:val="6AE6DCF3"/>
    <w:rsid w:val="6AE944E4"/>
    <w:rsid w:val="6AE96286"/>
    <w:rsid w:val="6AF79C5F"/>
    <w:rsid w:val="6AFA48B5"/>
    <w:rsid w:val="6AFC23BD"/>
    <w:rsid w:val="6B012229"/>
    <w:rsid w:val="6B06B3F2"/>
    <w:rsid w:val="6B0835DE"/>
    <w:rsid w:val="6B0D4FA0"/>
    <w:rsid w:val="6B122119"/>
    <w:rsid w:val="6B1B5AA2"/>
    <w:rsid w:val="6B1B805C"/>
    <w:rsid w:val="6B27F180"/>
    <w:rsid w:val="6B321FCC"/>
    <w:rsid w:val="6B386E5F"/>
    <w:rsid w:val="6B435A20"/>
    <w:rsid w:val="6B4A5026"/>
    <w:rsid w:val="6B8372D0"/>
    <w:rsid w:val="6B917B63"/>
    <w:rsid w:val="6B98A922"/>
    <w:rsid w:val="6BBA6788"/>
    <w:rsid w:val="6BDB6580"/>
    <w:rsid w:val="6BDC7835"/>
    <w:rsid w:val="6BDCCC69"/>
    <w:rsid w:val="6BE81099"/>
    <w:rsid w:val="6BFD740E"/>
    <w:rsid w:val="6BFFC6DB"/>
    <w:rsid w:val="6C05A116"/>
    <w:rsid w:val="6C0768F9"/>
    <w:rsid w:val="6C133694"/>
    <w:rsid w:val="6C17B2C9"/>
    <w:rsid w:val="6C19569A"/>
    <w:rsid w:val="6C20867F"/>
    <w:rsid w:val="6C2DDC0C"/>
    <w:rsid w:val="6C31230F"/>
    <w:rsid w:val="6C3FD9A2"/>
    <w:rsid w:val="6C40F66A"/>
    <w:rsid w:val="6C5605F5"/>
    <w:rsid w:val="6C56B3A4"/>
    <w:rsid w:val="6C5AF7C6"/>
    <w:rsid w:val="6C5B1AF9"/>
    <w:rsid w:val="6C63C5C5"/>
    <w:rsid w:val="6C64AE3D"/>
    <w:rsid w:val="6C64E521"/>
    <w:rsid w:val="6C6AF8F3"/>
    <w:rsid w:val="6C737A99"/>
    <w:rsid w:val="6C774C49"/>
    <w:rsid w:val="6C7A704A"/>
    <w:rsid w:val="6CA026A3"/>
    <w:rsid w:val="6CAB0382"/>
    <w:rsid w:val="6CAF847B"/>
    <w:rsid w:val="6CB0DA06"/>
    <w:rsid w:val="6CB503DB"/>
    <w:rsid w:val="6CBE294D"/>
    <w:rsid w:val="6CBEE870"/>
    <w:rsid w:val="6CCC8A86"/>
    <w:rsid w:val="6CD12E6B"/>
    <w:rsid w:val="6CD35C6E"/>
    <w:rsid w:val="6CE0F5CB"/>
    <w:rsid w:val="6CE96E08"/>
    <w:rsid w:val="6CEC4C89"/>
    <w:rsid w:val="6CF6A986"/>
    <w:rsid w:val="6D09543D"/>
    <w:rsid w:val="6D0CCD0F"/>
    <w:rsid w:val="6D16CAA7"/>
    <w:rsid w:val="6D201896"/>
    <w:rsid w:val="6D21ACBB"/>
    <w:rsid w:val="6D21B08F"/>
    <w:rsid w:val="6D248369"/>
    <w:rsid w:val="6D252A13"/>
    <w:rsid w:val="6D278649"/>
    <w:rsid w:val="6D29D67B"/>
    <w:rsid w:val="6D306308"/>
    <w:rsid w:val="6D41FE53"/>
    <w:rsid w:val="6D45199D"/>
    <w:rsid w:val="6D509203"/>
    <w:rsid w:val="6D50988B"/>
    <w:rsid w:val="6D5417E3"/>
    <w:rsid w:val="6D558C26"/>
    <w:rsid w:val="6D6BBE75"/>
    <w:rsid w:val="6D6FFD93"/>
    <w:rsid w:val="6D70CD58"/>
    <w:rsid w:val="6D739958"/>
    <w:rsid w:val="6D7E7282"/>
    <w:rsid w:val="6D8107C3"/>
    <w:rsid w:val="6D86405E"/>
    <w:rsid w:val="6D88D0D2"/>
    <w:rsid w:val="6D8B7AE5"/>
    <w:rsid w:val="6D8BE0D3"/>
    <w:rsid w:val="6D97973A"/>
    <w:rsid w:val="6D9C4373"/>
    <w:rsid w:val="6DB6BB39"/>
    <w:rsid w:val="6DC631AA"/>
    <w:rsid w:val="6DC9AEBE"/>
    <w:rsid w:val="6DD3C72F"/>
    <w:rsid w:val="6DD82284"/>
    <w:rsid w:val="6DE15BE9"/>
    <w:rsid w:val="6DE6C397"/>
    <w:rsid w:val="6DE8646E"/>
    <w:rsid w:val="6DF1367E"/>
    <w:rsid w:val="6DF4A583"/>
    <w:rsid w:val="6E02C1E5"/>
    <w:rsid w:val="6E03492E"/>
    <w:rsid w:val="6E08E0F7"/>
    <w:rsid w:val="6E0ABE4A"/>
    <w:rsid w:val="6E0B16CD"/>
    <w:rsid w:val="6E186709"/>
    <w:rsid w:val="6E1C502D"/>
    <w:rsid w:val="6E1E1078"/>
    <w:rsid w:val="6E1EE704"/>
    <w:rsid w:val="6E1F1ABD"/>
    <w:rsid w:val="6E312B16"/>
    <w:rsid w:val="6E39082B"/>
    <w:rsid w:val="6E400CD3"/>
    <w:rsid w:val="6E444C85"/>
    <w:rsid w:val="6E4583D8"/>
    <w:rsid w:val="6E474D32"/>
    <w:rsid w:val="6E4E06B4"/>
    <w:rsid w:val="6E5BC01C"/>
    <w:rsid w:val="6E67DC14"/>
    <w:rsid w:val="6E69F2BF"/>
    <w:rsid w:val="6E6CF7FE"/>
    <w:rsid w:val="6E6DB091"/>
    <w:rsid w:val="6E6E004C"/>
    <w:rsid w:val="6E715735"/>
    <w:rsid w:val="6E720F5E"/>
    <w:rsid w:val="6E903220"/>
    <w:rsid w:val="6E92D202"/>
    <w:rsid w:val="6E937924"/>
    <w:rsid w:val="6E9767BF"/>
    <w:rsid w:val="6EA56B2D"/>
    <w:rsid w:val="6EAC6AA9"/>
    <w:rsid w:val="6EB353E4"/>
    <w:rsid w:val="6EB378C8"/>
    <w:rsid w:val="6EB55E4D"/>
    <w:rsid w:val="6EC36026"/>
    <w:rsid w:val="6EE40B52"/>
    <w:rsid w:val="6EE8A6A8"/>
    <w:rsid w:val="6EE8B5C5"/>
    <w:rsid w:val="6EEA1566"/>
    <w:rsid w:val="6EED50F5"/>
    <w:rsid w:val="6EEEA79B"/>
    <w:rsid w:val="6EF65356"/>
    <w:rsid w:val="6EF8FA59"/>
    <w:rsid w:val="6F076A0C"/>
    <w:rsid w:val="6F088BB0"/>
    <w:rsid w:val="6F1640EF"/>
    <w:rsid w:val="6F1B2B8A"/>
    <w:rsid w:val="6F1D29FE"/>
    <w:rsid w:val="6F1ED539"/>
    <w:rsid w:val="6F2DFD76"/>
    <w:rsid w:val="6F5152CE"/>
    <w:rsid w:val="6F55D82C"/>
    <w:rsid w:val="6F57128C"/>
    <w:rsid w:val="6F587132"/>
    <w:rsid w:val="6F71A8FF"/>
    <w:rsid w:val="6F76B9F7"/>
    <w:rsid w:val="6F78A5F3"/>
    <w:rsid w:val="6F82FF21"/>
    <w:rsid w:val="6FAB60FD"/>
    <w:rsid w:val="6FAC56EE"/>
    <w:rsid w:val="6FACFA18"/>
    <w:rsid w:val="6FAEC8D8"/>
    <w:rsid w:val="6FC09ABD"/>
    <w:rsid w:val="6FC46A32"/>
    <w:rsid w:val="6FDCF9B3"/>
    <w:rsid w:val="6FE241D9"/>
    <w:rsid w:val="6FE248A7"/>
    <w:rsid w:val="6FE4D0A4"/>
    <w:rsid w:val="6FEE307E"/>
    <w:rsid w:val="6FEF6A35"/>
    <w:rsid w:val="6FF0B950"/>
    <w:rsid w:val="6FFAEF23"/>
    <w:rsid w:val="7002730A"/>
    <w:rsid w:val="700B373F"/>
    <w:rsid w:val="70124AA6"/>
    <w:rsid w:val="701605AA"/>
    <w:rsid w:val="70180DD4"/>
    <w:rsid w:val="701AC7BA"/>
    <w:rsid w:val="70207103"/>
    <w:rsid w:val="7020C1D2"/>
    <w:rsid w:val="7027B113"/>
    <w:rsid w:val="702D400E"/>
    <w:rsid w:val="7032E7B5"/>
    <w:rsid w:val="7033BA59"/>
    <w:rsid w:val="7034E29A"/>
    <w:rsid w:val="7035EA5F"/>
    <w:rsid w:val="703D5A29"/>
    <w:rsid w:val="704631F8"/>
    <w:rsid w:val="704A130E"/>
    <w:rsid w:val="704CD61D"/>
    <w:rsid w:val="704F3E4C"/>
    <w:rsid w:val="70516814"/>
    <w:rsid w:val="705782BB"/>
    <w:rsid w:val="705A96A2"/>
    <w:rsid w:val="705BD18D"/>
    <w:rsid w:val="706BB682"/>
    <w:rsid w:val="706D7879"/>
    <w:rsid w:val="7071304C"/>
    <w:rsid w:val="707ACD3E"/>
    <w:rsid w:val="70860218"/>
    <w:rsid w:val="708981CD"/>
    <w:rsid w:val="708B7F6B"/>
    <w:rsid w:val="7090E2D4"/>
    <w:rsid w:val="7092CFAE"/>
    <w:rsid w:val="7092E3D7"/>
    <w:rsid w:val="70A4196A"/>
    <w:rsid w:val="70A80047"/>
    <w:rsid w:val="70B00A51"/>
    <w:rsid w:val="70B26F68"/>
    <w:rsid w:val="70B3C914"/>
    <w:rsid w:val="70B7EED8"/>
    <w:rsid w:val="70C58972"/>
    <w:rsid w:val="70D21C66"/>
    <w:rsid w:val="70D91881"/>
    <w:rsid w:val="70E3929D"/>
    <w:rsid w:val="70EB971E"/>
    <w:rsid w:val="70FA6FAB"/>
    <w:rsid w:val="71009129"/>
    <w:rsid w:val="711026AD"/>
    <w:rsid w:val="7111A3AB"/>
    <w:rsid w:val="7111EDF5"/>
    <w:rsid w:val="7112A0FF"/>
    <w:rsid w:val="711CF0B4"/>
    <w:rsid w:val="71271730"/>
    <w:rsid w:val="712B716A"/>
    <w:rsid w:val="71423F3F"/>
    <w:rsid w:val="71444943"/>
    <w:rsid w:val="71502F20"/>
    <w:rsid w:val="7153B826"/>
    <w:rsid w:val="716CC681"/>
    <w:rsid w:val="7170738A"/>
    <w:rsid w:val="7172D78B"/>
    <w:rsid w:val="7173D020"/>
    <w:rsid w:val="7182A355"/>
    <w:rsid w:val="71839F26"/>
    <w:rsid w:val="718AE9E8"/>
    <w:rsid w:val="7190012F"/>
    <w:rsid w:val="719489E0"/>
    <w:rsid w:val="719D1782"/>
    <w:rsid w:val="71C18FA8"/>
    <w:rsid w:val="71C34CB5"/>
    <w:rsid w:val="71D2D628"/>
    <w:rsid w:val="71DA39F0"/>
    <w:rsid w:val="71E0F102"/>
    <w:rsid w:val="71ECDABF"/>
    <w:rsid w:val="71FAADF4"/>
    <w:rsid w:val="7203B9DA"/>
    <w:rsid w:val="72185E5A"/>
    <w:rsid w:val="721CBCFB"/>
    <w:rsid w:val="721CC96F"/>
    <w:rsid w:val="7224ADA6"/>
    <w:rsid w:val="722A648A"/>
    <w:rsid w:val="722E7195"/>
    <w:rsid w:val="723013CB"/>
    <w:rsid w:val="72334EBF"/>
    <w:rsid w:val="723BEEE1"/>
    <w:rsid w:val="7240D65B"/>
    <w:rsid w:val="72447DE0"/>
    <w:rsid w:val="7255917C"/>
    <w:rsid w:val="725C8AE7"/>
    <w:rsid w:val="72654284"/>
    <w:rsid w:val="726C45E6"/>
    <w:rsid w:val="726D311C"/>
    <w:rsid w:val="72747C25"/>
    <w:rsid w:val="727A8111"/>
    <w:rsid w:val="727CAC21"/>
    <w:rsid w:val="727E5F90"/>
    <w:rsid w:val="727FDFA7"/>
    <w:rsid w:val="728027BB"/>
    <w:rsid w:val="7283C8E8"/>
    <w:rsid w:val="72853110"/>
    <w:rsid w:val="7286FDB6"/>
    <w:rsid w:val="728F174F"/>
    <w:rsid w:val="7295BC3E"/>
    <w:rsid w:val="72980480"/>
    <w:rsid w:val="729D851D"/>
    <w:rsid w:val="729E0C08"/>
    <w:rsid w:val="72A4695A"/>
    <w:rsid w:val="72A87E52"/>
    <w:rsid w:val="72AEBC4F"/>
    <w:rsid w:val="72AFCECD"/>
    <w:rsid w:val="72B01527"/>
    <w:rsid w:val="72B47A68"/>
    <w:rsid w:val="72CB2129"/>
    <w:rsid w:val="72D9F7FA"/>
    <w:rsid w:val="72E040AB"/>
    <w:rsid w:val="72ECE9EC"/>
    <w:rsid w:val="72F3382A"/>
    <w:rsid w:val="72F4672F"/>
    <w:rsid w:val="72F9993F"/>
    <w:rsid w:val="7309FE19"/>
    <w:rsid w:val="7312715E"/>
    <w:rsid w:val="7314EFD4"/>
    <w:rsid w:val="7334D107"/>
    <w:rsid w:val="7338EEDB"/>
    <w:rsid w:val="733C1CFF"/>
    <w:rsid w:val="7349D4E8"/>
    <w:rsid w:val="734E00C4"/>
    <w:rsid w:val="736ABD76"/>
    <w:rsid w:val="73703720"/>
    <w:rsid w:val="737B1268"/>
    <w:rsid w:val="738E85E6"/>
    <w:rsid w:val="73995B36"/>
    <w:rsid w:val="739EAA7C"/>
    <w:rsid w:val="73A467E4"/>
    <w:rsid w:val="73B2F00D"/>
    <w:rsid w:val="73B363F4"/>
    <w:rsid w:val="73BC265F"/>
    <w:rsid w:val="73BF87D7"/>
    <w:rsid w:val="73C31F2E"/>
    <w:rsid w:val="73D49F8A"/>
    <w:rsid w:val="73F073F2"/>
    <w:rsid w:val="73F686D8"/>
    <w:rsid w:val="73F9D249"/>
    <w:rsid w:val="73FF6471"/>
    <w:rsid w:val="7401A7BC"/>
    <w:rsid w:val="740F6EFC"/>
    <w:rsid w:val="741570F5"/>
    <w:rsid w:val="741C2D69"/>
    <w:rsid w:val="7424F1C9"/>
    <w:rsid w:val="7444D3FE"/>
    <w:rsid w:val="744CC6FA"/>
    <w:rsid w:val="74592E33"/>
    <w:rsid w:val="745A82C2"/>
    <w:rsid w:val="745DBE03"/>
    <w:rsid w:val="7460A759"/>
    <w:rsid w:val="746391D3"/>
    <w:rsid w:val="74694D90"/>
    <w:rsid w:val="746D374A"/>
    <w:rsid w:val="74762BEF"/>
    <w:rsid w:val="747B8E22"/>
    <w:rsid w:val="747D2E10"/>
    <w:rsid w:val="748EB64A"/>
    <w:rsid w:val="7493DFAB"/>
    <w:rsid w:val="74BE729D"/>
    <w:rsid w:val="74C70827"/>
    <w:rsid w:val="74CB2E15"/>
    <w:rsid w:val="74D12F98"/>
    <w:rsid w:val="74D841A6"/>
    <w:rsid w:val="74E36B1F"/>
    <w:rsid w:val="74F4F77F"/>
    <w:rsid w:val="74FA2F96"/>
    <w:rsid w:val="74FAE717"/>
    <w:rsid w:val="75001B9A"/>
    <w:rsid w:val="75096542"/>
    <w:rsid w:val="750B136C"/>
    <w:rsid w:val="750B188F"/>
    <w:rsid w:val="750D632D"/>
    <w:rsid w:val="75118753"/>
    <w:rsid w:val="75155265"/>
    <w:rsid w:val="751C887F"/>
    <w:rsid w:val="752A77E5"/>
    <w:rsid w:val="752C3E7B"/>
    <w:rsid w:val="7536D118"/>
    <w:rsid w:val="75462507"/>
    <w:rsid w:val="7555577C"/>
    <w:rsid w:val="755A136F"/>
    <w:rsid w:val="756240FA"/>
    <w:rsid w:val="756AB741"/>
    <w:rsid w:val="756DF6C6"/>
    <w:rsid w:val="756E6F19"/>
    <w:rsid w:val="7574E55F"/>
    <w:rsid w:val="75786DAA"/>
    <w:rsid w:val="757878A6"/>
    <w:rsid w:val="757F5C68"/>
    <w:rsid w:val="758A2019"/>
    <w:rsid w:val="758C17AC"/>
    <w:rsid w:val="758CDBE3"/>
    <w:rsid w:val="758D5200"/>
    <w:rsid w:val="75AAB33A"/>
    <w:rsid w:val="75BD40EE"/>
    <w:rsid w:val="75C2B420"/>
    <w:rsid w:val="75C2FB85"/>
    <w:rsid w:val="75D7AF11"/>
    <w:rsid w:val="75F933A2"/>
    <w:rsid w:val="75FAE879"/>
    <w:rsid w:val="75FBDAE6"/>
    <w:rsid w:val="75FE40A7"/>
    <w:rsid w:val="75FF7601"/>
    <w:rsid w:val="76006090"/>
    <w:rsid w:val="7608FF71"/>
    <w:rsid w:val="76091122"/>
    <w:rsid w:val="761587CC"/>
    <w:rsid w:val="762C9517"/>
    <w:rsid w:val="7634DA1B"/>
    <w:rsid w:val="764198F0"/>
    <w:rsid w:val="76562533"/>
    <w:rsid w:val="765AAB6C"/>
    <w:rsid w:val="767DFD94"/>
    <w:rsid w:val="767EF862"/>
    <w:rsid w:val="76803EA2"/>
    <w:rsid w:val="76835185"/>
    <w:rsid w:val="76ACC351"/>
    <w:rsid w:val="76AD21F8"/>
    <w:rsid w:val="76ADF31B"/>
    <w:rsid w:val="76B6BF3A"/>
    <w:rsid w:val="76B988CC"/>
    <w:rsid w:val="76C0F95D"/>
    <w:rsid w:val="76C2CD95"/>
    <w:rsid w:val="76C56C27"/>
    <w:rsid w:val="76CF1406"/>
    <w:rsid w:val="76DF33E6"/>
    <w:rsid w:val="76E916A5"/>
    <w:rsid w:val="76EF501F"/>
    <w:rsid w:val="77004D0E"/>
    <w:rsid w:val="770E52F2"/>
    <w:rsid w:val="7710C34E"/>
    <w:rsid w:val="7714B821"/>
    <w:rsid w:val="771734C5"/>
    <w:rsid w:val="77231E4B"/>
    <w:rsid w:val="772924D4"/>
    <w:rsid w:val="772B0A92"/>
    <w:rsid w:val="773C5EB3"/>
    <w:rsid w:val="77421EF8"/>
    <w:rsid w:val="77585468"/>
    <w:rsid w:val="77606A97"/>
    <w:rsid w:val="7761D1D3"/>
    <w:rsid w:val="77697240"/>
    <w:rsid w:val="776A04D6"/>
    <w:rsid w:val="7776C918"/>
    <w:rsid w:val="7776FFD3"/>
    <w:rsid w:val="777EE83A"/>
    <w:rsid w:val="7789056B"/>
    <w:rsid w:val="7790D9DE"/>
    <w:rsid w:val="77972D75"/>
    <w:rsid w:val="77AE43A0"/>
    <w:rsid w:val="77B10880"/>
    <w:rsid w:val="77BD2762"/>
    <w:rsid w:val="77BD6B73"/>
    <w:rsid w:val="77BDEEE1"/>
    <w:rsid w:val="77CD50EF"/>
    <w:rsid w:val="77D7D3EA"/>
    <w:rsid w:val="77D8064E"/>
    <w:rsid w:val="77E1E927"/>
    <w:rsid w:val="77E87274"/>
    <w:rsid w:val="77EAC00E"/>
    <w:rsid w:val="77F3DEEE"/>
    <w:rsid w:val="77FE8362"/>
    <w:rsid w:val="78049D64"/>
    <w:rsid w:val="7807956A"/>
    <w:rsid w:val="780DA498"/>
    <w:rsid w:val="7818A54C"/>
    <w:rsid w:val="7822516F"/>
    <w:rsid w:val="782AD6BB"/>
    <w:rsid w:val="783434EC"/>
    <w:rsid w:val="786AC948"/>
    <w:rsid w:val="786AFEFA"/>
    <w:rsid w:val="786C6C3C"/>
    <w:rsid w:val="787CB1D4"/>
    <w:rsid w:val="78810898"/>
    <w:rsid w:val="788DB6BA"/>
    <w:rsid w:val="789377C6"/>
    <w:rsid w:val="789F1571"/>
    <w:rsid w:val="78A84100"/>
    <w:rsid w:val="78B25233"/>
    <w:rsid w:val="78B8C3C3"/>
    <w:rsid w:val="78BF9BF3"/>
    <w:rsid w:val="78C33AD3"/>
    <w:rsid w:val="78CA9796"/>
    <w:rsid w:val="78CFC97A"/>
    <w:rsid w:val="78DE7FC8"/>
    <w:rsid w:val="78DEB27D"/>
    <w:rsid w:val="78E1060D"/>
    <w:rsid w:val="78E80220"/>
    <w:rsid w:val="78EB69A7"/>
    <w:rsid w:val="7903BE6F"/>
    <w:rsid w:val="790E8640"/>
    <w:rsid w:val="791AAA99"/>
    <w:rsid w:val="7928B415"/>
    <w:rsid w:val="792C274C"/>
    <w:rsid w:val="792E21E0"/>
    <w:rsid w:val="79319A2B"/>
    <w:rsid w:val="7936DA6D"/>
    <w:rsid w:val="793CBDDE"/>
    <w:rsid w:val="793D2110"/>
    <w:rsid w:val="793F1163"/>
    <w:rsid w:val="7954D173"/>
    <w:rsid w:val="79609CF3"/>
    <w:rsid w:val="796C4185"/>
    <w:rsid w:val="796E3994"/>
    <w:rsid w:val="797FBF25"/>
    <w:rsid w:val="7980BEEF"/>
    <w:rsid w:val="79817D30"/>
    <w:rsid w:val="7998A76F"/>
    <w:rsid w:val="7999BECF"/>
    <w:rsid w:val="799B69BB"/>
    <w:rsid w:val="79AE412C"/>
    <w:rsid w:val="79CD96C1"/>
    <w:rsid w:val="79E1D333"/>
    <w:rsid w:val="79E97778"/>
    <w:rsid w:val="79EA42D1"/>
    <w:rsid w:val="79F9390A"/>
    <w:rsid w:val="79FD777C"/>
    <w:rsid w:val="79FEDCFA"/>
    <w:rsid w:val="7A05016B"/>
    <w:rsid w:val="7A058313"/>
    <w:rsid w:val="7A0ECA98"/>
    <w:rsid w:val="7A1EB420"/>
    <w:rsid w:val="7A26ABC4"/>
    <w:rsid w:val="7A32189F"/>
    <w:rsid w:val="7A3323C3"/>
    <w:rsid w:val="7A34E607"/>
    <w:rsid w:val="7A3A6E8F"/>
    <w:rsid w:val="7A4059F1"/>
    <w:rsid w:val="7A437641"/>
    <w:rsid w:val="7A514CF7"/>
    <w:rsid w:val="7A64B18A"/>
    <w:rsid w:val="7A661124"/>
    <w:rsid w:val="7A66FE01"/>
    <w:rsid w:val="7A731E7C"/>
    <w:rsid w:val="7A75D044"/>
    <w:rsid w:val="7A7620E9"/>
    <w:rsid w:val="7A819367"/>
    <w:rsid w:val="7A853B71"/>
    <w:rsid w:val="7A9D05AE"/>
    <w:rsid w:val="7AA9016A"/>
    <w:rsid w:val="7AAF98F6"/>
    <w:rsid w:val="7AB2644E"/>
    <w:rsid w:val="7AC10675"/>
    <w:rsid w:val="7ACC6E63"/>
    <w:rsid w:val="7ACE53F2"/>
    <w:rsid w:val="7AD5483A"/>
    <w:rsid w:val="7ADC15F9"/>
    <w:rsid w:val="7AEE23C7"/>
    <w:rsid w:val="7AF09245"/>
    <w:rsid w:val="7AF4EAF6"/>
    <w:rsid w:val="7B00D5ED"/>
    <w:rsid w:val="7B18C0B4"/>
    <w:rsid w:val="7B1C8BFC"/>
    <w:rsid w:val="7B20D86E"/>
    <w:rsid w:val="7B2F13FA"/>
    <w:rsid w:val="7B365BCB"/>
    <w:rsid w:val="7B379F29"/>
    <w:rsid w:val="7B3C2F90"/>
    <w:rsid w:val="7B3D8BE5"/>
    <w:rsid w:val="7B406FDE"/>
    <w:rsid w:val="7B4587E4"/>
    <w:rsid w:val="7B58D7B7"/>
    <w:rsid w:val="7B632678"/>
    <w:rsid w:val="7B655EE1"/>
    <w:rsid w:val="7B6CE60F"/>
    <w:rsid w:val="7B702E47"/>
    <w:rsid w:val="7B941649"/>
    <w:rsid w:val="7B94BDF5"/>
    <w:rsid w:val="7B96C1F0"/>
    <w:rsid w:val="7B9F81A8"/>
    <w:rsid w:val="7BA56742"/>
    <w:rsid w:val="7BA7371F"/>
    <w:rsid w:val="7BAD03E1"/>
    <w:rsid w:val="7BADA8D7"/>
    <w:rsid w:val="7BC5235C"/>
    <w:rsid w:val="7BCC185F"/>
    <w:rsid w:val="7BCEF057"/>
    <w:rsid w:val="7BD5188E"/>
    <w:rsid w:val="7BE821D3"/>
    <w:rsid w:val="7BEAF2F9"/>
    <w:rsid w:val="7BF8FFBD"/>
    <w:rsid w:val="7C054548"/>
    <w:rsid w:val="7C145969"/>
    <w:rsid w:val="7C1D9AEF"/>
    <w:rsid w:val="7C1E591C"/>
    <w:rsid w:val="7C25573B"/>
    <w:rsid w:val="7C3643C4"/>
    <w:rsid w:val="7C38216F"/>
    <w:rsid w:val="7C45327B"/>
    <w:rsid w:val="7C486AA7"/>
    <w:rsid w:val="7C4C1985"/>
    <w:rsid w:val="7C4F7EB3"/>
    <w:rsid w:val="7C510FFA"/>
    <w:rsid w:val="7C5A331D"/>
    <w:rsid w:val="7C6B8259"/>
    <w:rsid w:val="7C702D5E"/>
    <w:rsid w:val="7C718ACB"/>
    <w:rsid w:val="7C74CB56"/>
    <w:rsid w:val="7C785B7D"/>
    <w:rsid w:val="7C7A4761"/>
    <w:rsid w:val="7C916A20"/>
    <w:rsid w:val="7C954879"/>
    <w:rsid w:val="7CA28B60"/>
    <w:rsid w:val="7CA52AFE"/>
    <w:rsid w:val="7CAA95A2"/>
    <w:rsid w:val="7CB1F810"/>
    <w:rsid w:val="7CB32E4D"/>
    <w:rsid w:val="7CC2D95D"/>
    <w:rsid w:val="7CCFC3D3"/>
    <w:rsid w:val="7CD029DF"/>
    <w:rsid w:val="7CE74423"/>
    <w:rsid w:val="7CE9BCE4"/>
    <w:rsid w:val="7CE9FAE4"/>
    <w:rsid w:val="7CF485DA"/>
    <w:rsid w:val="7CF6F1C6"/>
    <w:rsid w:val="7CF7F1C0"/>
    <w:rsid w:val="7CFB96B8"/>
    <w:rsid w:val="7D0AF459"/>
    <w:rsid w:val="7D21600A"/>
    <w:rsid w:val="7D2826AA"/>
    <w:rsid w:val="7D2AD11D"/>
    <w:rsid w:val="7D2E6E48"/>
    <w:rsid w:val="7D32C760"/>
    <w:rsid w:val="7D334201"/>
    <w:rsid w:val="7D3AED85"/>
    <w:rsid w:val="7D4174FF"/>
    <w:rsid w:val="7D5004FF"/>
    <w:rsid w:val="7D5C882D"/>
    <w:rsid w:val="7D62AE4B"/>
    <w:rsid w:val="7D72A076"/>
    <w:rsid w:val="7D7A9FC7"/>
    <w:rsid w:val="7D85D235"/>
    <w:rsid w:val="7D875589"/>
    <w:rsid w:val="7DAD09FA"/>
    <w:rsid w:val="7DB4F129"/>
    <w:rsid w:val="7DB71AEC"/>
    <w:rsid w:val="7DBAD763"/>
    <w:rsid w:val="7DBE8D50"/>
    <w:rsid w:val="7DC37FA2"/>
    <w:rsid w:val="7DC41DCA"/>
    <w:rsid w:val="7DC6593B"/>
    <w:rsid w:val="7DD53D7C"/>
    <w:rsid w:val="7DDA1659"/>
    <w:rsid w:val="7DE00093"/>
    <w:rsid w:val="7DE6008C"/>
    <w:rsid w:val="7E04DBEA"/>
    <w:rsid w:val="7E0F447B"/>
    <w:rsid w:val="7E0F5CD0"/>
    <w:rsid w:val="7E192C46"/>
    <w:rsid w:val="7E1DB876"/>
    <w:rsid w:val="7E21FC7C"/>
    <w:rsid w:val="7E221000"/>
    <w:rsid w:val="7E22C060"/>
    <w:rsid w:val="7E26BEED"/>
    <w:rsid w:val="7E2A4E14"/>
    <w:rsid w:val="7E30BC64"/>
    <w:rsid w:val="7E31BEAA"/>
    <w:rsid w:val="7E32E2AA"/>
    <w:rsid w:val="7E3480F2"/>
    <w:rsid w:val="7E34A375"/>
    <w:rsid w:val="7E34A659"/>
    <w:rsid w:val="7E3B69D8"/>
    <w:rsid w:val="7E4936DB"/>
    <w:rsid w:val="7E4A900F"/>
    <w:rsid w:val="7E5CEADE"/>
    <w:rsid w:val="7E60851F"/>
    <w:rsid w:val="7E698263"/>
    <w:rsid w:val="7E6BAA0C"/>
    <w:rsid w:val="7E87B574"/>
    <w:rsid w:val="7E8F4C60"/>
    <w:rsid w:val="7EA82C0D"/>
    <w:rsid w:val="7EBC05E4"/>
    <w:rsid w:val="7EC61638"/>
    <w:rsid w:val="7ECA49AC"/>
    <w:rsid w:val="7ECC9E7A"/>
    <w:rsid w:val="7ED211FD"/>
    <w:rsid w:val="7ED39A4B"/>
    <w:rsid w:val="7ED50594"/>
    <w:rsid w:val="7ED7F491"/>
    <w:rsid w:val="7EE90062"/>
    <w:rsid w:val="7EE9EE40"/>
    <w:rsid w:val="7EEB8E70"/>
    <w:rsid w:val="7EF0434F"/>
    <w:rsid w:val="7EF818CA"/>
    <w:rsid w:val="7EF9914C"/>
    <w:rsid w:val="7EFFC30D"/>
    <w:rsid w:val="7F0918C0"/>
    <w:rsid w:val="7F0EAAED"/>
    <w:rsid w:val="7F11217D"/>
    <w:rsid w:val="7F12FDAF"/>
    <w:rsid w:val="7F133440"/>
    <w:rsid w:val="7F20E326"/>
    <w:rsid w:val="7F246C29"/>
    <w:rsid w:val="7F24F213"/>
    <w:rsid w:val="7F318252"/>
    <w:rsid w:val="7F33832A"/>
    <w:rsid w:val="7F36C089"/>
    <w:rsid w:val="7F372D1E"/>
    <w:rsid w:val="7F41E44A"/>
    <w:rsid w:val="7F4511B2"/>
    <w:rsid w:val="7F481F8E"/>
    <w:rsid w:val="7F48BD3A"/>
    <w:rsid w:val="7F4CF642"/>
    <w:rsid w:val="7F4D95E3"/>
    <w:rsid w:val="7F5E8E47"/>
    <w:rsid w:val="7F71D32F"/>
    <w:rsid w:val="7F7A0EDE"/>
    <w:rsid w:val="7F844CB4"/>
    <w:rsid w:val="7F8BBDB8"/>
    <w:rsid w:val="7F97E185"/>
    <w:rsid w:val="7F98FC0D"/>
    <w:rsid w:val="7F9BC6B4"/>
    <w:rsid w:val="7F9DC474"/>
    <w:rsid w:val="7FA09EB5"/>
    <w:rsid w:val="7FAE60E8"/>
    <w:rsid w:val="7FB3B820"/>
    <w:rsid w:val="7FC41FD8"/>
    <w:rsid w:val="7FCB2730"/>
    <w:rsid w:val="7FCC3758"/>
    <w:rsid w:val="7FCD1DE9"/>
    <w:rsid w:val="7FD8AA9F"/>
    <w:rsid w:val="7FDC1BF2"/>
    <w:rsid w:val="7FE4C905"/>
    <w:rsid w:val="7FE5B3D2"/>
    <w:rsid w:val="7FE7A2E4"/>
    <w:rsid w:val="7FEC3230"/>
    <w:rsid w:val="7FFD1E32"/>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B24B14"/>
  <w15:chartTrackingRefBased/>
  <w15:docId w15:val="{B3AAB710-533C-4447-8D06-49588065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620"/>
    <w:rPr>
      <w:lang w:val="fr-FR"/>
    </w:rPr>
  </w:style>
  <w:style w:type="paragraph" w:styleId="Heading1">
    <w:name w:val="heading 1"/>
    <w:basedOn w:val="Normal"/>
    <w:next w:val="Normal"/>
    <w:link w:val="Heading1Char"/>
    <w:uiPriority w:val="9"/>
    <w:qFormat/>
    <w:rsid w:val="00D05C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rsid w:val="22DB63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05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5899"/>
    <w:pPr>
      <w:ind w:left="720"/>
      <w:contextualSpacing/>
    </w:pPr>
  </w:style>
  <w:style w:type="character" w:styleId="CommentReference">
    <w:name w:val="annotation reference"/>
    <w:basedOn w:val="DefaultParagraphFont"/>
    <w:uiPriority w:val="99"/>
    <w:semiHidden/>
    <w:unhideWhenUsed/>
    <w:rsid w:val="00577BC5"/>
    <w:rPr>
      <w:sz w:val="16"/>
      <w:szCs w:val="16"/>
    </w:rPr>
  </w:style>
  <w:style w:type="paragraph" w:styleId="CommentText">
    <w:name w:val="annotation text"/>
    <w:basedOn w:val="Normal"/>
    <w:link w:val="CommentTextChar"/>
    <w:uiPriority w:val="99"/>
    <w:unhideWhenUsed/>
    <w:rsid w:val="00577BC5"/>
    <w:pPr>
      <w:spacing w:line="240" w:lineRule="auto"/>
    </w:pPr>
    <w:rPr>
      <w:sz w:val="20"/>
      <w:szCs w:val="20"/>
    </w:rPr>
  </w:style>
  <w:style w:type="character" w:customStyle="1" w:styleId="CommentTextChar">
    <w:name w:val="Comment Text Char"/>
    <w:basedOn w:val="DefaultParagraphFont"/>
    <w:link w:val="CommentText"/>
    <w:uiPriority w:val="99"/>
    <w:rsid w:val="00577BC5"/>
    <w:rPr>
      <w:sz w:val="20"/>
      <w:szCs w:val="20"/>
      <w:lang w:val="fr-FR"/>
    </w:rPr>
  </w:style>
  <w:style w:type="paragraph" w:styleId="CommentSubject">
    <w:name w:val="annotation subject"/>
    <w:basedOn w:val="CommentText"/>
    <w:next w:val="CommentText"/>
    <w:link w:val="CommentSubjectChar"/>
    <w:uiPriority w:val="99"/>
    <w:semiHidden/>
    <w:unhideWhenUsed/>
    <w:rsid w:val="00577BC5"/>
    <w:rPr>
      <w:b/>
      <w:bCs/>
    </w:rPr>
  </w:style>
  <w:style w:type="character" w:customStyle="1" w:styleId="CommentSubjectChar">
    <w:name w:val="Comment Subject Char"/>
    <w:basedOn w:val="CommentTextChar"/>
    <w:link w:val="CommentSubject"/>
    <w:uiPriority w:val="99"/>
    <w:semiHidden/>
    <w:rsid w:val="00577BC5"/>
    <w:rPr>
      <w:b/>
      <w:bCs/>
      <w:sz w:val="20"/>
      <w:szCs w:val="20"/>
      <w:lang w:val="fr-FR"/>
    </w:rPr>
  </w:style>
  <w:style w:type="character" w:styleId="LineNumber">
    <w:name w:val="line number"/>
    <w:basedOn w:val="DefaultParagraphFont"/>
    <w:uiPriority w:val="99"/>
    <w:semiHidden/>
    <w:unhideWhenUsed/>
    <w:rsid w:val="00594D17"/>
  </w:style>
  <w:style w:type="character" w:styleId="PlaceholderText">
    <w:name w:val="Placeholder Text"/>
    <w:basedOn w:val="DefaultParagraphFont"/>
    <w:uiPriority w:val="99"/>
    <w:semiHidden/>
    <w:rsid w:val="00C26E36"/>
    <w:rPr>
      <w:color w:val="666666"/>
    </w:rPr>
  </w:style>
  <w:style w:type="paragraph" w:styleId="Header">
    <w:name w:val="header"/>
    <w:basedOn w:val="Normal"/>
    <w:link w:val="HeaderChar"/>
    <w:uiPriority w:val="99"/>
    <w:unhideWhenUsed/>
    <w:rsid w:val="00435E6B"/>
    <w:pPr>
      <w:tabs>
        <w:tab w:val="center" w:pos="4703"/>
        <w:tab w:val="right" w:pos="9406"/>
      </w:tabs>
      <w:spacing w:after="0" w:line="240" w:lineRule="auto"/>
    </w:pPr>
  </w:style>
  <w:style w:type="character" w:customStyle="1" w:styleId="HeaderChar">
    <w:name w:val="Header Char"/>
    <w:basedOn w:val="DefaultParagraphFont"/>
    <w:link w:val="Header"/>
    <w:uiPriority w:val="99"/>
    <w:rsid w:val="00435E6B"/>
    <w:rPr>
      <w:lang w:val="fr-FR"/>
    </w:rPr>
  </w:style>
  <w:style w:type="paragraph" w:styleId="Footer">
    <w:name w:val="footer"/>
    <w:basedOn w:val="Normal"/>
    <w:link w:val="FooterChar"/>
    <w:uiPriority w:val="99"/>
    <w:unhideWhenUsed/>
    <w:rsid w:val="00435E6B"/>
    <w:pPr>
      <w:tabs>
        <w:tab w:val="center" w:pos="4703"/>
        <w:tab w:val="right" w:pos="9406"/>
      </w:tabs>
      <w:spacing w:after="0" w:line="240" w:lineRule="auto"/>
    </w:pPr>
  </w:style>
  <w:style w:type="character" w:customStyle="1" w:styleId="FooterChar">
    <w:name w:val="Footer Char"/>
    <w:basedOn w:val="DefaultParagraphFont"/>
    <w:link w:val="Footer"/>
    <w:uiPriority w:val="99"/>
    <w:rsid w:val="00435E6B"/>
    <w:rPr>
      <w:lang w:val="fr-FR"/>
    </w:rPr>
  </w:style>
  <w:style w:type="table" w:styleId="TableGrid">
    <w:name w:val="Table Grid"/>
    <w:basedOn w:val="TableNormal"/>
    <w:uiPriority w:val="39"/>
    <w:rsid w:val="00375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7BE3"/>
    <w:rPr>
      <w:color w:val="0563C1" w:themeColor="hyperlink"/>
      <w:u w:val="single"/>
    </w:rPr>
  </w:style>
  <w:style w:type="character" w:customStyle="1" w:styleId="UnresolvedMention1">
    <w:name w:val="Unresolved Mention1"/>
    <w:basedOn w:val="DefaultParagraphFont"/>
    <w:uiPriority w:val="99"/>
    <w:semiHidden/>
    <w:unhideWhenUsed/>
    <w:rsid w:val="000F7BE3"/>
    <w:rPr>
      <w:color w:val="605E5C"/>
      <w:shd w:val="clear" w:color="auto" w:fill="E1DFDD"/>
    </w:rPr>
  </w:style>
  <w:style w:type="paragraph" w:styleId="NormalWeb">
    <w:name w:val="Normal (Web)"/>
    <w:basedOn w:val="Normal"/>
    <w:uiPriority w:val="99"/>
    <w:unhideWhenUsed/>
    <w:rsid w:val="0092720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TMLPreformatted">
    <w:name w:val="HTML Preformatted"/>
    <w:basedOn w:val="Normal"/>
    <w:link w:val="HTMLPreformattedChar"/>
    <w:uiPriority w:val="99"/>
    <w:semiHidden/>
    <w:unhideWhenUsed/>
    <w:rsid w:val="00D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D2629B"/>
    <w:rPr>
      <w:rFonts w:ascii="Courier New" w:eastAsia="Times New Roman" w:hAnsi="Courier New" w:cs="Courier New"/>
      <w:kern w:val="0"/>
      <w:sz w:val="20"/>
      <w:szCs w:val="20"/>
      <w14:ligatures w14:val="none"/>
    </w:rPr>
  </w:style>
  <w:style w:type="character" w:customStyle="1" w:styleId="gnd-iwgdo3b">
    <w:name w:val="gnd-iwgdo3b"/>
    <w:basedOn w:val="DefaultParagraphFont"/>
    <w:rsid w:val="00D2629B"/>
  </w:style>
  <w:style w:type="character" w:customStyle="1" w:styleId="gnd-iwgdn2b">
    <w:name w:val="gnd-iwgdn2b"/>
    <w:basedOn w:val="DefaultParagraphFont"/>
    <w:rsid w:val="00D2629B"/>
  </w:style>
  <w:style w:type="character" w:customStyle="1" w:styleId="gnd-iwgdh3b">
    <w:name w:val="gnd-iwgdh3b"/>
    <w:basedOn w:val="DefaultParagraphFont"/>
    <w:rsid w:val="00D2629B"/>
  </w:style>
  <w:style w:type="character" w:customStyle="1" w:styleId="cf01">
    <w:name w:val="cf01"/>
    <w:basedOn w:val="DefaultParagraphFont"/>
    <w:rsid w:val="006D3B63"/>
    <w:rPr>
      <w:rFonts w:ascii="Segoe UI" w:hAnsi="Segoe UI" w:cs="Segoe UI" w:hint="default"/>
      <w:sz w:val="18"/>
      <w:szCs w:val="18"/>
    </w:rPr>
  </w:style>
  <w:style w:type="paragraph" w:styleId="Revision">
    <w:name w:val="Revision"/>
    <w:hidden/>
    <w:uiPriority w:val="99"/>
    <w:semiHidden/>
    <w:rsid w:val="00EC2A16"/>
    <w:pPr>
      <w:spacing w:after="0" w:line="240" w:lineRule="auto"/>
    </w:pPr>
    <w:rPr>
      <w:lang w:val="fr-FR"/>
    </w:rPr>
  </w:style>
  <w:style w:type="paragraph" w:styleId="Bibliography">
    <w:name w:val="Bibliography"/>
    <w:basedOn w:val="Normal"/>
    <w:next w:val="Normal"/>
    <w:uiPriority w:val="37"/>
    <w:unhideWhenUsed/>
    <w:rsid w:val="00C4712B"/>
    <w:pPr>
      <w:spacing w:after="240" w:line="240" w:lineRule="auto"/>
    </w:pPr>
  </w:style>
  <w:style w:type="character" w:customStyle="1" w:styleId="Heading3Char">
    <w:name w:val="Heading 3 Char"/>
    <w:basedOn w:val="DefaultParagraphFont"/>
    <w:link w:val="Heading3"/>
    <w:uiPriority w:val="9"/>
    <w:rsid w:val="002B05AB"/>
    <w:rPr>
      <w:rFonts w:asciiTheme="majorHAnsi" w:eastAsiaTheme="majorEastAsia" w:hAnsiTheme="majorHAnsi" w:cstheme="majorBidi"/>
      <w:color w:val="1F3763" w:themeColor="accent1" w:themeShade="7F"/>
      <w:sz w:val="24"/>
      <w:szCs w:val="24"/>
      <w:lang w:val="fr-FR"/>
    </w:rPr>
  </w:style>
  <w:style w:type="paragraph" w:customStyle="1" w:styleId="paragraph">
    <w:name w:val="paragraph"/>
    <w:basedOn w:val="Normal"/>
    <w:rsid w:val="00B923C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rmaltextrun">
    <w:name w:val="normaltextrun"/>
    <w:basedOn w:val="DefaultParagraphFont"/>
    <w:rsid w:val="00B923C7"/>
  </w:style>
  <w:style w:type="character" w:customStyle="1" w:styleId="eop">
    <w:name w:val="eop"/>
    <w:basedOn w:val="DefaultParagraphFont"/>
    <w:rsid w:val="00B923C7"/>
  </w:style>
  <w:style w:type="character" w:styleId="FollowedHyperlink">
    <w:name w:val="FollowedHyperlink"/>
    <w:basedOn w:val="DefaultParagraphFont"/>
    <w:uiPriority w:val="99"/>
    <w:semiHidden/>
    <w:unhideWhenUsed/>
    <w:rsid w:val="003A358D"/>
    <w:rPr>
      <w:color w:val="954F72" w:themeColor="followedHyperlink"/>
      <w:u w:val="single"/>
    </w:rPr>
  </w:style>
  <w:style w:type="paragraph" w:customStyle="1" w:styleId="pf0">
    <w:name w:val="pf0"/>
    <w:basedOn w:val="Normal"/>
    <w:rsid w:val="002433A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cf21">
    <w:name w:val="cf21"/>
    <w:basedOn w:val="DefaultParagraphFont"/>
    <w:rsid w:val="00F575F4"/>
    <w:rPr>
      <w:rFonts w:ascii="Segoe UI" w:hAnsi="Segoe UI" w:cs="Segoe UI" w:hint="default"/>
      <w:color w:val="FF0000"/>
      <w:sz w:val="18"/>
      <w:szCs w:val="18"/>
    </w:rPr>
  </w:style>
  <w:style w:type="character" w:customStyle="1" w:styleId="Heading1Char">
    <w:name w:val="Heading 1 Char"/>
    <w:basedOn w:val="DefaultParagraphFont"/>
    <w:link w:val="Heading1"/>
    <w:uiPriority w:val="9"/>
    <w:rsid w:val="00D05C3F"/>
    <w:rPr>
      <w:rFonts w:asciiTheme="majorHAnsi" w:eastAsiaTheme="majorEastAsia" w:hAnsiTheme="majorHAnsi" w:cstheme="majorBidi"/>
      <w:color w:val="2F5496" w:themeColor="accent1" w:themeShade="BF"/>
      <w:sz w:val="32"/>
      <w:szCs w:val="32"/>
      <w:lang w:val="fr-FR"/>
    </w:rPr>
  </w:style>
  <w:style w:type="paragraph" w:styleId="BalloonText">
    <w:name w:val="Balloon Text"/>
    <w:basedOn w:val="Normal"/>
    <w:link w:val="BalloonTextChar"/>
    <w:uiPriority w:val="99"/>
    <w:semiHidden/>
    <w:unhideWhenUsed/>
    <w:rsid w:val="00C35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5514"/>
    <w:rPr>
      <w:rFonts w:ascii="Segoe UI" w:hAnsi="Segoe UI" w:cs="Segoe UI"/>
      <w:sz w:val="18"/>
      <w:szCs w:val="18"/>
      <w:lang w:val="fr-FR"/>
    </w:r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uiPriority w:val="10"/>
    <w:qFormat/>
    <w:rsid w:val="49CA8D22"/>
    <w:pPr>
      <w:spacing w:after="80" w:line="240" w:lineRule="auto"/>
      <w:contextualSpacing/>
    </w:pPr>
    <w:rPr>
      <w:rFonts w:asciiTheme="majorHAnsi" w:eastAsiaTheme="majorEastAsia" w:hAnsiTheme="majorHAnsi" w:cstheme="majorBidi"/>
      <w:sz w:val="56"/>
      <w:szCs w:val="56"/>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1C1D6FE7"/>
    <w:rPr>
      <w:i/>
      <w:iCs/>
    </w:rPr>
  </w:style>
  <w:style w:type="character" w:styleId="UnresolvedMention">
    <w:name w:val="Unresolved Mention"/>
    <w:basedOn w:val="DefaultParagraphFont"/>
    <w:uiPriority w:val="99"/>
    <w:semiHidden/>
    <w:unhideWhenUsed/>
    <w:rsid w:val="00F812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42814">
      <w:bodyDiv w:val="1"/>
      <w:marLeft w:val="0"/>
      <w:marRight w:val="0"/>
      <w:marTop w:val="0"/>
      <w:marBottom w:val="0"/>
      <w:divBdr>
        <w:top w:val="none" w:sz="0" w:space="0" w:color="auto"/>
        <w:left w:val="none" w:sz="0" w:space="0" w:color="auto"/>
        <w:bottom w:val="none" w:sz="0" w:space="0" w:color="auto"/>
        <w:right w:val="none" w:sz="0" w:space="0" w:color="auto"/>
      </w:divBdr>
    </w:div>
    <w:div w:id="1855617">
      <w:bodyDiv w:val="1"/>
      <w:marLeft w:val="0"/>
      <w:marRight w:val="0"/>
      <w:marTop w:val="0"/>
      <w:marBottom w:val="0"/>
      <w:divBdr>
        <w:top w:val="none" w:sz="0" w:space="0" w:color="auto"/>
        <w:left w:val="none" w:sz="0" w:space="0" w:color="auto"/>
        <w:bottom w:val="none" w:sz="0" w:space="0" w:color="auto"/>
        <w:right w:val="none" w:sz="0" w:space="0" w:color="auto"/>
      </w:divBdr>
    </w:div>
    <w:div w:id="1901961">
      <w:bodyDiv w:val="1"/>
      <w:marLeft w:val="0"/>
      <w:marRight w:val="0"/>
      <w:marTop w:val="0"/>
      <w:marBottom w:val="0"/>
      <w:divBdr>
        <w:top w:val="none" w:sz="0" w:space="0" w:color="auto"/>
        <w:left w:val="none" w:sz="0" w:space="0" w:color="auto"/>
        <w:bottom w:val="none" w:sz="0" w:space="0" w:color="auto"/>
        <w:right w:val="none" w:sz="0" w:space="0" w:color="auto"/>
      </w:divBdr>
    </w:div>
    <w:div w:id="2981755">
      <w:bodyDiv w:val="1"/>
      <w:marLeft w:val="0"/>
      <w:marRight w:val="0"/>
      <w:marTop w:val="0"/>
      <w:marBottom w:val="0"/>
      <w:divBdr>
        <w:top w:val="none" w:sz="0" w:space="0" w:color="auto"/>
        <w:left w:val="none" w:sz="0" w:space="0" w:color="auto"/>
        <w:bottom w:val="none" w:sz="0" w:space="0" w:color="auto"/>
        <w:right w:val="none" w:sz="0" w:space="0" w:color="auto"/>
      </w:divBdr>
    </w:div>
    <w:div w:id="7564290">
      <w:bodyDiv w:val="1"/>
      <w:marLeft w:val="0"/>
      <w:marRight w:val="0"/>
      <w:marTop w:val="0"/>
      <w:marBottom w:val="0"/>
      <w:divBdr>
        <w:top w:val="none" w:sz="0" w:space="0" w:color="auto"/>
        <w:left w:val="none" w:sz="0" w:space="0" w:color="auto"/>
        <w:bottom w:val="none" w:sz="0" w:space="0" w:color="auto"/>
        <w:right w:val="none" w:sz="0" w:space="0" w:color="auto"/>
      </w:divBdr>
    </w:div>
    <w:div w:id="7566624">
      <w:bodyDiv w:val="1"/>
      <w:marLeft w:val="0"/>
      <w:marRight w:val="0"/>
      <w:marTop w:val="0"/>
      <w:marBottom w:val="0"/>
      <w:divBdr>
        <w:top w:val="none" w:sz="0" w:space="0" w:color="auto"/>
        <w:left w:val="none" w:sz="0" w:space="0" w:color="auto"/>
        <w:bottom w:val="none" w:sz="0" w:space="0" w:color="auto"/>
        <w:right w:val="none" w:sz="0" w:space="0" w:color="auto"/>
      </w:divBdr>
    </w:div>
    <w:div w:id="10763457">
      <w:bodyDiv w:val="1"/>
      <w:marLeft w:val="0"/>
      <w:marRight w:val="0"/>
      <w:marTop w:val="0"/>
      <w:marBottom w:val="0"/>
      <w:divBdr>
        <w:top w:val="none" w:sz="0" w:space="0" w:color="auto"/>
        <w:left w:val="none" w:sz="0" w:space="0" w:color="auto"/>
        <w:bottom w:val="none" w:sz="0" w:space="0" w:color="auto"/>
        <w:right w:val="none" w:sz="0" w:space="0" w:color="auto"/>
      </w:divBdr>
    </w:div>
    <w:div w:id="11880874">
      <w:bodyDiv w:val="1"/>
      <w:marLeft w:val="0"/>
      <w:marRight w:val="0"/>
      <w:marTop w:val="0"/>
      <w:marBottom w:val="0"/>
      <w:divBdr>
        <w:top w:val="none" w:sz="0" w:space="0" w:color="auto"/>
        <w:left w:val="none" w:sz="0" w:space="0" w:color="auto"/>
        <w:bottom w:val="none" w:sz="0" w:space="0" w:color="auto"/>
        <w:right w:val="none" w:sz="0" w:space="0" w:color="auto"/>
      </w:divBdr>
      <w:divsChild>
        <w:div w:id="80834232">
          <w:marLeft w:val="480"/>
          <w:marRight w:val="0"/>
          <w:marTop w:val="0"/>
          <w:marBottom w:val="0"/>
          <w:divBdr>
            <w:top w:val="none" w:sz="0" w:space="0" w:color="auto"/>
            <w:left w:val="none" w:sz="0" w:space="0" w:color="auto"/>
            <w:bottom w:val="none" w:sz="0" w:space="0" w:color="auto"/>
            <w:right w:val="none" w:sz="0" w:space="0" w:color="auto"/>
          </w:divBdr>
        </w:div>
        <w:div w:id="99879911">
          <w:marLeft w:val="480"/>
          <w:marRight w:val="0"/>
          <w:marTop w:val="0"/>
          <w:marBottom w:val="0"/>
          <w:divBdr>
            <w:top w:val="none" w:sz="0" w:space="0" w:color="auto"/>
            <w:left w:val="none" w:sz="0" w:space="0" w:color="auto"/>
            <w:bottom w:val="none" w:sz="0" w:space="0" w:color="auto"/>
            <w:right w:val="none" w:sz="0" w:space="0" w:color="auto"/>
          </w:divBdr>
        </w:div>
        <w:div w:id="112987607">
          <w:marLeft w:val="480"/>
          <w:marRight w:val="0"/>
          <w:marTop w:val="0"/>
          <w:marBottom w:val="0"/>
          <w:divBdr>
            <w:top w:val="none" w:sz="0" w:space="0" w:color="auto"/>
            <w:left w:val="none" w:sz="0" w:space="0" w:color="auto"/>
            <w:bottom w:val="none" w:sz="0" w:space="0" w:color="auto"/>
            <w:right w:val="none" w:sz="0" w:space="0" w:color="auto"/>
          </w:divBdr>
        </w:div>
        <w:div w:id="128331431">
          <w:marLeft w:val="480"/>
          <w:marRight w:val="0"/>
          <w:marTop w:val="0"/>
          <w:marBottom w:val="0"/>
          <w:divBdr>
            <w:top w:val="none" w:sz="0" w:space="0" w:color="auto"/>
            <w:left w:val="none" w:sz="0" w:space="0" w:color="auto"/>
            <w:bottom w:val="none" w:sz="0" w:space="0" w:color="auto"/>
            <w:right w:val="none" w:sz="0" w:space="0" w:color="auto"/>
          </w:divBdr>
        </w:div>
        <w:div w:id="139811899">
          <w:marLeft w:val="480"/>
          <w:marRight w:val="0"/>
          <w:marTop w:val="0"/>
          <w:marBottom w:val="0"/>
          <w:divBdr>
            <w:top w:val="none" w:sz="0" w:space="0" w:color="auto"/>
            <w:left w:val="none" w:sz="0" w:space="0" w:color="auto"/>
            <w:bottom w:val="none" w:sz="0" w:space="0" w:color="auto"/>
            <w:right w:val="none" w:sz="0" w:space="0" w:color="auto"/>
          </w:divBdr>
        </w:div>
        <w:div w:id="144663177">
          <w:marLeft w:val="480"/>
          <w:marRight w:val="0"/>
          <w:marTop w:val="0"/>
          <w:marBottom w:val="0"/>
          <w:divBdr>
            <w:top w:val="none" w:sz="0" w:space="0" w:color="auto"/>
            <w:left w:val="none" w:sz="0" w:space="0" w:color="auto"/>
            <w:bottom w:val="none" w:sz="0" w:space="0" w:color="auto"/>
            <w:right w:val="none" w:sz="0" w:space="0" w:color="auto"/>
          </w:divBdr>
        </w:div>
        <w:div w:id="175924064">
          <w:marLeft w:val="480"/>
          <w:marRight w:val="0"/>
          <w:marTop w:val="0"/>
          <w:marBottom w:val="0"/>
          <w:divBdr>
            <w:top w:val="none" w:sz="0" w:space="0" w:color="auto"/>
            <w:left w:val="none" w:sz="0" w:space="0" w:color="auto"/>
            <w:bottom w:val="none" w:sz="0" w:space="0" w:color="auto"/>
            <w:right w:val="none" w:sz="0" w:space="0" w:color="auto"/>
          </w:divBdr>
        </w:div>
        <w:div w:id="196965209">
          <w:marLeft w:val="480"/>
          <w:marRight w:val="0"/>
          <w:marTop w:val="0"/>
          <w:marBottom w:val="0"/>
          <w:divBdr>
            <w:top w:val="none" w:sz="0" w:space="0" w:color="auto"/>
            <w:left w:val="none" w:sz="0" w:space="0" w:color="auto"/>
            <w:bottom w:val="none" w:sz="0" w:space="0" w:color="auto"/>
            <w:right w:val="none" w:sz="0" w:space="0" w:color="auto"/>
          </w:divBdr>
        </w:div>
        <w:div w:id="349380023">
          <w:marLeft w:val="480"/>
          <w:marRight w:val="0"/>
          <w:marTop w:val="0"/>
          <w:marBottom w:val="0"/>
          <w:divBdr>
            <w:top w:val="none" w:sz="0" w:space="0" w:color="auto"/>
            <w:left w:val="none" w:sz="0" w:space="0" w:color="auto"/>
            <w:bottom w:val="none" w:sz="0" w:space="0" w:color="auto"/>
            <w:right w:val="none" w:sz="0" w:space="0" w:color="auto"/>
          </w:divBdr>
        </w:div>
        <w:div w:id="408969046">
          <w:marLeft w:val="480"/>
          <w:marRight w:val="0"/>
          <w:marTop w:val="0"/>
          <w:marBottom w:val="0"/>
          <w:divBdr>
            <w:top w:val="none" w:sz="0" w:space="0" w:color="auto"/>
            <w:left w:val="none" w:sz="0" w:space="0" w:color="auto"/>
            <w:bottom w:val="none" w:sz="0" w:space="0" w:color="auto"/>
            <w:right w:val="none" w:sz="0" w:space="0" w:color="auto"/>
          </w:divBdr>
        </w:div>
        <w:div w:id="423693007">
          <w:marLeft w:val="480"/>
          <w:marRight w:val="0"/>
          <w:marTop w:val="0"/>
          <w:marBottom w:val="0"/>
          <w:divBdr>
            <w:top w:val="none" w:sz="0" w:space="0" w:color="auto"/>
            <w:left w:val="none" w:sz="0" w:space="0" w:color="auto"/>
            <w:bottom w:val="none" w:sz="0" w:space="0" w:color="auto"/>
            <w:right w:val="none" w:sz="0" w:space="0" w:color="auto"/>
          </w:divBdr>
        </w:div>
        <w:div w:id="456677556">
          <w:marLeft w:val="480"/>
          <w:marRight w:val="0"/>
          <w:marTop w:val="0"/>
          <w:marBottom w:val="0"/>
          <w:divBdr>
            <w:top w:val="none" w:sz="0" w:space="0" w:color="auto"/>
            <w:left w:val="none" w:sz="0" w:space="0" w:color="auto"/>
            <w:bottom w:val="none" w:sz="0" w:space="0" w:color="auto"/>
            <w:right w:val="none" w:sz="0" w:space="0" w:color="auto"/>
          </w:divBdr>
        </w:div>
        <w:div w:id="515729240">
          <w:marLeft w:val="480"/>
          <w:marRight w:val="0"/>
          <w:marTop w:val="0"/>
          <w:marBottom w:val="0"/>
          <w:divBdr>
            <w:top w:val="none" w:sz="0" w:space="0" w:color="auto"/>
            <w:left w:val="none" w:sz="0" w:space="0" w:color="auto"/>
            <w:bottom w:val="none" w:sz="0" w:space="0" w:color="auto"/>
            <w:right w:val="none" w:sz="0" w:space="0" w:color="auto"/>
          </w:divBdr>
        </w:div>
        <w:div w:id="575554694">
          <w:marLeft w:val="480"/>
          <w:marRight w:val="0"/>
          <w:marTop w:val="0"/>
          <w:marBottom w:val="0"/>
          <w:divBdr>
            <w:top w:val="none" w:sz="0" w:space="0" w:color="auto"/>
            <w:left w:val="none" w:sz="0" w:space="0" w:color="auto"/>
            <w:bottom w:val="none" w:sz="0" w:space="0" w:color="auto"/>
            <w:right w:val="none" w:sz="0" w:space="0" w:color="auto"/>
          </w:divBdr>
        </w:div>
        <w:div w:id="617218837">
          <w:marLeft w:val="480"/>
          <w:marRight w:val="0"/>
          <w:marTop w:val="0"/>
          <w:marBottom w:val="0"/>
          <w:divBdr>
            <w:top w:val="none" w:sz="0" w:space="0" w:color="auto"/>
            <w:left w:val="none" w:sz="0" w:space="0" w:color="auto"/>
            <w:bottom w:val="none" w:sz="0" w:space="0" w:color="auto"/>
            <w:right w:val="none" w:sz="0" w:space="0" w:color="auto"/>
          </w:divBdr>
        </w:div>
        <w:div w:id="917979846">
          <w:marLeft w:val="480"/>
          <w:marRight w:val="0"/>
          <w:marTop w:val="0"/>
          <w:marBottom w:val="0"/>
          <w:divBdr>
            <w:top w:val="none" w:sz="0" w:space="0" w:color="auto"/>
            <w:left w:val="none" w:sz="0" w:space="0" w:color="auto"/>
            <w:bottom w:val="none" w:sz="0" w:space="0" w:color="auto"/>
            <w:right w:val="none" w:sz="0" w:space="0" w:color="auto"/>
          </w:divBdr>
        </w:div>
        <w:div w:id="974407511">
          <w:marLeft w:val="480"/>
          <w:marRight w:val="0"/>
          <w:marTop w:val="0"/>
          <w:marBottom w:val="0"/>
          <w:divBdr>
            <w:top w:val="none" w:sz="0" w:space="0" w:color="auto"/>
            <w:left w:val="none" w:sz="0" w:space="0" w:color="auto"/>
            <w:bottom w:val="none" w:sz="0" w:space="0" w:color="auto"/>
            <w:right w:val="none" w:sz="0" w:space="0" w:color="auto"/>
          </w:divBdr>
        </w:div>
        <w:div w:id="978537673">
          <w:marLeft w:val="480"/>
          <w:marRight w:val="0"/>
          <w:marTop w:val="0"/>
          <w:marBottom w:val="0"/>
          <w:divBdr>
            <w:top w:val="none" w:sz="0" w:space="0" w:color="auto"/>
            <w:left w:val="none" w:sz="0" w:space="0" w:color="auto"/>
            <w:bottom w:val="none" w:sz="0" w:space="0" w:color="auto"/>
            <w:right w:val="none" w:sz="0" w:space="0" w:color="auto"/>
          </w:divBdr>
        </w:div>
        <w:div w:id="1007291414">
          <w:marLeft w:val="480"/>
          <w:marRight w:val="0"/>
          <w:marTop w:val="0"/>
          <w:marBottom w:val="0"/>
          <w:divBdr>
            <w:top w:val="none" w:sz="0" w:space="0" w:color="auto"/>
            <w:left w:val="none" w:sz="0" w:space="0" w:color="auto"/>
            <w:bottom w:val="none" w:sz="0" w:space="0" w:color="auto"/>
            <w:right w:val="none" w:sz="0" w:space="0" w:color="auto"/>
          </w:divBdr>
        </w:div>
        <w:div w:id="1021200770">
          <w:marLeft w:val="480"/>
          <w:marRight w:val="0"/>
          <w:marTop w:val="0"/>
          <w:marBottom w:val="0"/>
          <w:divBdr>
            <w:top w:val="none" w:sz="0" w:space="0" w:color="auto"/>
            <w:left w:val="none" w:sz="0" w:space="0" w:color="auto"/>
            <w:bottom w:val="none" w:sz="0" w:space="0" w:color="auto"/>
            <w:right w:val="none" w:sz="0" w:space="0" w:color="auto"/>
          </w:divBdr>
        </w:div>
        <w:div w:id="1071269433">
          <w:marLeft w:val="480"/>
          <w:marRight w:val="0"/>
          <w:marTop w:val="0"/>
          <w:marBottom w:val="0"/>
          <w:divBdr>
            <w:top w:val="none" w:sz="0" w:space="0" w:color="auto"/>
            <w:left w:val="none" w:sz="0" w:space="0" w:color="auto"/>
            <w:bottom w:val="none" w:sz="0" w:space="0" w:color="auto"/>
            <w:right w:val="none" w:sz="0" w:space="0" w:color="auto"/>
          </w:divBdr>
        </w:div>
        <w:div w:id="1105492669">
          <w:marLeft w:val="480"/>
          <w:marRight w:val="0"/>
          <w:marTop w:val="0"/>
          <w:marBottom w:val="0"/>
          <w:divBdr>
            <w:top w:val="none" w:sz="0" w:space="0" w:color="auto"/>
            <w:left w:val="none" w:sz="0" w:space="0" w:color="auto"/>
            <w:bottom w:val="none" w:sz="0" w:space="0" w:color="auto"/>
            <w:right w:val="none" w:sz="0" w:space="0" w:color="auto"/>
          </w:divBdr>
        </w:div>
        <w:div w:id="1178695370">
          <w:marLeft w:val="480"/>
          <w:marRight w:val="0"/>
          <w:marTop w:val="0"/>
          <w:marBottom w:val="0"/>
          <w:divBdr>
            <w:top w:val="none" w:sz="0" w:space="0" w:color="auto"/>
            <w:left w:val="none" w:sz="0" w:space="0" w:color="auto"/>
            <w:bottom w:val="none" w:sz="0" w:space="0" w:color="auto"/>
            <w:right w:val="none" w:sz="0" w:space="0" w:color="auto"/>
          </w:divBdr>
        </w:div>
        <w:div w:id="1195313162">
          <w:marLeft w:val="480"/>
          <w:marRight w:val="0"/>
          <w:marTop w:val="0"/>
          <w:marBottom w:val="0"/>
          <w:divBdr>
            <w:top w:val="none" w:sz="0" w:space="0" w:color="auto"/>
            <w:left w:val="none" w:sz="0" w:space="0" w:color="auto"/>
            <w:bottom w:val="none" w:sz="0" w:space="0" w:color="auto"/>
            <w:right w:val="none" w:sz="0" w:space="0" w:color="auto"/>
          </w:divBdr>
        </w:div>
        <w:div w:id="1222866858">
          <w:marLeft w:val="480"/>
          <w:marRight w:val="0"/>
          <w:marTop w:val="0"/>
          <w:marBottom w:val="0"/>
          <w:divBdr>
            <w:top w:val="none" w:sz="0" w:space="0" w:color="auto"/>
            <w:left w:val="none" w:sz="0" w:space="0" w:color="auto"/>
            <w:bottom w:val="none" w:sz="0" w:space="0" w:color="auto"/>
            <w:right w:val="none" w:sz="0" w:space="0" w:color="auto"/>
          </w:divBdr>
        </w:div>
        <w:div w:id="1242332649">
          <w:marLeft w:val="480"/>
          <w:marRight w:val="0"/>
          <w:marTop w:val="0"/>
          <w:marBottom w:val="0"/>
          <w:divBdr>
            <w:top w:val="none" w:sz="0" w:space="0" w:color="auto"/>
            <w:left w:val="none" w:sz="0" w:space="0" w:color="auto"/>
            <w:bottom w:val="none" w:sz="0" w:space="0" w:color="auto"/>
            <w:right w:val="none" w:sz="0" w:space="0" w:color="auto"/>
          </w:divBdr>
        </w:div>
        <w:div w:id="1255867872">
          <w:marLeft w:val="480"/>
          <w:marRight w:val="0"/>
          <w:marTop w:val="0"/>
          <w:marBottom w:val="0"/>
          <w:divBdr>
            <w:top w:val="none" w:sz="0" w:space="0" w:color="auto"/>
            <w:left w:val="none" w:sz="0" w:space="0" w:color="auto"/>
            <w:bottom w:val="none" w:sz="0" w:space="0" w:color="auto"/>
            <w:right w:val="none" w:sz="0" w:space="0" w:color="auto"/>
          </w:divBdr>
        </w:div>
        <w:div w:id="1291280795">
          <w:marLeft w:val="480"/>
          <w:marRight w:val="0"/>
          <w:marTop w:val="0"/>
          <w:marBottom w:val="0"/>
          <w:divBdr>
            <w:top w:val="none" w:sz="0" w:space="0" w:color="auto"/>
            <w:left w:val="none" w:sz="0" w:space="0" w:color="auto"/>
            <w:bottom w:val="none" w:sz="0" w:space="0" w:color="auto"/>
            <w:right w:val="none" w:sz="0" w:space="0" w:color="auto"/>
          </w:divBdr>
        </w:div>
        <w:div w:id="1339574020">
          <w:marLeft w:val="480"/>
          <w:marRight w:val="0"/>
          <w:marTop w:val="0"/>
          <w:marBottom w:val="0"/>
          <w:divBdr>
            <w:top w:val="none" w:sz="0" w:space="0" w:color="auto"/>
            <w:left w:val="none" w:sz="0" w:space="0" w:color="auto"/>
            <w:bottom w:val="none" w:sz="0" w:space="0" w:color="auto"/>
            <w:right w:val="none" w:sz="0" w:space="0" w:color="auto"/>
          </w:divBdr>
        </w:div>
        <w:div w:id="1387414865">
          <w:marLeft w:val="480"/>
          <w:marRight w:val="0"/>
          <w:marTop w:val="0"/>
          <w:marBottom w:val="0"/>
          <w:divBdr>
            <w:top w:val="none" w:sz="0" w:space="0" w:color="auto"/>
            <w:left w:val="none" w:sz="0" w:space="0" w:color="auto"/>
            <w:bottom w:val="none" w:sz="0" w:space="0" w:color="auto"/>
            <w:right w:val="none" w:sz="0" w:space="0" w:color="auto"/>
          </w:divBdr>
        </w:div>
        <w:div w:id="1437406542">
          <w:marLeft w:val="480"/>
          <w:marRight w:val="0"/>
          <w:marTop w:val="0"/>
          <w:marBottom w:val="0"/>
          <w:divBdr>
            <w:top w:val="none" w:sz="0" w:space="0" w:color="auto"/>
            <w:left w:val="none" w:sz="0" w:space="0" w:color="auto"/>
            <w:bottom w:val="none" w:sz="0" w:space="0" w:color="auto"/>
            <w:right w:val="none" w:sz="0" w:space="0" w:color="auto"/>
          </w:divBdr>
        </w:div>
        <w:div w:id="1456951687">
          <w:marLeft w:val="480"/>
          <w:marRight w:val="0"/>
          <w:marTop w:val="0"/>
          <w:marBottom w:val="0"/>
          <w:divBdr>
            <w:top w:val="none" w:sz="0" w:space="0" w:color="auto"/>
            <w:left w:val="none" w:sz="0" w:space="0" w:color="auto"/>
            <w:bottom w:val="none" w:sz="0" w:space="0" w:color="auto"/>
            <w:right w:val="none" w:sz="0" w:space="0" w:color="auto"/>
          </w:divBdr>
        </w:div>
        <w:div w:id="1480002054">
          <w:marLeft w:val="480"/>
          <w:marRight w:val="0"/>
          <w:marTop w:val="0"/>
          <w:marBottom w:val="0"/>
          <w:divBdr>
            <w:top w:val="none" w:sz="0" w:space="0" w:color="auto"/>
            <w:left w:val="none" w:sz="0" w:space="0" w:color="auto"/>
            <w:bottom w:val="none" w:sz="0" w:space="0" w:color="auto"/>
            <w:right w:val="none" w:sz="0" w:space="0" w:color="auto"/>
          </w:divBdr>
        </w:div>
        <w:div w:id="1553928884">
          <w:marLeft w:val="480"/>
          <w:marRight w:val="0"/>
          <w:marTop w:val="0"/>
          <w:marBottom w:val="0"/>
          <w:divBdr>
            <w:top w:val="none" w:sz="0" w:space="0" w:color="auto"/>
            <w:left w:val="none" w:sz="0" w:space="0" w:color="auto"/>
            <w:bottom w:val="none" w:sz="0" w:space="0" w:color="auto"/>
            <w:right w:val="none" w:sz="0" w:space="0" w:color="auto"/>
          </w:divBdr>
        </w:div>
        <w:div w:id="1565335542">
          <w:marLeft w:val="480"/>
          <w:marRight w:val="0"/>
          <w:marTop w:val="0"/>
          <w:marBottom w:val="0"/>
          <w:divBdr>
            <w:top w:val="none" w:sz="0" w:space="0" w:color="auto"/>
            <w:left w:val="none" w:sz="0" w:space="0" w:color="auto"/>
            <w:bottom w:val="none" w:sz="0" w:space="0" w:color="auto"/>
            <w:right w:val="none" w:sz="0" w:space="0" w:color="auto"/>
          </w:divBdr>
        </w:div>
        <w:div w:id="1619951595">
          <w:marLeft w:val="480"/>
          <w:marRight w:val="0"/>
          <w:marTop w:val="0"/>
          <w:marBottom w:val="0"/>
          <w:divBdr>
            <w:top w:val="none" w:sz="0" w:space="0" w:color="auto"/>
            <w:left w:val="none" w:sz="0" w:space="0" w:color="auto"/>
            <w:bottom w:val="none" w:sz="0" w:space="0" w:color="auto"/>
            <w:right w:val="none" w:sz="0" w:space="0" w:color="auto"/>
          </w:divBdr>
        </w:div>
        <w:div w:id="1666854803">
          <w:marLeft w:val="480"/>
          <w:marRight w:val="0"/>
          <w:marTop w:val="0"/>
          <w:marBottom w:val="0"/>
          <w:divBdr>
            <w:top w:val="none" w:sz="0" w:space="0" w:color="auto"/>
            <w:left w:val="none" w:sz="0" w:space="0" w:color="auto"/>
            <w:bottom w:val="none" w:sz="0" w:space="0" w:color="auto"/>
            <w:right w:val="none" w:sz="0" w:space="0" w:color="auto"/>
          </w:divBdr>
        </w:div>
        <w:div w:id="1730573533">
          <w:marLeft w:val="480"/>
          <w:marRight w:val="0"/>
          <w:marTop w:val="0"/>
          <w:marBottom w:val="0"/>
          <w:divBdr>
            <w:top w:val="none" w:sz="0" w:space="0" w:color="auto"/>
            <w:left w:val="none" w:sz="0" w:space="0" w:color="auto"/>
            <w:bottom w:val="none" w:sz="0" w:space="0" w:color="auto"/>
            <w:right w:val="none" w:sz="0" w:space="0" w:color="auto"/>
          </w:divBdr>
        </w:div>
        <w:div w:id="1791122910">
          <w:marLeft w:val="480"/>
          <w:marRight w:val="0"/>
          <w:marTop w:val="0"/>
          <w:marBottom w:val="0"/>
          <w:divBdr>
            <w:top w:val="none" w:sz="0" w:space="0" w:color="auto"/>
            <w:left w:val="none" w:sz="0" w:space="0" w:color="auto"/>
            <w:bottom w:val="none" w:sz="0" w:space="0" w:color="auto"/>
            <w:right w:val="none" w:sz="0" w:space="0" w:color="auto"/>
          </w:divBdr>
        </w:div>
        <w:div w:id="1909534113">
          <w:marLeft w:val="480"/>
          <w:marRight w:val="0"/>
          <w:marTop w:val="0"/>
          <w:marBottom w:val="0"/>
          <w:divBdr>
            <w:top w:val="none" w:sz="0" w:space="0" w:color="auto"/>
            <w:left w:val="none" w:sz="0" w:space="0" w:color="auto"/>
            <w:bottom w:val="none" w:sz="0" w:space="0" w:color="auto"/>
            <w:right w:val="none" w:sz="0" w:space="0" w:color="auto"/>
          </w:divBdr>
        </w:div>
        <w:div w:id="1967203110">
          <w:marLeft w:val="480"/>
          <w:marRight w:val="0"/>
          <w:marTop w:val="0"/>
          <w:marBottom w:val="0"/>
          <w:divBdr>
            <w:top w:val="none" w:sz="0" w:space="0" w:color="auto"/>
            <w:left w:val="none" w:sz="0" w:space="0" w:color="auto"/>
            <w:bottom w:val="none" w:sz="0" w:space="0" w:color="auto"/>
            <w:right w:val="none" w:sz="0" w:space="0" w:color="auto"/>
          </w:divBdr>
        </w:div>
        <w:div w:id="1970551877">
          <w:marLeft w:val="480"/>
          <w:marRight w:val="0"/>
          <w:marTop w:val="0"/>
          <w:marBottom w:val="0"/>
          <w:divBdr>
            <w:top w:val="none" w:sz="0" w:space="0" w:color="auto"/>
            <w:left w:val="none" w:sz="0" w:space="0" w:color="auto"/>
            <w:bottom w:val="none" w:sz="0" w:space="0" w:color="auto"/>
            <w:right w:val="none" w:sz="0" w:space="0" w:color="auto"/>
          </w:divBdr>
        </w:div>
        <w:div w:id="1988824258">
          <w:marLeft w:val="480"/>
          <w:marRight w:val="0"/>
          <w:marTop w:val="0"/>
          <w:marBottom w:val="0"/>
          <w:divBdr>
            <w:top w:val="none" w:sz="0" w:space="0" w:color="auto"/>
            <w:left w:val="none" w:sz="0" w:space="0" w:color="auto"/>
            <w:bottom w:val="none" w:sz="0" w:space="0" w:color="auto"/>
            <w:right w:val="none" w:sz="0" w:space="0" w:color="auto"/>
          </w:divBdr>
        </w:div>
        <w:div w:id="2007319607">
          <w:marLeft w:val="480"/>
          <w:marRight w:val="0"/>
          <w:marTop w:val="0"/>
          <w:marBottom w:val="0"/>
          <w:divBdr>
            <w:top w:val="none" w:sz="0" w:space="0" w:color="auto"/>
            <w:left w:val="none" w:sz="0" w:space="0" w:color="auto"/>
            <w:bottom w:val="none" w:sz="0" w:space="0" w:color="auto"/>
            <w:right w:val="none" w:sz="0" w:space="0" w:color="auto"/>
          </w:divBdr>
        </w:div>
        <w:div w:id="2109958283">
          <w:marLeft w:val="480"/>
          <w:marRight w:val="0"/>
          <w:marTop w:val="0"/>
          <w:marBottom w:val="0"/>
          <w:divBdr>
            <w:top w:val="none" w:sz="0" w:space="0" w:color="auto"/>
            <w:left w:val="none" w:sz="0" w:space="0" w:color="auto"/>
            <w:bottom w:val="none" w:sz="0" w:space="0" w:color="auto"/>
            <w:right w:val="none" w:sz="0" w:space="0" w:color="auto"/>
          </w:divBdr>
        </w:div>
      </w:divsChild>
    </w:div>
    <w:div w:id="12415494">
      <w:bodyDiv w:val="1"/>
      <w:marLeft w:val="0"/>
      <w:marRight w:val="0"/>
      <w:marTop w:val="0"/>
      <w:marBottom w:val="0"/>
      <w:divBdr>
        <w:top w:val="none" w:sz="0" w:space="0" w:color="auto"/>
        <w:left w:val="none" w:sz="0" w:space="0" w:color="auto"/>
        <w:bottom w:val="none" w:sz="0" w:space="0" w:color="auto"/>
        <w:right w:val="none" w:sz="0" w:space="0" w:color="auto"/>
      </w:divBdr>
    </w:div>
    <w:div w:id="13073753">
      <w:bodyDiv w:val="1"/>
      <w:marLeft w:val="0"/>
      <w:marRight w:val="0"/>
      <w:marTop w:val="0"/>
      <w:marBottom w:val="0"/>
      <w:divBdr>
        <w:top w:val="none" w:sz="0" w:space="0" w:color="auto"/>
        <w:left w:val="none" w:sz="0" w:space="0" w:color="auto"/>
        <w:bottom w:val="none" w:sz="0" w:space="0" w:color="auto"/>
        <w:right w:val="none" w:sz="0" w:space="0" w:color="auto"/>
      </w:divBdr>
    </w:div>
    <w:div w:id="14426976">
      <w:bodyDiv w:val="1"/>
      <w:marLeft w:val="0"/>
      <w:marRight w:val="0"/>
      <w:marTop w:val="0"/>
      <w:marBottom w:val="0"/>
      <w:divBdr>
        <w:top w:val="none" w:sz="0" w:space="0" w:color="auto"/>
        <w:left w:val="none" w:sz="0" w:space="0" w:color="auto"/>
        <w:bottom w:val="none" w:sz="0" w:space="0" w:color="auto"/>
        <w:right w:val="none" w:sz="0" w:space="0" w:color="auto"/>
      </w:divBdr>
    </w:div>
    <w:div w:id="16516395">
      <w:bodyDiv w:val="1"/>
      <w:marLeft w:val="0"/>
      <w:marRight w:val="0"/>
      <w:marTop w:val="0"/>
      <w:marBottom w:val="0"/>
      <w:divBdr>
        <w:top w:val="none" w:sz="0" w:space="0" w:color="auto"/>
        <w:left w:val="none" w:sz="0" w:space="0" w:color="auto"/>
        <w:bottom w:val="none" w:sz="0" w:space="0" w:color="auto"/>
        <w:right w:val="none" w:sz="0" w:space="0" w:color="auto"/>
      </w:divBdr>
    </w:div>
    <w:div w:id="19859150">
      <w:bodyDiv w:val="1"/>
      <w:marLeft w:val="0"/>
      <w:marRight w:val="0"/>
      <w:marTop w:val="0"/>
      <w:marBottom w:val="0"/>
      <w:divBdr>
        <w:top w:val="none" w:sz="0" w:space="0" w:color="auto"/>
        <w:left w:val="none" w:sz="0" w:space="0" w:color="auto"/>
        <w:bottom w:val="none" w:sz="0" w:space="0" w:color="auto"/>
        <w:right w:val="none" w:sz="0" w:space="0" w:color="auto"/>
      </w:divBdr>
    </w:div>
    <w:div w:id="21588909">
      <w:bodyDiv w:val="1"/>
      <w:marLeft w:val="0"/>
      <w:marRight w:val="0"/>
      <w:marTop w:val="0"/>
      <w:marBottom w:val="0"/>
      <w:divBdr>
        <w:top w:val="none" w:sz="0" w:space="0" w:color="auto"/>
        <w:left w:val="none" w:sz="0" w:space="0" w:color="auto"/>
        <w:bottom w:val="none" w:sz="0" w:space="0" w:color="auto"/>
        <w:right w:val="none" w:sz="0" w:space="0" w:color="auto"/>
      </w:divBdr>
    </w:div>
    <w:div w:id="21713790">
      <w:bodyDiv w:val="1"/>
      <w:marLeft w:val="0"/>
      <w:marRight w:val="0"/>
      <w:marTop w:val="0"/>
      <w:marBottom w:val="0"/>
      <w:divBdr>
        <w:top w:val="none" w:sz="0" w:space="0" w:color="auto"/>
        <w:left w:val="none" w:sz="0" w:space="0" w:color="auto"/>
        <w:bottom w:val="none" w:sz="0" w:space="0" w:color="auto"/>
        <w:right w:val="none" w:sz="0" w:space="0" w:color="auto"/>
      </w:divBdr>
    </w:div>
    <w:div w:id="24211844">
      <w:bodyDiv w:val="1"/>
      <w:marLeft w:val="0"/>
      <w:marRight w:val="0"/>
      <w:marTop w:val="0"/>
      <w:marBottom w:val="0"/>
      <w:divBdr>
        <w:top w:val="none" w:sz="0" w:space="0" w:color="auto"/>
        <w:left w:val="none" w:sz="0" w:space="0" w:color="auto"/>
        <w:bottom w:val="none" w:sz="0" w:space="0" w:color="auto"/>
        <w:right w:val="none" w:sz="0" w:space="0" w:color="auto"/>
      </w:divBdr>
    </w:div>
    <w:div w:id="29112318">
      <w:bodyDiv w:val="1"/>
      <w:marLeft w:val="0"/>
      <w:marRight w:val="0"/>
      <w:marTop w:val="0"/>
      <w:marBottom w:val="0"/>
      <w:divBdr>
        <w:top w:val="none" w:sz="0" w:space="0" w:color="auto"/>
        <w:left w:val="none" w:sz="0" w:space="0" w:color="auto"/>
        <w:bottom w:val="none" w:sz="0" w:space="0" w:color="auto"/>
        <w:right w:val="none" w:sz="0" w:space="0" w:color="auto"/>
      </w:divBdr>
    </w:div>
    <w:div w:id="33390056">
      <w:bodyDiv w:val="1"/>
      <w:marLeft w:val="0"/>
      <w:marRight w:val="0"/>
      <w:marTop w:val="0"/>
      <w:marBottom w:val="0"/>
      <w:divBdr>
        <w:top w:val="none" w:sz="0" w:space="0" w:color="auto"/>
        <w:left w:val="none" w:sz="0" w:space="0" w:color="auto"/>
        <w:bottom w:val="none" w:sz="0" w:space="0" w:color="auto"/>
        <w:right w:val="none" w:sz="0" w:space="0" w:color="auto"/>
      </w:divBdr>
    </w:div>
    <w:div w:id="34425753">
      <w:bodyDiv w:val="1"/>
      <w:marLeft w:val="0"/>
      <w:marRight w:val="0"/>
      <w:marTop w:val="0"/>
      <w:marBottom w:val="0"/>
      <w:divBdr>
        <w:top w:val="none" w:sz="0" w:space="0" w:color="auto"/>
        <w:left w:val="none" w:sz="0" w:space="0" w:color="auto"/>
        <w:bottom w:val="none" w:sz="0" w:space="0" w:color="auto"/>
        <w:right w:val="none" w:sz="0" w:space="0" w:color="auto"/>
      </w:divBdr>
    </w:div>
    <w:div w:id="36858822">
      <w:bodyDiv w:val="1"/>
      <w:marLeft w:val="0"/>
      <w:marRight w:val="0"/>
      <w:marTop w:val="0"/>
      <w:marBottom w:val="0"/>
      <w:divBdr>
        <w:top w:val="none" w:sz="0" w:space="0" w:color="auto"/>
        <w:left w:val="none" w:sz="0" w:space="0" w:color="auto"/>
        <w:bottom w:val="none" w:sz="0" w:space="0" w:color="auto"/>
        <w:right w:val="none" w:sz="0" w:space="0" w:color="auto"/>
      </w:divBdr>
    </w:div>
    <w:div w:id="40522213">
      <w:bodyDiv w:val="1"/>
      <w:marLeft w:val="0"/>
      <w:marRight w:val="0"/>
      <w:marTop w:val="0"/>
      <w:marBottom w:val="0"/>
      <w:divBdr>
        <w:top w:val="none" w:sz="0" w:space="0" w:color="auto"/>
        <w:left w:val="none" w:sz="0" w:space="0" w:color="auto"/>
        <w:bottom w:val="none" w:sz="0" w:space="0" w:color="auto"/>
        <w:right w:val="none" w:sz="0" w:space="0" w:color="auto"/>
      </w:divBdr>
    </w:div>
    <w:div w:id="41448233">
      <w:bodyDiv w:val="1"/>
      <w:marLeft w:val="0"/>
      <w:marRight w:val="0"/>
      <w:marTop w:val="0"/>
      <w:marBottom w:val="0"/>
      <w:divBdr>
        <w:top w:val="none" w:sz="0" w:space="0" w:color="auto"/>
        <w:left w:val="none" w:sz="0" w:space="0" w:color="auto"/>
        <w:bottom w:val="none" w:sz="0" w:space="0" w:color="auto"/>
        <w:right w:val="none" w:sz="0" w:space="0" w:color="auto"/>
      </w:divBdr>
    </w:div>
    <w:div w:id="42557304">
      <w:bodyDiv w:val="1"/>
      <w:marLeft w:val="0"/>
      <w:marRight w:val="0"/>
      <w:marTop w:val="0"/>
      <w:marBottom w:val="0"/>
      <w:divBdr>
        <w:top w:val="none" w:sz="0" w:space="0" w:color="auto"/>
        <w:left w:val="none" w:sz="0" w:space="0" w:color="auto"/>
        <w:bottom w:val="none" w:sz="0" w:space="0" w:color="auto"/>
        <w:right w:val="none" w:sz="0" w:space="0" w:color="auto"/>
      </w:divBdr>
    </w:div>
    <w:div w:id="45303804">
      <w:bodyDiv w:val="1"/>
      <w:marLeft w:val="0"/>
      <w:marRight w:val="0"/>
      <w:marTop w:val="0"/>
      <w:marBottom w:val="0"/>
      <w:divBdr>
        <w:top w:val="none" w:sz="0" w:space="0" w:color="auto"/>
        <w:left w:val="none" w:sz="0" w:space="0" w:color="auto"/>
        <w:bottom w:val="none" w:sz="0" w:space="0" w:color="auto"/>
        <w:right w:val="none" w:sz="0" w:space="0" w:color="auto"/>
      </w:divBdr>
    </w:div>
    <w:div w:id="48498191">
      <w:bodyDiv w:val="1"/>
      <w:marLeft w:val="0"/>
      <w:marRight w:val="0"/>
      <w:marTop w:val="0"/>
      <w:marBottom w:val="0"/>
      <w:divBdr>
        <w:top w:val="none" w:sz="0" w:space="0" w:color="auto"/>
        <w:left w:val="none" w:sz="0" w:space="0" w:color="auto"/>
        <w:bottom w:val="none" w:sz="0" w:space="0" w:color="auto"/>
        <w:right w:val="none" w:sz="0" w:space="0" w:color="auto"/>
      </w:divBdr>
    </w:div>
    <w:div w:id="50807014">
      <w:bodyDiv w:val="1"/>
      <w:marLeft w:val="0"/>
      <w:marRight w:val="0"/>
      <w:marTop w:val="0"/>
      <w:marBottom w:val="0"/>
      <w:divBdr>
        <w:top w:val="none" w:sz="0" w:space="0" w:color="auto"/>
        <w:left w:val="none" w:sz="0" w:space="0" w:color="auto"/>
        <w:bottom w:val="none" w:sz="0" w:space="0" w:color="auto"/>
        <w:right w:val="none" w:sz="0" w:space="0" w:color="auto"/>
      </w:divBdr>
      <w:divsChild>
        <w:div w:id="314845417">
          <w:marLeft w:val="480"/>
          <w:marRight w:val="0"/>
          <w:marTop w:val="0"/>
          <w:marBottom w:val="0"/>
          <w:divBdr>
            <w:top w:val="none" w:sz="0" w:space="0" w:color="auto"/>
            <w:left w:val="none" w:sz="0" w:space="0" w:color="auto"/>
            <w:bottom w:val="none" w:sz="0" w:space="0" w:color="auto"/>
            <w:right w:val="none" w:sz="0" w:space="0" w:color="auto"/>
          </w:divBdr>
        </w:div>
        <w:div w:id="328749323">
          <w:marLeft w:val="480"/>
          <w:marRight w:val="0"/>
          <w:marTop w:val="0"/>
          <w:marBottom w:val="0"/>
          <w:divBdr>
            <w:top w:val="none" w:sz="0" w:space="0" w:color="auto"/>
            <w:left w:val="none" w:sz="0" w:space="0" w:color="auto"/>
            <w:bottom w:val="none" w:sz="0" w:space="0" w:color="auto"/>
            <w:right w:val="none" w:sz="0" w:space="0" w:color="auto"/>
          </w:divBdr>
        </w:div>
        <w:div w:id="785151314">
          <w:marLeft w:val="480"/>
          <w:marRight w:val="0"/>
          <w:marTop w:val="0"/>
          <w:marBottom w:val="0"/>
          <w:divBdr>
            <w:top w:val="none" w:sz="0" w:space="0" w:color="auto"/>
            <w:left w:val="none" w:sz="0" w:space="0" w:color="auto"/>
            <w:bottom w:val="none" w:sz="0" w:space="0" w:color="auto"/>
            <w:right w:val="none" w:sz="0" w:space="0" w:color="auto"/>
          </w:divBdr>
        </w:div>
        <w:div w:id="923339032">
          <w:marLeft w:val="480"/>
          <w:marRight w:val="0"/>
          <w:marTop w:val="0"/>
          <w:marBottom w:val="0"/>
          <w:divBdr>
            <w:top w:val="none" w:sz="0" w:space="0" w:color="auto"/>
            <w:left w:val="none" w:sz="0" w:space="0" w:color="auto"/>
            <w:bottom w:val="none" w:sz="0" w:space="0" w:color="auto"/>
            <w:right w:val="none" w:sz="0" w:space="0" w:color="auto"/>
          </w:divBdr>
        </w:div>
        <w:div w:id="960113203">
          <w:marLeft w:val="480"/>
          <w:marRight w:val="0"/>
          <w:marTop w:val="0"/>
          <w:marBottom w:val="0"/>
          <w:divBdr>
            <w:top w:val="none" w:sz="0" w:space="0" w:color="auto"/>
            <w:left w:val="none" w:sz="0" w:space="0" w:color="auto"/>
            <w:bottom w:val="none" w:sz="0" w:space="0" w:color="auto"/>
            <w:right w:val="none" w:sz="0" w:space="0" w:color="auto"/>
          </w:divBdr>
        </w:div>
        <w:div w:id="1808088011">
          <w:marLeft w:val="480"/>
          <w:marRight w:val="0"/>
          <w:marTop w:val="0"/>
          <w:marBottom w:val="0"/>
          <w:divBdr>
            <w:top w:val="none" w:sz="0" w:space="0" w:color="auto"/>
            <w:left w:val="none" w:sz="0" w:space="0" w:color="auto"/>
            <w:bottom w:val="none" w:sz="0" w:space="0" w:color="auto"/>
            <w:right w:val="none" w:sz="0" w:space="0" w:color="auto"/>
          </w:divBdr>
        </w:div>
        <w:div w:id="1828399611">
          <w:marLeft w:val="480"/>
          <w:marRight w:val="0"/>
          <w:marTop w:val="0"/>
          <w:marBottom w:val="0"/>
          <w:divBdr>
            <w:top w:val="none" w:sz="0" w:space="0" w:color="auto"/>
            <w:left w:val="none" w:sz="0" w:space="0" w:color="auto"/>
            <w:bottom w:val="none" w:sz="0" w:space="0" w:color="auto"/>
            <w:right w:val="none" w:sz="0" w:space="0" w:color="auto"/>
          </w:divBdr>
        </w:div>
        <w:div w:id="2006123435">
          <w:marLeft w:val="480"/>
          <w:marRight w:val="0"/>
          <w:marTop w:val="0"/>
          <w:marBottom w:val="0"/>
          <w:divBdr>
            <w:top w:val="none" w:sz="0" w:space="0" w:color="auto"/>
            <w:left w:val="none" w:sz="0" w:space="0" w:color="auto"/>
            <w:bottom w:val="none" w:sz="0" w:space="0" w:color="auto"/>
            <w:right w:val="none" w:sz="0" w:space="0" w:color="auto"/>
          </w:divBdr>
        </w:div>
        <w:div w:id="2075421695">
          <w:marLeft w:val="480"/>
          <w:marRight w:val="0"/>
          <w:marTop w:val="0"/>
          <w:marBottom w:val="0"/>
          <w:divBdr>
            <w:top w:val="none" w:sz="0" w:space="0" w:color="auto"/>
            <w:left w:val="none" w:sz="0" w:space="0" w:color="auto"/>
            <w:bottom w:val="none" w:sz="0" w:space="0" w:color="auto"/>
            <w:right w:val="none" w:sz="0" w:space="0" w:color="auto"/>
          </w:divBdr>
        </w:div>
      </w:divsChild>
    </w:div>
    <w:div w:id="55517449">
      <w:bodyDiv w:val="1"/>
      <w:marLeft w:val="0"/>
      <w:marRight w:val="0"/>
      <w:marTop w:val="0"/>
      <w:marBottom w:val="0"/>
      <w:divBdr>
        <w:top w:val="none" w:sz="0" w:space="0" w:color="auto"/>
        <w:left w:val="none" w:sz="0" w:space="0" w:color="auto"/>
        <w:bottom w:val="none" w:sz="0" w:space="0" w:color="auto"/>
        <w:right w:val="none" w:sz="0" w:space="0" w:color="auto"/>
      </w:divBdr>
      <w:divsChild>
        <w:div w:id="33581230">
          <w:marLeft w:val="480"/>
          <w:marRight w:val="0"/>
          <w:marTop w:val="0"/>
          <w:marBottom w:val="0"/>
          <w:divBdr>
            <w:top w:val="none" w:sz="0" w:space="0" w:color="auto"/>
            <w:left w:val="none" w:sz="0" w:space="0" w:color="auto"/>
            <w:bottom w:val="none" w:sz="0" w:space="0" w:color="auto"/>
            <w:right w:val="none" w:sz="0" w:space="0" w:color="auto"/>
          </w:divBdr>
        </w:div>
        <w:div w:id="120808292">
          <w:marLeft w:val="480"/>
          <w:marRight w:val="0"/>
          <w:marTop w:val="0"/>
          <w:marBottom w:val="0"/>
          <w:divBdr>
            <w:top w:val="none" w:sz="0" w:space="0" w:color="auto"/>
            <w:left w:val="none" w:sz="0" w:space="0" w:color="auto"/>
            <w:bottom w:val="none" w:sz="0" w:space="0" w:color="auto"/>
            <w:right w:val="none" w:sz="0" w:space="0" w:color="auto"/>
          </w:divBdr>
        </w:div>
        <w:div w:id="209417116">
          <w:marLeft w:val="480"/>
          <w:marRight w:val="0"/>
          <w:marTop w:val="0"/>
          <w:marBottom w:val="0"/>
          <w:divBdr>
            <w:top w:val="none" w:sz="0" w:space="0" w:color="auto"/>
            <w:left w:val="none" w:sz="0" w:space="0" w:color="auto"/>
            <w:bottom w:val="none" w:sz="0" w:space="0" w:color="auto"/>
            <w:right w:val="none" w:sz="0" w:space="0" w:color="auto"/>
          </w:divBdr>
        </w:div>
        <w:div w:id="356733949">
          <w:marLeft w:val="480"/>
          <w:marRight w:val="0"/>
          <w:marTop w:val="0"/>
          <w:marBottom w:val="0"/>
          <w:divBdr>
            <w:top w:val="none" w:sz="0" w:space="0" w:color="auto"/>
            <w:left w:val="none" w:sz="0" w:space="0" w:color="auto"/>
            <w:bottom w:val="none" w:sz="0" w:space="0" w:color="auto"/>
            <w:right w:val="none" w:sz="0" w:space="0" w:color="auto"/>
          </w:divBdr>
        </w:div>
        <w:div w:id="450170054">
          <w:marLeft w:val="480"/>
          <w:marRight w:val="0"/>
          <w:marTop w:val="0"/>
          <w:marBottom w:val="0"/>
          <w:divBdr>
            <w:top w:val="none" w:sz="0" w:space="0" w:color="auto"/>
            <w:left w:val="none" w:sz="0" w:space="0" w:color="auto"/>
            <w:bottom w:val="none" w:sz="0" w:space="0" w:color="auto"/>
            <w:right w:val="none" w:sz="0" w:space="0" w:color="auto"/>
          </w:divBdr>
        </w:div>
        <w:div w:id="455297436">
          <w:marLeft w:val="480"/>
          <w:marRight w:val="0"/>
          <w:marTop w:val="0"/>
          <w:marBottom w:val="0"/>
          <w:divBdr>
            <w:top w:val="none" w:sz="0" w:space="0" w:color="auto"/>
            <w:left w:val="none" w:sz="0" w:space="0" w:color="auto"/>
            <w:bottom w:val="none" w:sz="0" w:space="0" w:color="auto"/>
            <w:right w:val="none" w:sz="0" w:space="0" w:color="auto"/>
          </w:divBdr>
        </w:div>
        <w:div w:id="490024401">
          <w:marLeft w:val="480"/>
          <w:marRight w:val="0"/>
          <w:marTop w:val="0"/>
          <w:marBottom w:val="0"/>
          <w:divBdr>
            <w:top w:val="none" w:sz="0" w:space="0" w:color="auto"/>
            <w:left w:val="none" w:sz="0" w:space="0" w:color="auto"/>
            <w:bottom w:val="none" w:sz="0" w:space="0" w:color="auto"/>
            <w:right w:val="none" w:sz="0" w:space="0" w:color="auto"/>
          </w:divBdr>
        </w:div>
        <w:div w:id="573583560">
          <w:marLeft w:val="480"/>
          <w:marRight w:val="0"/>
          <w:marTop w:val="0"/>
          <w:marBottom w:val="0"/>
          <w:divBdr>
            <w:top w:val="none" w:sz="0" w:space="0" w:color="auto"/>
            <w:left w:val="none" w:sz="0" w:space="0" w:color="auto"/>
            <w:bottom w:val="none" w:sz="0" w:space="0" w:color="auto"/>
            <w:right w:val="none" w:sz="0" w:space="0" w:color="auto"/>
          </w:divBdr>
        </w:div>
        <w:div w:id="668795999">
          <w:marLeft w:val="480"/>
          <w:marRight w:val="0"/>
          <w:marTop w:val="0"/>
          <w:marBottom w:val="0"/>
          <w:divBdr>
            <w:top w:val="none" w:sz="0" w:space="0" w:color="auto"/>
            <w:left w:val="none" w:sz="0" w:space="0" w:color="auto"/>
            <w:bottom w:val="none" w:sz="0" w:space="0" w:color="auto"/>
            <w:right w:val="none" w:sz="0" w:space="0" w:color="auto"/>
          </w:divBdr>
        </w:div>
        <w:div w:id="673260108">
          <w:marLeft w:val="480"/>
          <w:marRight w:val="0"/>
          <w:marTop w:val="0"/>
          <w:marBottom w:val="0"/>
          <w:divBdr>
            <w:top w:val="none" w:sz="0" w:space="0" w:color="auto"/>
            <w:left w:val="none" w:sz="0" w:space="0" w:color="auto"/>
            <w:bottom w:val="none" w:sz="0" w:space="0" w:color="auto"/>
            <w:right w:val="none" w:sz="0" w:space="0" w:color="auto"/>
          </w:divBdr>
        </w:div>
        <w:div w:id="728265100">
          <w:marLeft w:val="480"/>
          <w:marRight w:val="0"/>
          <w:marTop w:val="0"/>
          <w:marBottom w:val="0"/>
          <w:divBdr>
            <w:top w:val="none" w:sz="0" w:space="0" w:color="auto"/>
            <w:left w:val="none" w:sz="0" w:space="0" w:color="auto"/>
            <w:bottom w:val="none" w:sz="0" w:space="0" w:color="auto"/>
            <w:right w:val="none" w:sz="0" w:space="0" w:color="auto"/>
          </w:divBdr>
        </w:div>
        <w:div w:id="738750908">
          <w:marLeft w:val="480"/>
          <w:marRight w:val="0"/>
          <w:marTop w:val="0"/>
          <w:marBottom w:val="0"/>
          <w:divBdr>
            <w:top w:val="none" w:sz="0" w:space="0" w:color="auto"/>
            <w:left w:val="none" w:sz="0" w:space="0" w:color="auto"/>
            <w:bottom w:val="none" w:sz="0" w:space="0" w:color="auto"/>
            <w:right w:val="none" w:sz="0" w:space="0" w:color="auto"/>
          </w:divBdr>
        </w:div>
        <w:div w:id="760443628">
          <w:marLeft w:val="480"/>
          <w:marRight w:val="0"/>
          <w:marTop w:val="0"/>
          <w:marBottom w:val="0"/>
          <w:divBdr>
            <w:top w:val="none" w:sz="0" w:space="0" w:color="auto"/>
            <w:left w:val="none" w:sz="0" w:space="0" w:color="auto"/>
            <w:bottom w:val="none" w:sz="0" w:space="0" w:color="auto"/>
            <w:right w:val="none" w:sz="0" w:space="0" w:color="auto"/>
          </w:divBdr>
        </w:div>
        <w:div w:id="776023142">
          <w:marLeft w:val="480"/>
          <w:marRight w:val="0"/>
          <w:marTop w:val="0"/>
          <w:marBottom w:val="0"/>
          <w:divBdr>
            <w:top w:val="none" w:sz="0" w:space="0" w:color="auto"/>
            <w:left w:val="none" w:sz="0" w:space="0" w:color="auto"/>
            <w:bottom w:val="none" w:sz="0" w:space="0" w:color="auto"/>
            <w:right w:val="none" w:sz="0" w:space="0" w:color="auto"/>
          </w:divBdr>
        </w:div>
        <w:div w:id="805508469">
          <w:marLeft w:val="480"/>
          <w:marRight w:val="0"/>
          <w:marTop w:val="0"/>
          <w:marBottom w:val="0"/>
          <w:divBdr>
            <w:top w:val="none" w:sz="0" w:space="0" w:color="auto"/>
            <w:left w:val="none" w:sz="0" w:space="0" w:color="auto"/>
            <w:bottom w:val="none" w:sz="0" w:space="0" w:color="auto"/>
            <w:right w:val="none" w:sz="0" w:space="0" w:color="auto"/>
          </w:divBdr>
        </w:div>
        <w:div w:id="813571871">
          <w:marLeft w:val="480"/>
          <w:marRight w:val="0"/>
          <w:marTop w:val="0"/>
          <w:marBottom w:val="0"/>
          <w:divBdr>
            <w:top w:val="none" w:sz="0" w:space="0" w:color="auto"/>
            <w:left w:val="none" w:sz="0" w:space="0" w:color="auto"/>
            <w:bottom w:val="none" w:sz="0" w:space="0" w:color="auto"/>
            <w:right w:val="none" w:sz="0" w:space="0" w:color="auto"/>
          </w:divBdr>
        </w:div>
        <w:div w:id="840394703">
          <w:marLeft w:val="480"/>
          <w:marRight w:val="0"/>
          <w:marTop w:val="0"/>
          <w:marBottom w:val="0"/>
          <w:divBdr>
            <w:top w:val="none" w:sz="0" w:space="0" w:color="auto"/>
            <w:left w:val="none" w:sz="0" w:space="0" w:color="auto"/>
            <w:bottom w:val="none" w:sz="0" w:space="0" w:color="auto"/>
            <w:right w:val="none" w:sz="0" w:space="0" w:color="auto"/>
          </w:divBdr>
        </w:div>
        <w:div w:id="913050190">
          <w:marLeft w:val="480"/>
          <w:marRight w:val="0"/>
          <w:marTop w:val="0"/>
          <w:marBottom w:val="0"/>
          <w:divBdr>
            <w:top w:val="none" w:sz="0" w:space="0" w:color="auto"/>
            <w:left w:val="none" w:sz="0" w:space="0" w:color="auto"/>
            <w:bottom w:val="none" w:sz="0" w:space="0" w:color="auto"/>
            <w:right w:val="none" w:sz="0" w:space="0" w:color="auto"/>
          </w:divBdr>
        </w:div>
        <w:div w:id="1113592070">
          <w:marLeft w:val="480"/>
          <w:marRight w:val="0"/>
          <w:marTop w:val="0"/>
          <w:marBottom w:val="0"/>
          <w:divBdr>
            <w:top w:val="none" w:sz="0" w:space="0" w:color="auto"/>
            <w:left w:val="none" w:sz="0" w:space="0" w:color="auto"/>
            <w:bottom w:val="none" w:sz="0" w:space="0" w:color="auto"/>
            <w:right w:val="none" w:sz="0" w:space="0" w:color="auto"/>
          </w:divBdr>
        </w:div>
        <w:div w:id="1123230557">
          <w:marLeft w:val="480"/>
          <w:marRight w:val="0"/>
          <w:marTop w:val="0"/>
          <w:marBottom w:val="0"/>
          <w:divBdr>
            <w:top w:val="none" w:sz="0" w:space="0" w:color="auto"/>
            <w:left w:val="none" w:sz="0" w:space="0" w:color="auto"/>
            <w:bottom w:val="none" w:sz="0" w:space="0" w:color="auto"/>
            <w:right w:val="none" w:sz="0" w:space="0" w:color="auto"/>
          </w:divBdr>
        </w:div>
        <w:div w:id="1166746102">
          <w:marLeft w:val="480"/>
          <w:marRight w:val="0"/>
          <w:marTop w:val="0"/>
          <w:marBottom w:val="0"/>
          <w:divBdr>
            <w:top w:val="none" w:sz="0" w:space="0" w:color="auto"/>
            <w:left w:val="none" w:sz="0" w:space="0" w:color="auto"/>
            <w:bottom w:val="none" w:sz="0" w:space="0" w:color="auto"/>
            <w:right w:val="none" w:sz="0" w:space="0" w:color="auto"/>
          </w:divBdr>
        </w:div>
        <w:div w:id="1225407973">
          <w:marLeft w:val="480"/>
          <w:marRight w:val="0"/>
          <w:marTop w:val="0"/>
          <w:marBottom w:val="0"/>
          <w:divBdr>
            <w:top w:val="none" w:sz="0" w:space="0" w:color="auto"/>
            <w:left w:val="none" w:sz="0" w:space="0" w:color="auto"/>
            <w:bottom w:val="none" w:sz="0" w:space="0" w:color="auto"/>
            <w:right w:val="none" w:sz="0" w:space="0" w:color="auto"/>
          </w:divBdr>
        </w:div>
        <w:div w:id="1440103119">
          <w:marLeft w:val="480"/>
          <w:marRight w:val="0"/>
          <w:marTop w:val="0"/>
          <w:marBottom w:val="0"/>
          <w:divBdr>
            <w:top w:val="none" w:sz="0" w:space="0" w:color="auto"/>
            <w:left w:val="none" w:sz="0" w:space="0" w:color="auto"/>
            <w:bottom w:val="none" w:sz="0" w:space="0" w:color="auto"/>
            <w:right w:val="none" w:sz="0" w:space="0" w:color="auto"/>
          </w:divBdr>
        </w:div>
        <w:div w:id="1516532259">
          <w:marLeft w:val="480"/>
          <w:marRight w:val="0"/>
          <w:marTop w:val="0"/>
          <w:marBottom w:val="0"/>
          <w:divBdr>
            <w:top w:val="none" w:sz="0" w:space="0" w:color="auto"/>
            <w:left w:val="none" w:sz="0" w:space="0" w:color="auto"/>
            <w:bottom w:val="none" w:sz="0" w:space="0" w:color="auto"/>
            <w:right w:val="none" w:sz="0" w:space="0" w:color="auto"/>
          </w:divBdr>
        </w:div>
        <w:div w:id="1546136939">
          <w:marLeft w:val="480"/>
          <w:marRight w:val="0"/>
          <w:marTop w:val="0"/>
          <w:marBottom w:val="0"/>
          <w:divBdr>
            <w:top w:val="none" w:sz="0" w:space="0" w:color="auto"/>
            <w:left w:val="none" w:sz="0" w:space="0" w:color="auto"/>
            <w:bottom w:val="none" w:sz="0" w:space="0" w:color="auto"/>
            <w:right w:val="none" w:sz="0" w:space="0" w:color="auto"/>
          </w:divBdr>
        </w:div>
        <w:div w:id="1665819246">
          <w:marLeft w:val="480"/>
          <w:marRight w:val="0"/>
          <w:marTop w:val="0"/>
          <w:marBottom w:val="0"/>
          <w:divBdr>
            <w:top w:val="none" w:sz="0" w:space="0" w:color="auto"/>
            <w:left w:val="none" w:sz="0" w:space="0" w:color="auto"/>
            <w:bottom w:val="none" w:sz="0" w:space="0" w:color="auto"/>
            <w:right w:val="none" w:sz="0" w:space="0" w:color="auto"/>
          </w:divBdr>
        </w:div>
        <w:div w:id="1682927735">
          <w:marLeft w:val="480"/>
          <w:marRight w:val="0"/>
          <w:marTop w:val="0"/>
          <w:marBottom w:val="0"/>
          <w:divBdr>
            <w:top w:val="none" w:sz="0" w:space="0" w:color="auto"/>
            <w:left w:val="none" w:sz="0" w:space="0" w:color="auto"/>
            <w:bottom w:val="none" w:sz="0" w:space="0" w:color="auto"/>
            <w:right w:val="none" w:sz="0" w:space="0" w:color="auto"/>
          </w:divBdr>
        </w:div>
        <w:div w:id="1822386419">
          <w:marLeft w:val="480"/>
          <w:marRight w:val="0"/>
          <w:marTop w:val="0"/>
          <w:marBottom w:val="0"/>
          <w:divBdr>
            <w:top w:val="none" w:sz="0" w:space="0" w:color="auto"/>
            <w:left w:val="none" w:sz="0" w:space="0" w:color="auto"/>
            <w:bottom w:val="none" w:sz="0" w:space="0" w:color="auto"/>
            <w:right w:val="none" w:sz="0" w:space="0" w:color="auto"/>
          </w:divBdr>
        </w:div>
        <w:div w:id="1868174455">
          <w:marLeft w:val="480"/>
          <w:marRight w:val="0"/>
          <w:marTop w:val="0"/>
          <w:marBottom w:val="0"/>
          <w:divBdr>
            <w:top w:val="none" w:sz="0" w:space="0" w:color="auto"/>
            <w:left w:val="none" w:sz="0" w:space="0" w:color="auto"/>
            <w:bottom w:val="none" w:sz="0" w:space="0" w:color="auto"/>
            <w:right w:val="none" w:sz="0" w:space="0" w:color="auto"/>
          </w:divBdr>
        </w:div>
        <w:div w:id="1885170880">
          <w:marLeft w:val="480"/>
          <w:marRight w:val="0"/>
          <w:marTop w:val="0"/>
          <w:marBottom w:val="0"/>
          <w:divBdr>
            <w:top w:val="none" w:sz="0" w:space="0" w:color="auto"/>
            <w:left w:val="none" w:sz="0" w:space="0" w:color="auto"/>
            <w:bottom w:val="none" w:sz="0" w:space="0" w:color="auto"/>
            <w:right w:val="none" w:sz="0" w:space="0" w:color="auto"/>
          </w:divBdr>
        </w:div>
        <w:div w:id="1922791150">
          <w:marLeft w:val="480"/>
          <w:marRight w:val="0"/>
          <w:marTop w:val="0"/>
          <w:marBottom w:val="0"/>
          <w:divBdr>
            <w:top w:val="none" w:sz="0" w:space="0" w:color="auto"/>
            <w:left w:val="none" w:sz="0" w:space="0" w:color="auto"/>
            <w:bottom w:val="none" w:sz="0" w:space="0" w:color="auto"/>
            <w:right w:val="none" w:sz="0" w:space="0" w:color="auto"/>
          </w:divBdr>
        </w:div>
        <w:div w:id="2058701723">
          <w:marLeft w:val="480"/>
          <w:marRight w:val="0"/>
          <w:marTop w:val="0"/>
          <w:marBottom w:val="0"/>
          <w:divBdr>
            <w:top w:val="none" w:sz="0" w:space="0" w:color="auto"/>
            <w:left w:val="none" w:sz="0" w:space="0" w:color="auto"/>
            <w:bottom w:val="none" w:sz="0" w:space="0" w:color="auto"/>
            <w:right w:val="none" w:sz="0" w:space="0" w:color="auto"/>
          </w:divBdr>
        </w:div>
      </w:divsChild>
    </w:div>
    <w:div w:id="56517779">
      <w:bodyDiv w:val="1"/>
      <w:marLeft w:val="0"/>
      <w:marRight w:val="0"/>
      <w:marTop w:val="0"/>
      <w:marBottom w:val="0"/>
      <w:divBdr>
        <w:top w:val="none" w:sz="0" w:space="0" w:color="auto"/>
        <w:left w:val="none" w:sz="0" w:space="0" w:color="auto"/>
        <w:bottom w:val="none" w:sz="0" w:space="0" w:color="auto"/>
        <w:right w:val="none" w:sz="0" w:space="0" w:color="auto"/>
      </w:divBdr>
    </w:div>
    <w:div w:id="57628880">
      <w:bodyDiv w:val="1"/>
      <w:marLeft w:val="0"/>
      <w:marRight w:val="0"/>
      <w:marTop w:val="0"/>
      <w:marBottom w:val="0"/>
      <w:divBdr>
        <w:top w:val="none" w:sz="0" w:space="0" w:color="auto"/>
        <w:left w:val="none" w:sz="0" w:space="0" w:color="auto"/>
        <w:bottom w:val="none" w:sz="0" w:space="0" w:color="auto"/>
        <w:right w:val="none" w:sz="0" w:space="0" w:color="auto"/>
      </w:divBdr>
    </w:div>
    <w:div w:id="58525985">
      <w:bodyDiv w:val="1"/>
      <w:marLeft w:val="0"/>
      <w:marRight w:val="0"/>
      <w:marTop w:val="0"/>
      <w:marBottom w:val="0"/>
      <w:divBdr>
        <w:top w:val="none" w:sz="0" w:space="0" w:color="auto"/>
        <w:left w:val="none" w:sz="0" w:space="0" w:color="auto"/>
        <w:bottom w:val="none" w:sz="0" w:space="0" w:color="auto"/>
        <w:right w:val="none" w:sz="0" w:space="0" w:color="auto"/>
      </w:divBdr>
    </w:div>
    <w:div w:id="60565461">
      <w:bodyDiv w:val="1"/>
      <w:marLeft w:val="0"/>
      <w:marRight w:val="0"/>
      <w:marTop w:val="0"/>
      <w:marBottom w:val="0"/>
      <w:divBdr>
        <w:top w:val="none" w:sz="0" w:space="0" w:color="auto"/>
        <w:left w:val="none" w:sz="0" w:space="0" w:color="auto"/>
        <w:bottom w:val="none" w:sz="0" w:space="0" w:color="auto"/>
        <w:right w:val="none" w:sz="0" w:space="0" w:color="auto"/>
      </w:divBdr>
    </w:div>
    <w:div w:id="74059958">
      <w:bodyDiv w:val="1"/>
      <w:marLeft w:val="0"/>
      <w:marRight w:val="0"/>
      <w:marTop w:val="0"/>
      <w:marBottom w:val="0"/>
      <w:divBdr>
        <w:top w:val="none" w:sz="0" w:space="0" w:color="auto"/>
        <w:left w:val="none" w:sz="0" w:space="0" w:color="auto"/>
        <w:bottom w:val="none" w:sz="0" w:space="0" w:color="auto"/>
        <w:right w:val="none" w:sz="0" w:space="0" w:color="auto"/>
      </w:divBdr>
    </w:div>
    <w:div w:id="76053558">
      <w:bodyDiv w:val="1"/>
      <w:marLeft w:val="0"/>
      <w:marRight w:val="0"/>
      <w:marTop w:val="0"/>
      <w:marBottom w:val="0"/>
      <w:divBdr>
        <w:top w:val="none" w:sz="0" w:space="0" w:color="auto"/>
        <w:left w:val="none" w:sz="0" w:space="0" w:color="auto"/>
        <w:bottom w:val="none" w:sz="0" w:space="0" w:color="auto"/>
        <w:right w:val="none" w:sz="0" w:space="0" w:color="auto"/>
      </w:divBdr>
    </w:div>
    <w:div w:id="76098396">
      <w:bodyDiv w:val="1"/>
      <w:marLeft w:val="0"/>
      <w:marRight w:val="0"/>
      <w:marTop w:val="0"/>
      <w:marBottom w:val="0"/>
      <w:divBdr>
        <w:top w:val="none" w:sz="0" w:space="0" w:color="auto"/>
        <w:left w:val="none" w:sz="0" w:space="0" w:color="auto"/>
        <w:bottom w:val="none" w:sz="0" w:space="0" w:color="auto"/>
        <w:right w:val="none" w:sz="0" w:space="0" w:color="auto"/>
      </w:divBdr>
    </w:div>
    <w:div w:id="78143263">
      <w:bodyDiv w:val="1"/>
      <w:marLeft w:val="0"/>
      <w:marRight w:val="0"/>
      <w:marTop w:val="0"/>
      <w:marBottom w:val="0"/>
      <w:divBdr>
        <w:top w:val="none" w:sz="0" w:space="0" w:color="auto"/>
        <w:left w:val="none" w:sz="0" w:space="0" w:color="auto"/>
        <w:bottom w:val="none" w:sz="0" w:space="0" w:color="auto"/>
        <w:right w:val="none" w:sz="0" w:space="0" w:color="auto"/>
      </w:divBdr>
      <w:divsChild>
        <w:div w:id="9838751">
          <w:marLeft w:val="480"/>
          <w:marRight w:val="0"/>
          <w:marTop w:val="0"/>
          <w:marBottom w:val="0"/>
          <w:divBdr>
            <w:top w:val="none" w:sz="0" w:space="0" w:color="auto"/>
            <w:left w:val="none" w:sz="0" w:space="0" w:color="auto"/>
            <w:bottom w:val="none" w:sz="0" w:space="0" w:color="auto"/>
            <w:right w:val="none" w:sz="0" w:space="0" w:color="auto"/>
          </w:divBdr>
        </w:div>
        <w:div w:id="22219666">
          <w:marLeft w:val="480"/>
          <w:marRight w:val="0"/>
          <w:marTop w:val="0"/>
          <w:marBottom w:val="0"/>
          <w:divBdr>
            <w:top w:val="none" w:sz="0" w:space="0" w:color="auto"/>
            <w:left w:val="none" w:sz="0" w:space="0" w:color="auto"/>
            <w:bottom w:val="none" w:sz="0" w:space="0" w:color="auto"/>
            <w:right w:val="none" w:sz="0" w:space="0" w:color="auto"/>
          </w:divBdr>
        </w:div>
        <w:div w:id="34284032">
          <w:marLeft w:val="480"/>
          <w:marRight w:val="0"/>
          <w:marTop w:val="0"/>
          <w:marBottom w:val="0"/>
          <w:divBdr>
            <w:top w:val="none" w:sz="0" w:space="0" w:color="auto"/>
            <w:left w:val="none" w:sz="0" w:space="0" w:color="auto"/>
            <w:bottom w:val="none" w:sz="0" w:space="0" w:color="auto"/>
            <w:right w:val="none" w:sz="0" w:space="0" w:color="auto"/>
          </w:divBdr>
        </w:div>
        <w:div w:id="96949565">
          <w:marLeft w:val="480"/>
          <w:marRight w:val="0"/>
          <w:marTop w:val="0"/>
          <w:marBottom w:val="0"/>
          <w:divBdr>
            <w:top w:val="none" w:sz="0" w:space="0" w:color="auto"/>
            <w:left w:val="none" w:sz="0" w:space="0" w:color="auto"/>
            <w:bottom w:val="none" w:sz="0" w:space="0" w:color="auto"/>
            <w:right w:val="none" w:sz="0" w:space="0" w:color="auto"/>
          </w:divBdr>
        </w:div>
        <w:div w:id="172300563">
          <w:marLeft w:val="480"/>
          <w:marRight w:val="0"/>
          <w:marTop w:val="0"/>
          <w:marBottom w:val="0"/>
          <w:divBdr>
            <w:top w:val="none" w:sz="0" w:space="0" w:color="auto"/>
            <w:left w:val="none" w:sz="0" w:space="0" w:color="auto"/>
            <w:bottom w:val="none" w:sz="0" w:space="0" w:color="auto"/>
            <w:right w:val="none" w:sz="0" w:space="0" w:color="auto"/>
          </w:divBdr>
        </w:div>
        <w:div w:id="261693795">
          <w:marLeft w:val="480"/>
          <w:marRight w:val="0"/>
          <w:marTop w:val="0"/>
          <w:marBottom w:val="0"/>
          <w:divBdr>
            <w:top w:val="none" w:sz="0" w:space="0" w:color="auto"/>
            <w:left w:val="none" w:sz="0" w:space="0" w:color="auto"/>
            <w:bottom w:val="none" w:sz="0" w:space="0" w:color="auto"/>
            <w:right w:val="none" w:sz="0" w:space="0" w:color="auto"/>
          </w:divBdr>
        </w:div>
        <w:div w:id="467012139">
          <w:marLeft w:val="480"/>
          <w:marRight w:val="0"/>
          <w:marTop w:val="0"/>
          <w:marBottom w:val="0"/>
          <w:divBdr>
            <w:top w:val="none" w:sz="0" w:space="0" w:color="auto"/>
            <w:left w:val="none" w:sz="0" w:space="0" w:color="auto"/>
            <w:bottom w:val="none" w:sz="0" w:space="0" w:color="auto"/>
            <w:right w:val="none" w:sz="0" w:space="0" w:color="auto"/>
          </w:divBdr>
        </w:div>
        <w:div w:id="534390196">
          <w:marLeft w:val="480"/>
          <w:marRight w:val="0"/>
          <w:marTop w:val="0"/>
          <w:marBottom w:val="0"/>
          <w:divBdr>
            <w:top w:val="none" w:sz="0" w:space="0" w:color="auto"/>
            <w:left w:val="none" w:sz="0" w:space="0" w:color="auto"/>
            <w:bottom w:val="none" w:sz="0" w:space="0" w:color="auto"/>
            <w:right w:val="none" w:sz="0" w:space="0" w:color="auto"/>
          </w:divBdr>
        </w:div>
        <w:div w:id="584993864">
          <w:marLeft w:val="480"/>
          <w:marRight w:val="0"/>
          <w:marTop w:val="0"/>
          <w:marBottom w:val="0"/>
          <w:divBdr>
            <w:top w:val="none" w:sz="0" w:space="0" w:color="auto"/>
            <w:left w:val="none" w:sz="0" w:space="0" w:color="auto"/>
            <w:bottom w:val="none" w:sz="0" w:space="0" w:color="auto"/>
            <w:right w:val="none" w:sz="0" w:space="0" w:color="auto"/>
          </w:divBdr>
        </w:div>
        <w:div w:id="619071346">
          <w:marLeft w:val="480"/>
          <w:marRight w:val="0"/>
          <w:marTop w:val="0"/>
          <w:marBottom w:val="0"/>
          <w:divBdr>
            <w:top w:val="none" w:sz="0" w:space="0" w:color="auto"/>
            <w:left w:val="none" w:sz="0" w:space="0" w:color="auto"/>
            <w:bottom w:val="none" w:sz="0" w:space="0" w:color="auto"/>
            <w:right w:val="none" w:sz="0" w:space="0" w:color="auto"/>
          </w:divBdr>
        </w:div>
        <w:div w:id="635109659">
          <w:marLeft w:val="480"/>
          <w:marRight w:val="0"/>
          <w:marTop w:val="0"/>
          <w:marBottom w:val="0"/>
          <w:divBdr>
            <w:top w:val="none" w:sz="0" w:space="0" w:color="auto"/>
            <w:left w:val="none" w:sz="0" w:space="0" w:color="auto"/>
            <w:bottom w:val="none" w:sz="0" w:space="0" w:color="auto"/>
            <w:right w:val="none" w:sz="0" w:space="0" w:color="auto"/>
          </w:divBdr>
        </w:div>
        <w:div w:id="660811371">
          <w:marLeft w:val="480"/>
          <w:marRight w:val="0"/>
          <w:marTop w:val="0"/>
          <w:marBottom w:val="0"/>
          <w:divBdr>
            <w:top w:val="none" w:sz="0" w:space="0" w:color="auto"/>
            <w:left w:val="none" w:sz="0" w:space="0" w:color="auto"/>
            <w:bottom w:val="none" w:sz="0" w:space="0" w:color="auto"/>
            <w:right w:val="none" w:sz="0" w:space="0" w:color="auto"/>
          </w:divBdr>
        </w:div>
        <w:div w:id="663818418">
          <w:marLeft w:val="480"/>
          <w:marRight w:val="0"/>
          <w:marTop w:val="0"/>
          <w:marBottom w:val="0"/>
          <w:divBdr>
            <w:top w:val="none" w:sz="0" w:space="0" w:color="auto"/>
            <w:left w:val="none" w:sz="0" w:space="0" w:color="auto"/>
            <w:bottom w:val="none" w:sz="0" w:space="0" w:color="auto"/>
            <w:right w:val="none" w:sz="0" w:space="0" w:color="auto"/>
          </w:divBdr>
        </w:div>
        <w:div w:id="672227723">
          <w:marLeft w:val="480"/>
          <w:marRight w:val="0"/>
          <w:marTop w:val="0"/>
          <w:marBottom w:val="0"/>
          <w:divBdr>
            <w:top w:val="none" w:sz="0" w:space="0" w:color="auto"/>
            <w:left w:val="none" w:sz="0" w:space="0" w:color="auto"/>
            <w:bottom w:val="none" w:sz="0" w:space="0" w:color="auto"/>
            <w:right w:val="none" w:sz="0" w:space="0" w:color="auto"/>
          </w:divBdr>
        </w:div>
        <w:div w:id="900603048">
          <w:marLeft w:val="480"/>
          <w:marRight w:val="0"/>
          <w:marTop w:val="0"/>
          <w:marBottom w:val="0"/>
          <w:divBdr>
            <w:top w:val="none" w:sz="0" w:space="0" w:color="auto"/>
            <w:left w:val="none" w:sz="0" w:space="0" w:color="auto"/>
            <w:bottom w:val="none" w:sz="0" w:space="0" w:color="auto"/>
            <w:right w:val="none" w:sz="0" w:space="0" w:color="auto"/>
          </w:divBdr>
        </w:div>
        <w:div w:id="1031033392">
          <w:marLeft w:val="480"/>
          <w:marRight w:val="0"/>
          <w:marTop w:val="0"/>
          <w:marBottom w:val="0"/>
          <w:divBdr>
            <w:top w:val="none" w:sz="0" w:space="0" w:color="auto"/>
            <w:left w:val="none" w:sz="0" w:space="0" w:color="auto"/>
            <w:bottom w:val="none" w:sz="0" w:space="0" w:color="auto"/>
            <w:right w:val="none" w:sz="0" w:space="0" w:color="auto"/>
          </w:divBdr>
        </w:div>
        <w:div w:id="1301113292">
          <w:marLeft w:val="480"/>
          <w:marRight w:val="0"/>
          <w:marTop w:val="0"/>
          <w:marBottom w:val="0"/>
          <w:divBdr>
            <w:top w:val="none" w:sz="0" w:space="0" w:color="auto"/>
            <w:left w:val="none" w:sz="0" w:space="0" w:color="auto"/>
            <w:bottom w:val="none" w:sz="0" w:space="0" w:color="auto"/>
            <w:right w:val="none" w:sz="0" w:space="0" w:color="auto"/>
          </w:divBdr>
        </w:div>
        <w:div w:id="1544904331">
          <w:marLeft w:val="480"/>
          <w:marRight w:val="0"/>
          <w:marTop w:val="0"/>
          <w:marBottom w:val="0"/>
          <w:divBdr>
            <w:top w:val="none" w:sz="0" w:space="0" w:color="auto"/>
            <w:left w:val="none" w:sz="0" w:space="0" w:color="auto"/>
            <w:bottom w:val="none" w:sz="0" w:space="0" w:color="auto"/>
            <w:right w:val="none" w:sz="0" w:space="0" w:color="auto"/>
          </w:divBdr>
        </w:div>
        <w:div w:id="1686862841">
          <w:marLeft w:val="480"/>
          <w:marRight w:val="0"/>
          <w:marTop w:val="0"/>
          <w:marBottom w:val="0"/>
          <w:divBdr>
            <w:top w:val="none" w:sz="0" w:space="0" w:color="auto"/>
            <w:left w:val="none" w:sz="0" w:space="0" w:color="auto"/>
            <w:bottom w:val="none" w:sz="0" w:space="0" w:color="auto"/>
            <w:right w:val="none" w:sz="0" w:space="0" w:color="auto"/>
          </w:divBdr>
        </w:div>
        <w:div w:id="1850295371">
          <w:marLeft w:val="480"/>
          <w:marRight w:val="0"/>
          <w:marTop w:val="0"/>
          <w:marBottom w:val="0"/>
          <w:divBdr>
            <w:top w:val="none" w:sz="0" w:space="0" w:color="auto"/>
            <w:left w:val="none" w:sz="0" w:space="0" w:color="auto"/>
            <w:bottom w:val="none" w:sz="0" w:space="0" w:color="auto"/>
            <w:right w:val="none" w:sz="0" w:space="0" w:color="auto"/>
          </w:divBdr>
        </w:div>
        <w:div w:id="1858082759">
          <w:marLeft w:val="480"/>
          <w:marRight w:val="0"/>
          <w:marTop w:val="0"/>
          <w:marBottom w:val="0"/>
          <w:divBdr>
            <w:top w:val="none" w:sz="0" w:space="0" w:color="auto"/>
            <w:left w:val="none" w:sz="0" w:space="0" w:color="auto"/>
            <w:bottom w:val="none" w:sz="0" w:space="0" w:color="auto"/>
            <w:right w:val="none" w:sz="0" w:space="0" w:color="auto"/>
          </w:divBdr>
        </w:div>
        <w:div w:id="1967076357">
          <w:marLeft w:val="480"/>
          <w:marRight w:val="0"/>
          <w:marTop w:val="0"/>
          <w:marBottom w:val="0"/>
          <w:divBdr>
            <w:top w:val="none" w:sz="0" w:space="0" w:color="auto"/>
            <w:left w:val="none" w:sz="0" w:space="0" w:color="auto"/>
            <w:bottom w:val="none" w:sz="0" w:space="0" w:color="auto"/>
            <w:right w:val="none" w:sz="0" w:space="0" w:color="auto"/>
          </w:divBdr>
        </w:div>
        <w:div w:id="2020811733">
          <w:marLeft w:val="480"/>
          <w:marRight w:val="0"/>
          <w:marTop w:val="0"/>
          <w:marBottom w:val="0"/>
          <w:divBdr>
            <w:top w:val="none" w:sz="0" w:space="0" w:color="auto"/>
            <w:left w:val="none" w:sz="0" w:space="0" w:color="auto"/>
            <w:bottom w:val="none" w:sz="0" w:space="0" w:color="auto"/>
            <w:right w:val="none" w:sz="0" w:space="0" w:color="auto"/>
          </w:divBdr>
        </w:div>
        <w:div w:id="2042436934">
          <w:marLeft w:val="480"/>
          <w:marRight w:val="0"/>
          <w:marTop w:val="0"/>
          <w:marBottom w:val="0"/>
          <w:divBdr>
            <w:top w:val="none" w:sz="0" w:space="0" w:color="auto"/>
            <w:left w:val="none" w:sz="0" w:space="0" w:color="auto"/>
            <w:bottom w:val="none" w:sz="0" w:space="0" w:color="auto"/>
            <w:right w:val="none" w:sz="0" w:space="0" w:color="auto"/>
          </w:divBdr>
        </w:div>
        <w:div w:id="2051566430">
          <w:marLeft w:val="480"/>
          <w:marRight w:val="0"/>
          <w:marTop w:val="0"/>
          <w:marBottom w:val="0"/>
          <w:divBdr>
            <w:top w:val="none" w:sz="0" w:space="0" w:color="auto"/>
            <w:left w:val="none" w:sz="0" w:space="0" w:color="auto"/>
            <w:bottom w:val="none" w:sz="0" w:space="0" w:color="auto"/>
            <w:right w:val="none" w:sz="0" w:space="0" w:color="auto"/>
          </w:divBdr>
        </w:div>
      </w:divsChild>
    </w:div>
    <w:div w:id="93093037">
      <w:bodyDiv w:val="1"/>
      <w:marLeft w:val="0"/>
      <w:marRight w:val="0"/>
      <w:marTop w:val="0"/>
      <w:marBottom w:val="0"/>
      <w:divBdr>
        <w:top w:val="none" w:sz="0" w:space="0" w:color="auto"/>
        <w:left w:val="none" w:sz="0" w:space="0" w:color="auto"/>
        <w:bottom w:val="none" w:sz="0" w:space="0" w:color="auto"/>
        <w:right w:val="none" w:sz="0" w:space="0" w:color="auto"/>
      </w:divBdr>
    </w:div>
    <w:div w:id="93938657">
      <w:bodyDiv w:val="1"/>
      <w:marLeft w:val="0"/>
      <w:marRight w:val="0"/>
      <w:marTop w:val="0"/>
      <w:marBottom w:val="0"/>
      <w:divBdr>
        <w:top w:val="none" w:sz="0" w:space="0" w:color="auto"/>
        <w:left w:val="none" w:sz="0" w:space="0" w:color="auto"/>
        <w:bottom w:val="none" w:sz="0" w:space="0" w:color="auto"/>
        <w:right w:val="none" w:sz="0" w:space="0" w:color="auto"/>
      </w:divBdr>
    </w:div>
    <w:div w:id="98524329">
      <w:bodyDiv w:val="1"/>
      <w:marLeft w:val="0"/>
      <w:marRight w:val="0"/>
      <w:marTop w:val="0"/>
      <w:marBottom w:val="0"/>
      <w:divBdr>
        <w:top w:val="none" w:sz="0" w:space="0" w:color="auto"/>
        <w:left w:val="none" w:sz="0" w:space="0" w:color="auto"/>
        <w:bottom w:val="none" w:sz="0" w:space="0" w:color="auto"/>
        <w:right w:val="none" w:sz="0" w:space="0" w:color="auto"/>
      </w:divBdr>
    </w:div>
    <w:div w:id="100759935">
      <w:bodyDiv w:val="1"/>
      <w:marLeft w:val="0"/>
      <w:marRight w:val="0"/>
      <w:marTop w:val="0"/>
      <w:marBottom w:val="0"/>
      <w:divBdr>
        <w:top w:val="none" w:sz="0" w:space="0" w:color="auto"/>
        <w:left w:val="none" w:sz="0" w:space="0" w:color="auto"/>
        <w:bottom w:val="none" w:sz="0" w:space="0" w:color="auto"/>
        <w:right w:val="none" w:sz="0" w:space="0" w:color="auto"/>
      </w:divBdr>
    </w:div>
    <w:div w:id="103159344">
      <w:bodyDiv w:val="1"/>
      <w:marLeft w:val="0"/>
      <w:marRight w:val="0"/>
      <w:marTop w:val="0"/>
      <w:marBottom w:val="0"/>
      <w:divBdr>
        <w:top w:val="none" w:sz="0" w:space="0" w:color="auto"/>
        <w:left w:val="none" w:sz="0" w:space="0" w:color="auto"/>
        <w:bottom w:val="none" w:sz="0" w:space="0" w:color="auto"/>
        <w:right w:val="none" w:sz="0" w:space="0" w:color="auto"/>
      </w:divBdr>
      <w:divsChild>
        <w:div w:id="101922604">
          <w:marLeft w:val="480"/>
          <w:marRight w:val="0"/>
          <w:marTop w:val="0"/>
          <w:marBottom w:val="0"/>
          <w:divBdr>
            <w:top w:val="none" w:sz="0" w:space="0" w:color="auto"/>
            <w:left w:val="none" w:sz="0" w:space="0" w:color="auto"/>
            <w:bottom w:val="none" w:sz="0" w:space="0" w:color="auto"/>
            <w:right w:val="none" w:sz="0" w:space="0" w:color="auto"/>
          </w:divBdr>
        </w:div>
        <w:div w:id="447431656">
          <w:marLeft w:val="480"/>
          <w:marRight w:val="0"/>
          <w:marTop w:val="0"/>
          <w:marBottom w:val="0"/>
          <w:divBdr>
            <w:top w:val="none" w:sz="0" w:space="0" w:color="auto"/>
            <w:left w:val="none" w:sz="0" w:space="0" w:color="auto"/>
            <w:bottom w:val="none" w:sz="0" w:space="0" w:color="auto"/>
            <w:right w:val="none" w:sz="0" w:space="0" w:color="auto"/>
          </w:divBdr>
        </w:div>
        <w:div w:id="596866604">
          <w:marLeft w:val="480"/>
          <w:marRight w:val="0"/>
          <w:marTop w:val="0"/>
          <w:marBottom w:val="0"/>
          <w:divBdr>
            <w:top w:val="none" w:sz="0" w:space="0" w:color="auto"/>
            <w:left w:val="none" w:sz="0" w:space="0" w:color="auto"/>
            <w:bottom w:val="none" w:sz="0" w:space="0" w:color="auto"/>
            <w:right w:val="none" w:sz="0" w:space="0" w:color="auto"/>
          </w:divBdr>
        </w:div>
        <w:div w:id="651451477">
          <w:marLeft w:val="480"/>
          <w:marRight w:val="0"/>
          <w:marTop w:val="0"/>
          <w:marBottom w:val="0"/>
          <w:divBdr>
            <w:top w:val="none" w:sz="0" w:space="0" w:color="auto"/>
            <w:left w:val="none" w:sz="0" w:space="0" w:color="auto"/>
            <w:bottom w:val="none" w:sz="0" w:space="0" w:color="auto"/>
            <w:right w:val="none" w:sz="0" w:space="0" w:color="auto"/>
          </w:divBdr>
        </w:div>
        <w:div w:id="697196367">
          <w:marLeft w:val="480"/>
          <w:marRight w:val="0"/>
          <w:marTop w:val="0"/>
          <w:marBottom w:val="0"/>
          <w:divBdr>
            <w:top w:val="none" w:sz="0" w:space="0" w:color="auto"/>
            <w:left w:val="none" w:sz="0" w:space="0" w:color="auto"/>
            <w:bottom w:val="none" w:sz="0" w:space="0" w:color="auto"/>
            <w:right w:val="none" w:sz="0" w:space="0" w:color="auto"/>
          </w:divBdr>
        </w:div>
        <w:div w:id="698697422">
          <w:marLeft w:val="480"/>
          <w:marRight w:val="0"/>
          <w:marTop w:val="0"/>
          <w:marBottom w:val="0"/>
          <w:divBdr>
            <w:top w:val="none" w:sz="0" w:space="0" w:color="auto"/>
            <w:left w:val="none" w:sz="0" w:space="0" w:color="auto"/>
            <w:bottom w:val="none" w:sz="0" w:space="0" w:color="auto"/>
            <w:right w:val="none" w:sz="0" w:space="0" w:color="auto"/>
          </w:divBdr>
        </w:div>
        <w:div w:id="747506366">
          <w:marLeft w:val="480"/>
          <w:marRight w:val="0"/>
          <w:marTop w:val="0"/>
          <w:marBottom w:val="0"/>
          <w:divBdr>
            <w:top w:val="none" w:sz="0" w:space="0" w:color="auto"/>
            <w:left w:val="none" w:sz="0" w:space="0" w:color="auto"/>
            <w:bottom w:val="none" w:sz="0" w:space="0" w:color="auto"/>
            <w:right w:val="none" w:sz="0" w:space="0" w:color="auto"/>
          </w:divBdr>
        </w:div>
        <w:div w:id="753017688">
          <w:marLeft w:val="480"/>
          <w:marRight w:val="0"/>
          <w:marTop w:val="0"/>
          <w:marBottom w:val="0"/>
          <w:divBdr>
            <w:top w:val="none" w:sz="0" w:space="0" w:color="auto"/>
            <w:left w:val="none" w:sz="0" w:space="0" w:color="auto"/>
            <w:bottom w:val="none" w:sz="0" w:space="0" w:color="auto"/>
            <w:right w:val="none" w:sz="0" w:space="0" w:color="auto"/>
          </w:divBdr>
        </w:div>
        <w:div w:id="765809988">
          <w:marLeft w:val="480"/>
          <w:marRight w:val="0"/>
          <w:marTop w:val="0"/>
          <w:marBottom w:val="0"/>
          <w:divBdr>
            <w:top w:val="none" w:sz="0" w:space="0" w:color="auto"/>
            <w:left w:val="none" w:sz="0" w:space="0" w:color="auto"/>
            <w:bottom w:val="none" w:sz="0" w:space="0" w:color="auto"/>
            <w:right w:val="none" w:sz="0" w:space="0" w:color="auto"/>
          </w:divBdr>
        </w:div>
        <w:div w:id="791552366">
          <w:marLeft w:val="480"/>
          <w:marRight w:val="0"/>
          <w:marTop w:val="0"/>
          <w:marBottom w:val="0"/>
          <w:divBdr>
            <w:top w:val="none" w:sz="0" w:space="0" w:color="auto"/>
            <w:left w:val="none" w:sz="0" w:space="0" w:color="auto"/>
            <w:bottom w:val="none" w:sz="0" w:space="0" w:color="auto"/>
            <w:right w:val="none" w:sz="0" w:space="0" w:color="auto"/>
          </w:divBdr>
        </w:div>
        <w:div w:id="796146123">
          <w:marLeft w:val="480"/>
          <w:marRight w:val="0"/>
          <w:marTop w:val="0"/>
          <w:marBottom w:val="0"/>
          <w:divBdr>
            <w:top w:val="none" w:sz="0" w:space="0" w:color="auto"/>
            <w:left w:val="none" w:sz="0" w:space="0" w:color="auto"/>
            <w:bottom w:val="none" w:sz="0" w:space="0" w:color="auto"/>
            <w:right w:val="none" w:sz="0" w:space="0" w:color="auto"/>
          </w:divBdr>
        </w:div>
        <w:div w:id="890919293">
          <w:marLeft w:val="480"/>
          <w:marRight w:val="0"/>
          <w:marTop w:val="0"/>
          <w:marBottom w:val="0"/>
          <w:divBdr>
            <w:top w:val="none" w:sz="0" w:space="0" w:color="auto"/>
            <w:left w:val="none" w:sz="0" w:space="0" w:color="auto"/>
            <w:bottom w:val="none" w:sz="0" w:space="0" w:color="auto"/>
            <w:right w:val="none" w:sz="0" w:space="0" w:color="auto"/>
          </w:divBdr>
        </w:div>
        <w:div w:id="1010445338">
          <w:marLeft w:val="480"/>
          <w:marRight w:val="0"/>
          <w:marTop w:val="0"/>
          <w:marBottom w:val="0"/>
          <w:divBdr>
            <w:top w:val="none" w:sz="0" w:space="0" w:color="auto"/>
            <w:left w:val="none" w:sz="0" w:space="0" w:color="auto"/>
            <w:bottom w:val="none" w:sz="0" w:space="0" w:color="auto"/>
            <w:right w:val="none" w:sz="0" w:space="0" w:color="auto"/>
          </w:divBdr>
        </w:div>
        <w:div w:id="1336877256">
          <w:marLeft w:val="480"/>
          <w:marRight w:val="0"/>
          <w:marTop w:val="0"/>
          <w:marBottom w:val="0"/>
          <w:divBdr>
            <w:top w:val="none" w:sz="0" w:space="0" w:color="auto"/>
            <w:left w:val="none" w:sz="0" w:space="0" w:color="auto"/>
            <w:bottom w:val="none" w:sz="0" w:space="0" w:color="auto"/>
            <w:right w:val="none" w:sz="0" w:space="0" w:color="auto"/>
          </w:divBdr>
        </w:div>
        <w:div w:id="1519926621">
          <w:marLeft w:val="480"/>
          <w:marRight w:val="0"/>
          <w:marTop w:val="0"/>
          <w:marBottom w:val="0"/>
          <w:divBdr>
            <w:top w:val="none" w:sz="0" w:space="0" w:color="auto"/>
            <w:left w:val="none" w:sz="0" w:space="0" w:color="auto"/>
            <w:bottom w:val="none" w:sz="0" w:space="0" w:color="auto"/>
            <w:right w:val="none" w:sz="0" w:space="0" w:color="auto"/>
          </w:divBdr>
        </w:div>
        <w:div w:id="1726639012">
          <w:marLeft w:val="480"/>
          <w:marRight w:val="0"/>
          <w:marTop w:val="0"/>
          <w:marBottom w:val="0"/>
          <w:divBdr>
            <w:top w:val="none" w:sz="0" w:space="0" w:color="auto"/>
            <w:left w:val="none" w:sz="0" w:space="0" w:color="auto"/>
            <w:bottom w:val="none" w:sz="0" w:space="0" w:color="auto"/>
            <w:right w:val="none" w:sz="0" w:space="0" w:color="auto"/>
          </w:divBdr>
        </w:div>
        <w:div w:id="1767262624">
          <w:marLeft w:val="480"/>
          <w:marRight w:val="0"/>
          <w:marTop w:val="0"/>
          <w:marBottom w:val="0"/>
          <w:divBdr>
            <w:top w:val="none" w:sz="0" w:space="0" w:color="auto"/>
            <w:left w:val="none" w:sz="0" w:space="0" w:color="auto"/>
            <w:bottom w:val="none" w:sz="0" w:space="0" w:color="auto"/>
            <w:right w:val="none" w:sz="0" w:space="0" w:color="auto"/>
          </w:divBdr>
        </w:div>
        <w:div w:id="1855143318">
          <w:marLeft w:val="480"/>
          <w:marRight w:val="0"/>
          <w:marTop w:val="0"/>
          <w:marBottom w:val="0"/>
          <w:divBdr>
            <w:top w:val="none" w:sz="0" w:space="0" w:color="auto"/>
            <w:left w:val="none" w:sz="0" w:space="0" w:color="auto"/>
            <w:bottom w:val="none" w:sz="0" w:space="0" w:color="auto"/>
            <w:right w:val="none" w:sz="0" w:space="0" w:color="auto"/>
          </w:divBdr>
        </w:div>
        <w:div w:id="2103800126">
          <w:marLeft w:val="480"/>
          <w:marRight w:val="0"/>
          <w:marTop w:val="0"/>
          <w:marBottom w:val="0"/>
          <w:divBdr>
            <w:top w:val="none" w:sz="0" w:space="0" w:color="auto"/>
            <w:left w:val="none" w:sz="0" w:space="0" w:color="auto"/>
            <w:bottom w:val="none" w:sz="0" w:space="0" w:color="auto"/>
            <w:right w:val="none" w:sz="0" w:space="0" w:color="auto"/>
          </w:divBdr>
        </w:div>
        <w:div w:id="2116629827">
          <w:marLeft w:val="480"/>
          <w:marRight w:val="0"/>
          <w:marTop w:val="0"/>
          <w:marBottom w:val="0"/>
          <w:divBdr>
            <w:top w:val="none" w:sz="0" w:space="0" w:color="auto"/>
            <w:left w:val="none" w:sz="0" w:space="0" w:color="auto"/>
            <w:bottom w:val="none" w:sz="0" w:space="0" w:color="auto"/>
            <w:right w:val="none" w:sz="0" w:space="0" w:color="auto"/>
          </w:divBdr>
        </w:div>
      </w:divsChild>
    </w:div>
    <w:div w:id="105858575">
      <w:bodyDiv w:val="1"/>
      <w:marLeft w:val="0"/>
      <w:marRight w:val="0"/>
      <w:marTop w:val="0"/>
      <w:marBottom w:val="0"/>
      <w:divBdr>
        <w:top w:val="none" w:sz="0" w:space="0" w:color="auto"/>
        <w:left w:val="none" w:sz="0" w:space="0" w:color="auto"/>
        <w:bottom w:val="none" w:sz="0" w:space="0" w:color="auto"/>
        <w:right w:val="none" w:sz="0" w:space="0" w:color="auto"/>
      </w:divBdr>
      <w:divsChild>
        <w:div w:id="116067112">
          <w:marLeft w:val="480"/>
          <w:marRight w:val="0"/>
          <w:marTop w:val="0"/>
          <w:marBottom w:val="0"/>
          <w:divBdr>
            <w:top w:val="none" w:sz="0" w:space="0" w:color="auto"/>
            <w:left w:val="none" w:sz="0" w:space="0" w:color="auto"/>
            <w:bottom w:val="none" w:sz="0" w:space="0" w:color="auto"/>
            <w:right w:val="none" w:sz="0" w:space="0" w:color="auto"/>
          </w:divBdr>
        </w:div>
        <w:div w:id="142279805">
          <w:marLeft w:val="480"/>
          <w:marRight w:val="0"/>
          <w:marTop w:val="0"/>
          <w:marBottom w:val="0"/>
          <w:divBdr>
            <w:top w:val="none" w:sz="0" w:space="0" w:color="auto"/>
            <w:left w:val="none" w:sz="0" w:space="0" w:color="auto"/>
            <w:bottom w:val="none" w:sz="0" w:space="0" w:color="auto"/>
            <w:right w:val="none" w:sz="0" w:space="0" w:color="auto"/>
          </w:divBdr>
        </w:div>
        <w:div w:id="311640551">
          <w:marLeft w:val="480"/>
          <w:marRight w:val="0"/>
          <w:marTop w:val="0"/>
          <w:marBottom w:val="0"/>
          <w:divBdr>
            <w:top w:val="none" w:sz="0" w:space="0" w:color="auto"/>
            <w:left w:val="none" w:sz="0" w:space="0" w:color="auto"/>
            <w:bottom w:val="none" w:sz="0" w:space="0" w:color="auto"/>
            <w:right w:val="none" w:sz="0" w:space="0" w:color="auto"/>
          </w:divBdr>
        </w:div>
        <w:div w:id="324089655">
          <w:marLeft w:val="480"/>
          <w:marRight w:val="0"/>
          <w:marTop w:val="0"/>
          <w:marBottom w:val="0"/>
          <w:divBdr>
            <w:top w:val="none" w:sz="0" w:space="0" w:color="auto"/>
            <w:left w:val="none" w:sz="0" w:space="0" w:color="auto"/>
            <w:bottom w:val="none" w:sz="0" w:space="0" w:color="auto"/>
            <w:right w:val="none" w:sz="0" w:space="0" w:color="auto"/>
          </w:divBdr>
        </w:div>
        <w:div w:id="372268266">
          <w:marLeft w:val="480"/>
          <w:marRight w:val="0"/>
          <w:marTop w:val="0"/>
          <w:marBottom w:val="0"/>
          <w:divBdr>
            <w:top w:val="none" w:sz="0" w:space="0" w:color="auto"/>
            <w:left w:val="none" w:sz="0" w:space="0" w:color="auto"/>
            <w:bottom w:val="none" w:sz="0" w:space="0" w:color="auto"/>
            <w:right w:val="none" w:sz="0" w:space="0" w:color="auto"/>
          </w:divBdr>
        </w:div>
        <w:div w:id="729574674">
          <w:marLeft w:val="480"/>
          <w:marRight w:val="0"/>
          <w:marTop w:val="0"/>
          <w:marBottom w:val="0"/>
          <w:divBdr>
            <w:top w:val="none" w:sz="0" w:space="0" w:color="auto"/>
            <w:left w:val="none" w:sz="0" w:space="0" w:color="auto"/>
            <w:bottom w:val="none" w:sz="0" w:space="0" w:color="auto"/>
            <w:right w:val="none" w:sz="0" w:space="0" w:color="auto"/>
          </w:divBdr>
        </w:div>
        <w:div w:id="869336267">
          <w:marLeft w:val="480"/>
          <w:marRight w:val="0"/>
          <w:marTop w:val="0"/>
          <w:marBottom w:val="0"/>
          <w:divBdr>
            <w:top w:val="none" w:sz="0" w:space="0" w:color="auto"/>
            <w:left w:val="none" w:sz="0" w:space="0" w:color="auto"/>
            <w:bottom w:val="none" w:sz="0" w:space="0" w:color="auto"/>
            <w:right w:val="none" w:sz="0" w:space="0" w:color="auto"/>
          </w:divBdr>
        </w:div>
        <w:div w:id="882522005">
          <w:marLeft w:val="480"/>
          <w:marRight w:val="0"/>
          <w:marTop w:val="0"/>
          <w:marBottom w:val="0"/>
          <w:divBdr>
            <w:top w:val="none" w:sz="0" w:space="0" w:color="auto"/>
            <w:left w:val="none" w:sz="0" w:space="0" w:color="auto"/>
            <w:bottom w:val="none" w:sz="0" w:space="0" w:color="auto"/>
            <w:right w:val="none" w:sz="0" w:space="0" w:color="auto"/>
          </w:divBdr>
        </w:div>
        <w:div w:id="903218995">
          <w:marLeft w:val="480"/>
          <w:marRight w:val="0"/>
          <w:marTop w:val="0"/>
          <w:marBottom w:val="0"/>
          <w:divBdr>
            <w:top w:val="none" w:sz="0" w:space="0" w:color="auto"/>
            <w:left w:val="none" w:sz="0" w:space="0" w:color="auto"/>
            <w:bottom w:val="none" w:sz="0" w:space="0" w:color="auto"/>
            <w:right w:val="none" w:sz="0" w:space="0" w:color="auto"/>
          </w:divBdr>
        </w:div>
        <w:div w:id="913395517">
          <w:marLeft w:val="480"/>
          <w:marRight w:val="0"/>
          <w:marTop w:val="0"/>
          <w:marBottom w:val="0"/>
          <w:divBdr>
            <w:top w:val="none" w:sz="0" w:space="0" w:color="auto"/>
            <w:left w:val="none" w:sz="0" w:space="0" w:color="auto"/>
            <w:bottom w:val="none" w:sz="0" w:space="0" w:color="auto"/>
            <w:right w:val="none" w:sz="0" w:space="0" w:color="auto"/>
          </w:divBdr>
        </w:div>
        <w:div w:id="946930031">
          <w:marLeft w:val="480"/>
          <w:marRight w:val="0"/>
          <w:marTop w:val="0"/>
          <w:marBottom w:val="0"/>
          <w:divBdr>
            <w:top w:val="none" w:sz="0" w:space="0" w:color="auto"/>
            <w:left w:val="none" w:sz="0" w:space="0" w:color="auto"/>
            <w:bottom w:val="none" w:sz="0" w:space="0" w:color="auto"/>
            <w:right w:val="none" w:sz="0" w:space="0" w:color="auto"/>
          </w:divBdr>
        </w:div>
        <w:div w:id="1064335937">
          <w:marLeft w:val="480"/>
          <w:marRight w:val="0"/>
          <w:marTop w:val="0"/>
          <w:marBottom w:val="0"/>
          <w:divBdr>
            <w:top w:val="none" w:sz="0" w:space="0" w:color="auto"/>
            <w:left w:val="none" w:sz="0" w:space="0" w:color="auto"/>
            <w:bottom w:val="none" w:sz="0" w:space="0" w:color="auto"/>
            <w:right w:val="none" w:sz="0" w:space="0" w:color="auto"/>
          </w:divBdr>
        </w:div>
        <w:div w:id="1182859298">
          <w:marLeft w:val="480"/>
          <w:marRight w:val="0"/>
          <w:marTop w:val="0"/>
          <w:marBottom w:val="0"/>
          <w:divBdr>
            <w:top w:val="none" w:sz="0" w:space="0" w:color="auto"/>
            <w:left w:val="none" w:sz="0" w:space="0" w:color="auto"/>
            <w:bottom w:val="none" w:sz="0" w:space="0" w:color="auto"/>
            <w:right w:val="none" w:sz="0" w:space="0" w:color="auto"/>
          </w:divBdr>
        </w:div>
        <w:div w:id="1188448082">
          <w:marLeft w:val="480"/>
          <w:marRight w:val="0"/>
          <w:marTop w:val="0"/>
          <w:marBottom w:val="0"/>
          <w:divBdr>
            <w:top w:val="none" w:sz="0" w:space="0" w:color="auto"/>
            <w:left w:val="none" w:sz="0" w:space="0" w:color="auto"/>
            <w:bottom w:val="none" w:sz="0" w:space="0" w:color="auto"/>
            <w:right w:val="none" w:sz="0" w:space="0" w:color="auto"/>
          </w:divBdr>
        </w:div>
        <w:div w:id="1660960060">
          <w:marLeft w:val="480"/>
          <w:marRight w:val="0"/>
          <w:marTop w:val="0"/>
          <w:marBottom w:val="0"/>
          <w:divBdr>
            <w:top w:val="none" w:sz="0" w:space="0" w:color="auto"/>
            <w:left w:val="none" w:sz="0" w:space="0" w:color="auto"/>
            <w:bottom w:val="none" w:sz="0" w:space="0" w:color="auto"/>
            <w:right w:val="none" w:sz="0" w:space="0" w:color="auto"/>
          </w:divBdr>
        </w:div>
        <w:div w:id="1680425922">
          <w:marLeft w:val="480"/>
          <w:marRight w:val="0"/>
          <w:marTop w:val="0"/>
          <w:marBottom w:val="0"/>
          <w:divBdr>
            <w:top w:val="none" w:sz="0" w:space="0" w:color="auto"/>
            <w:left w:val="none" w:sz="0" w:space="0" w:color="auto"/>
            <w:bottom w:val="none" w:sz="0" w:space="0" w:color="auto"/>
            <w:right w:val="none" w:sz="0" w:space="0" w:color="auto"/>
          </w:divBdr>
        </w:div>
        <w:div w:id="1686595865">
          <w:marLeft w:val="480"/>
          <w:marRight w:val="0"/>
          <w:marTop w:val="0"/>
          <w:marBottom w:val="0"/>
          <w:divBdr>
            <w:top w:val="none" w:sz="0" w:space="0" w:color="auto"/>
            <w:left w:val="none" w:sz="0" w:space="0" w:color="auto"/>
            <w:bottom w:val="none" w:sz="0" w:space="0" w:color="auto"/>
            <w:right w:val="none" w:sz="0" w:space="0" w:color="auto"/>
          </w:divBdr>
        </w:div>
        <w:div w:id="1759249954">
          <w:marLeft w:val="480"/>
          <w:marRight w:val="0"/>
          <w:marTop w:val="0"/>
          <w:marBottom w:val="0"/>
          <w:divBdr>
            <w:top w:val="none" w:sz="0" w:space="0" w:color="auto"/>
            <w:left w:val="none" w:sz="0" w:space="0" w:color="auto"/>
            <w:bottom w:val="none" w:sz="0" w:space="0" w:color="auto"/>
            <w:right w:val="none" w:sz="0" w:space="0" w:color="auto"/>
          </w:divBdr>
        </w:div>
        <w:div w:id="1766073646">
          <w:marLeft w:val="480"/>
          <w:marRight w:val="0"/>
          <w:marTop w:val="0"/>
          <w:marBottom w:val="0"/>
          <w:divBdr>
            <w:top w:val="none" w:sz="0" w:space="0" w:color="auto"/>
            <w:left w:val="none" w:sz="0" w:space="0" w:color="auto"/>
            <w:bottom w:val="none" w:sz="0" w:space="0" w:color="auto"/>
            <w:right w:val="none" w:sz="0" w:space="0" w:color="auto"/>
          </w:divBdr>
        </w:div>
        <w:div w:id="1824659698">
          <w:marLeft w:val="480"/>
          <w:marRight w:val="0"/>
          <w:marTop w:val="0"/>
          <w:marBottom w:val="0"/>
          <w:divBdr>
            <w:top w:val="none" w:sz="0" w:space="0" w:color="auto"/>
            <w:left w:val="none" w:sz="0" w:space="0" w:color="auto"/>
            <w:bottom w:val="none" w:sz="0" w:space="0" w:color="auto"/>
            <w:right w:val="none" w:sz="0" w:space="0" w:color="auto"/>
          </w:divBdr>
        </w:div>
        <w:div w:id="1905406973">
          <w:marLeft w:val="480"/>
          <w:marRight w:val="0"/>
          <w:marTop w:val="0"/>
          <w:marBottom w:val="0"/>
          <w:divBdr>
            <w:top w:val="none" w:sz="0" w:space="0" w:color="auto"/>
            <w:left w:val="none" w:sz="0" w:space="0" w:color="auto"/>
            <w:bottom w:val="none" w:sz="0" w:space="0" w:color="auto"/>
            <w:right w:val="none" w:sz="0" w:space="0" w:color="auto"/>
          </w:divBdr>
        </w:div>
        <w:div w:id="2030132212">
          <w:marLeft w:val="480"/>
          <w:marRight w:val="0"/>
          <w:marTop w:val="0"/>
          <w:marBottom w:val="0"/>
          <w:divBdr>
            <w:top w:val="none" w:sz="0" w:space="0" w:color="auto"/>
            <w:left w:val="none" w:sz="0" w:space="0" w:color="auto"/>
            <w:bottom w:val="none" w:sz="0" w:space="0" w:color="auto"/>
            <w:right w:val="none" w:sz="0" w:space="0" w:color="auto"/>
          </w:divBdr>
        </w:div>
        <w:div w:id="2120181922">
          <w:marLeft w:val="480"/>
          <w:marRight w:val="0"/>
          <w:marTop w:val="0"/>
          <w:marBottom w:val="0"/>
          <w:divBdr>
            <w:top w:val="none" w:sz="0" w:space="0" w:color="auto"/>
            <w:left w:val="none" w:sz="0" w:space="0" w:color="auto"/>
            <w:bottom w:val="none" w:sz="0" w:space="0" w:color="auto"/>
            <w:right w:val="none" w:sz="0" w:space="0" w:color="auto"/>
          </w:divBdr>
        </w:div>
        <w:div w:id="2124030809">
          <w:marLeft w:val="480"/>
          <w:marRight w:val="0"/>
          <w:marTop w:val="0"/>
          <w:marBottom w:val="0"/>
          <w:divBdr>
            <w:top w:val="none" w:sz="0" w:space="0" w:color="auto"/>
            <w:left w:val="none" w:sz="0" w:space="0" w:color="auto"/>
            <w:bottom w:val="none" w:sz="0" w:space="0" w:color="auto"/>
            <w:right w:val="none" w:sz="0" w:space="0" w:color="auto"/>
          </w:divBdr>
        </w:div>
      </w:divsChild>
    </w:div>
    <w:div w:id="111871926">
      <w:bodyDiv w:val="1"/>
      <w:marLeft w:val="0"/>
      <w:marRight w:val="0"/>
      <w:marTop w:val="0"/>
      <w:marBottom w:val="0"/>
      <w:divBdr>
        <w:top w:val="none" w:sz="0" w:space="0" w:color="auto"/>
        <w:left w:val="none" w:sz="0" w:space="0" w:color="auto"/>
        <w:bottom w:val="none" w:sz="0" w:space="0" w:color="auto"/>
        <w:right w:val="none" w:sz="0" w:space="0" w:color="auto"/>
      </w:divBdr>
      <w:divsChild>
        <w:div w:id="4284168">
          <w:marLeft w:val="480"/>
          <w:marRight w:val="0"/>
          <w:marTop w:val="0"/>
          <w:marBottom w:val="0"/>
          <w:divBdr>
            <w:top w:val="none" w:sz="0" w:space="0" w:color="auto"/>
            <w:left w:val="none" w:sz="0" w:space="0" w:color="auto"/>
            <w:bottom w:val="none" w:sz="0" w:space="0" w:color="auto"/>
            <w:right w:val="none" w:sz="0" w:space="0" w:color="auto"/>
          </w:divBdr>
        </w:div>
        <w:div w:id="150757112">
          <w:marLeft w:val="480"/>
          <w:marRight w:val="0"/>
          <w:marTop w:val="0"/>
          <w:marBottom w:val="0"/>
          <w:divBdr>
            <w:top w:val="none" w:sz="0" w:space="0" w:color="auto"/>
            <w:left w:val="none" w:sz="0" w:space="0" w:color="auto"/>
            <w:bottom w:val="none" w:sz="0" w:space="0" w:color="auto"/>
            <w:right w:val="none" w:sz="0" w:space="0" w:color="auto"/>
          </w:divBdr>
        </w:div>
        <w:div w:id="200823247">
          <w:marLeft w:val="480"/>
          <w:marRight w:val="0"/>
          <w:marTop w:val="0"/>
          <w:marBottom w:val="0"/>
          <w:divBdr>
            <w:top w:val="none" w:sz="0" w:space="0" w:color="auto"/>
            <w:left w:val="none" w:sz="0" w:space="0" w:color="auto"/>
            <w:bottom w:val="none" w:sz="0" w:space="0" w:color="auto"/>
            <w:right w:val="none" w:sz="0" w:space="0" w:color="auto"/>
          </w:divBdr>
        </w:div>
        <w:div w:id="296489944">
          <w:marLeft w:val="480"/>
          <w:marRight w:val="0"/>
          <w:marTop w:val="0"/>
          <w:marBottom w:val="0"/>
          <w:divBdr>
            <w:top w:val="none" w:sz="0" w:space="0" w:color="auto"/>
            <w:left w:val="none" w:sz="0" w:space="0" w:color="auto"/>
            <w:bottom w:val="none" w:sz="0" w:space="0" w:color="auto"/>
            <w:right w:val="none" w:sz="0" w:space="0" w:color="auto"/>
          </w:divBdr>
        </w:div>
        <w:div w:id="326909562">
          <w:marLeft w:val="480"/>
          <w:marRight w:val="0"/>
          <w:marTop w:val="0"/>
          <w:marBottom w:val="0"/>
          <w:divBdr>
            <w:top w:val="none" w:sz="0" w:space="0" w:color="auto"/>
            <w:left w:val="none" w:sz="0" w:space="0" w:color="auto"/>
            <w:bottom w:val="none" w:sz="0" w:space="0" w:color="auto"/>
            <w:right w:val="none" w:sz="0" w:space="0" w:color="auto"/>
          </w:divBdr>
        </w:div>
        <w:div w:id="360058539">
          <w:marLeft w:val="480"/>
          <w:marRight w:val="0"/>
          <w:marTop w:val="0"/>
          <w:marBottom w:val="0"/>
          <w:divBdr>
            <w:top w:val="none" w:sz="0" w:space="0" w:color="auto"/>
            <w:left w:val="none" w:sz="0" w:space="0" w:color="auto"/>
            <w:bottom w:val="none" w:sz="0" w:space="0" w:color="auto"/>
            <w:right w:val="none" w:sz="0" w:space="0" w:color="auto"/>
          </w:divBdr>
        </w:div>
        <w:div w:id="476731357">
          <w:marLeft w:val="480"/>
          <w:marRight w:val="0"/>
          <w:marTop w:val="0"/>
          <w:marBottom w:val="0"/>
          <w:divBdr>
            <w:top w:val="none" w:sz="0" w:space="0" w:color="auto"/>
            <w:left w:val="none" w:sz="0" w:space="0" w:color="auto"/>
            <w:bottom w:val="none" w:sz="0" w:space="0" w:color="auto"/>
            <w:right w:val="none" w:sz="0" w:space="0" w:color="auto"/>
          </w:divBdr>
        </w:div>
        <w:div w:id="743188353">
          <w:marLeft w:val="480"/>
          <w:marRight w:val="0"/>
          <w:marTop w:val="0"/>
          <w:marBottom w:val="0"/>
          <w:divBdr>
            <w:top w:val="none" w:sz="0" w:space="0" w:color="auto"/>
            <w:left w:val="none" w:sz="0" w:space="0" w:color="auto"/>
            <w:bottom w:val="none" w:sz="0" w:space="0" w:color="auto"/>
            <w:right w:val="none" w:sz="0" w:space="0" w:color="auto"/>
          </w:divBdr>
        </w:div>
        <w:div w:id="745343654">
          <w:marLeft w:val="480"/>
          <w:marRight w:val="0"/>
          <w:marTop w:val="0"/>
          <w:marBottom w:val="0"/>
          <w:divBdr>
            <w:top w:val="none" w:sz="0" w:space="0" w:color="auto"/>
            <w:left w:val="none" w:sz="0" w:space="0" w:color="auto"/>
            <w:bottom w:val="none" w:sz="0" w:space="0" w:color="auto"/>
            <w:right w:val="none" w:sz="0" w:space="0" w:color="auto"/>
          </w:divBdr>
        </w:div>
        <w:div w:id="1006251398">
          <w:marLeft w:val="480"/>
          <w:marRight w:val="0"/>
          <w:marTop w:val="0"/>
          <w:marBottom w:val="0"/>
          <w:divBdr>
            <w:top w:val="none" w:sz="0" w:space="0" w:color="auto"/>
            <w:left w:val="none" w:sz="0" w:space="0" w:color="auto"/>
            <w:bottom w:val="none" w:sz="0" w:space="0" w:color="auto"/>
            <w:right w:val="none" w:sz="0" w:space="0" w:color="auto"/>
          </w:divBdr>
        </w:div>
        <w:div w:id="1104349980">
          <w:marLeft w:val="480"/>
          <w:marRight w:val="0"/>
          <w:marTop w:val="0"/>
          <w:marBottom w:val="0"/>
          <w:divBdr>
            <w:top w:val="none" w:sz="0" w:space="0" w:color="auto"/>
            <w:left w:val="none" w:sz="0" w:space="0" w:color="auto"/>
            <w:bottom w:val="none" w:sz="0" w:space="0" w:color="auto"/>
            <w:right w:val="none" w:sz="0" w:space="0" w:color="auto"/>
          </w:divBdr>
        </w:div>
        <w:div w:id="1116562623">
          <w:marLeft w:val="480"/>
          <w:marRight w:val="0"/>
          <w:marTop w:val="0"/>
          <w:marBottom w:val="0"/>
          <w:divBdr>
            <w:top w:val="none" w:sz="0" w:space="0" w:color="auto"/>
            <w:left w:val="none" w:sz="0" w:space="0" w:color="auto"/>
            <w:bottom w:val="none" w:sz="0" w:space="0" w:color="auto"/>
            <w:right w:val="none" w:sz="0" w:space="0" w:color="auto"/>
          </w:divBdr>
        </w:div>
        <w:div w:id="1118718066">
          <w:marLeft w:val="480"/>
          <w:marRight w:val="0"/>
          <w:marTop w:val="0"/>
          <w:marBottom w:val="0"/>
          <w:divBdr>
            <w:top w:val="none" w:sz="0" w:space="0" w:color="auto"/>
            <w:left w:val="none" w:sz="0" w:space="0" w:color="auto"/>
            <w:bottom w:val="none" w:sz="0" w:space="0" w:color="auto"/>
            <w:right w:val="none" w:sz="0" w:space="0" w:color="auto"/>
          </w:divBdr>
        </w:div>
        <w:div w:id="1161196688">
          <w:marLeft w:val="480"/>
          <w:marRight w:val="0"/>
          <w:marTop w:val="0"/>
          <w:marBottom w:val="0"/>
          <w:divBdr>
            <w:top w:val="none" w:sz="0" w:space="0" w:color="auto"/>
            <w:left w:val="none" w:sz="0" w:space="0" w:color="auto"/>
            <w:bottom w:val="none" w:sz="0" w:space="0" w:color="auto"/>
            <w:right w:val="none" w:sz="0" w:space="0" w:color="auto"/>
          </w:divBdr>
        </w:div>
        <w:div w:id="1253852903">
          <w:marLeft w:val="480"/>
          <w:marRight w:val="0"/>
          <w:marTop w:val="0"/>
          <w:marBottom w:val="0"/>
          <w:divBdr>
            <w:top w:val="none" w:sz="0" w:space="0" w:color="auto"/>
            <w:left w:val="none" w:sz="0" w:space="0" w:color="auto"/>
            <w:bottom w:val="none" w:sz="0" w:space="0" w:color="auto"/>
            <w:right w:val="none" w:sz="0" w:space="0" w:color="auto"/>
          </w:divBdr>
        </w:div>
        <w:div w:id="1282297997">
          <w:marLeft w:val="480"/>
          <w:marRight w:val="0"/>
          <w:marTop w:val="0"/>
          <w:marBottom w:val="0"/>
          <w:divBdr>
            <w:top w:val="none" w:sz="0" w:space="0" w:color="auto"/>
            <w:left w:val="none" w:sz="0" w:space="0" w:color="auto"/>
            <w:bottom w:val="none" w:sz="0" w:space="0" w:color="auto"/>
            <w:right w:val="none" w:sz="0" w:space="0" w:color="auto"/>
          </w:divBdr>
        </w:div>
        <w:div w:id="1326858438">
          <w:marLeft w:val="480"/>
          <w:marRight w:val="0"/>
          <w:marTop w:val="0"/>
          <w:marBottom w:val="0"/>
          <w:divBdr>
            <w:top w:val="none" w:sz="0" w:space="0" w:color="auto"/>
            <w:left w:val="none" w:sz="0" w:space="0" w:color="auto"/>
            <w:bottom w:val="none" w:sz="0" w:space="0" w:color="auto"/>
            <w:right w:val="none" w:sz="0" w:space="0" w:color="auto"/>
          </w:divBdr>
        </w:div>
        <w:div w:id="1461075986">
          <w:marLeft w:val="480"/>
          <w:marRight w:val="0"/>
          <w:marTop w:val="0"/>
          <w:marBottom w:val="0"/>
          <w:divBdr>
            <w:top w:val="none" w:sz="0" w:space="0" w:color="auto"/>
            <w:left w:val="none" w:sz="0" w:space="0" w:color="auto"/>
            <w:bottom w:val="none" w:sz="0" w:space="0" w:color="auto"/>
            <w:right w:val="none" w:sz="0" w:space="0" w:color="auto"/>
          </w:divBdr>
        </w:div>
        <w:div w:id="1478914088">
          <w:marLeft w:val="480"/>
          <w:marRight w:val="0"/>
          <w:marTop w:val="0"/>
          <w:marBottom w:val="0"/>
          <w:divBdr>
            <w:top w:val="none" w:sz="0" w:space="0" w:color="auto"/>
            <w:left w:val="none" w:sz="0" w:space="0" w:color="auto"/>
            <w:bottom w:val="none" w:sz="0" w:space="0" w:color="auto"/>
            <w:right w:val="none" w:sz="0" w:space="0" w:color="auto"/>
          </w:divBdr>
        </w:div>
        <w:div w:id="1523741515">
          <w:marLeft w:val="480"/>
          <w:marRight w:val="0"/>
          <w:marTop w:val="0"/>
          <w:marBottom w:val="0"/>
          <w:divBdr>
            <w:top w:val="none" w:sz="0" w:space="0" w:color="auto"/>
            <w:left w:val="none" w:sz="0" w:space="0" w:color="auto"/>
            <w:bottom w:val="none" w:sz="0" w:space="0" w:color="auto"/>
            <w:right w:val="none" w:sz="0" w:space="0" w:color="auto"/>
          </w:divBdr>
        </w:div>
        <w:div w:id="1578399088">
          <w:marLeft w:val="480"/>
          <w:marRight w:val="0"/>
          <w:marTop w:val="0"/>
          <w:marBottom w:val="0"/>
          <w:divBdr>
            <w:top w:val="none" w:sz="0" w:space="0" w:color="auto"/>
            <w:left w:val="none" w:sz="0" w:space="0" w:color="auto"/>
            <w:bottom w:val="none" w:sz="0" w:space="0" w:color="auto"/>
            <w:right w:val="none" w:sz="0" w:space="0" w:color="auto"/>
          </w:divBdr>
        </w:div>
        <w:div w:id="1578712453">
          <w:marLeft w:val="480"/>
          <w:marRight w:val="0"/>
          <w:marTop w:val="0"/>
          <w:marBottom w:val="0"/>
          <w:divBdr>
            <w:top w:val="none" w:sz="0" w:space="0" w:color="auto"/>
            <w:left w:val="none" w:sz="0" w:space="0" w:color="auto"/>
            <w:bottom w:val="none" w:sz="0" w:space="0" w:color="auto"/>
            <w:right w:val="none" w:sz="0" w:space="0" w:color="auto"/>
          </w:divBdr>
        </w:div>
        <w:div w:id="1686900723">
          <w:marLeft w:val="480"/>
          <w:marRight w:val="0"/>
          <w:marTop w:val="0"/>
          <w:marBottom w:val="0"/>
          <w:divBdr>
            <w:top w:val="none" w:sz="0" w:space="0" w:color="auto"/>
            <w:left w:val="none" w:sz="0" w:space="0" w:color="auto"/>
            <w:bottom w:val="none" w:sz="0" w:space="0" w:color="auto"/>
            <w:right w:val="none" w:sz="0" w:space="0" w:color="auto"/>
          </w:divBdr>
        </w:div>
        <w:div w:id="1749687342">
          <w:marLeft w:val="480"/>
          <w:marRight w:val="0"/>
          <w:marTop w:val="0"/>
          <w:marBottom w:val="0"/>
          <w:divBdr>
            <w:top w:val="none" w:sz="0" w:space="0" w:color="auto"/>
            <w:left w:val="none" w:sz="0" w:space="0" w:color="auto"/>
            <w:bottom w:val="none" w:sz="0" w:space="0" w:color="auto"/>
            <w:right w:val="none" w:sz="0" w:space="0" w:color="auto"/>
          </w:divBdr>
        </w:div>
        <w:div w:id="1756508436">
          <w:marLeft w:val="480"/>
          <w:marRight w:val="0"/>
          <w:marTop w:val="0"/>
          <w:marBottom w:val="0"/>
          <w:divBdr>
            <w:top w:val="none" w:sz="0" w:space="0" w:color="auto"/>
            <w:left w:val="none" w:sz="0" w:space="0" w:color="auto"/>
            <w:bottom w:val="none" w:sz="0" w:space="0" w:color="auto"/>
            <w:right w:val="none" w:sz="0" w:space="0" w:color="auto"/>
          </w:divBdr>
        </w:div>
        <w:div w:id="1769815237">
          <w:marLeft w:val="480"/>
          <w:marRight w:val="0"/>
          <w:marTop w:val="0"/>
          <w:marBottom w:val="0"/>
          <w:divBdr>
            <w:top w:val="none" w:sz="0" w:space="0" w:color="auto"/>
            <w:left w:val="none" w:sz="0" w:space="0" w:color="auto"/>
            <w:bottom w:val="none" w:sz="0" w:space="0" w:color="auto"/>
            <w:right w:val="none" w:sz="0" w:space="0" w:color="auto"/>
          </w:divBdr>
        </w:div>
      </w:divsChild>
    </w:div>
    <w:div w:id="117116347">
      <w:bodyDiv w:val="1"/>
      <w:marLeft w:val="0"/>
      <w:marRight w:val="0"/>
      <w:marTop w:val="0"/>
      <w:marBottom w:val="0"/>
      <w:divBdr>
        <w:top w:val="none" w:sz="0" w:space="0" w:color="auto"/>
        <w:left w:val="none" w:sz="0" w:space="0" w:color="auto"/>
        <w:bottom w:val="none" w:sz="0" w:space="0" w:color="auto"/>
        <w:right w:val="none" w:sz="0" w:space="0" w:color="auto"/>
      </w:divBdr>
    </w:div>
    <w:div w:id="118183752">
      <w:bodyDiv w:val="1"/>
      <w:marLeft w:val="0"/>
      <w:marRight w:val="0"/>
      <w:marTop w:val="0"/>
      <w:marBottom w:val="0"/>
      <w:divBdr>
        <w:top w:val="none" w:sz="0" w:space="0" w:color="auto"/>
        <w:left w:val="none" w:sz="0" w:space="0" w:color="auto"/>
        <w:bottom w:val="none" w:sz="0" w:space="0" w:color="auto"/>
        <w:right w:val="none" w:sz="0" w:space="0" w:color="auto"/>
      </w:divBdr>
    </w:div>
    <w:div w:id="118492789">
      <w:bodyDiv w:val="1"/>
      <w:marLeft w:val="0"/>
      <w:marRight w:val="0"/>
      <w:marTop w:val="0"/>
      <w:marBottom w:val="0"/>
      <w:divBdr>
        <w:top w:val="none" w:sz="0" w:space="0" w:color="auto"/>
        <w:left w:val="none" w:sz="0" w:space="0" w:color="auto"/>
        <w:bottom w:val="none" w:sz="0" w:space="0" w:color="auto"/>
        <w:right w:val="none" w:sz="0" w:space="0" w:color="auto"/>
      </w:divBdr>
    </w:div>
    <w:div w:id="118493949">
      <w:bodyDiv w:val="1"/>
      <w:marLeft w:val="0"/>
      <w:marRight w:val="0"/>
      <w:marTop w:val="0"/>
      <w:marBottom w:val="0"/>
      <w:divBdr>
        <w:top w:val="none" w:sz="0" w:space="0" w:color="auto"/>
        <w:left w:val="none" w:sz="0" w:space="0" w:color="auto"/>
        <w:bottom w:val="none" w:sz="0" w:space="0" w:color="auto"/>
        <w:right w:val="none" w:sz="0" w:space="0" w:color="auto"/>
      </w:divBdr>
    </w:div>
    <w:div w:id="118887227">
      <w:bodyDiv w:val="1"/>
      <w:marLeft w:val="0"/>
      <w:marRight w:val="0"/>
      <w:marTop w:val="0"/>
      <w:marBottom w:val="0"/>
      <w:divBdr>
        <w:top w:val="none" w:sz="0" w:space="0" w:color="auto"/>
        <w:left w:val="none" w:sz="0" w:space="0" w:color="auto"/>
        <w:bottom w:val="none" w:sz="0" w:space="0" w:color="auto"/>
        <w:right w:val="none" w:sz="0" w:space="0" w:color="auto"/>
      </w:divBdr>
    </w:div>
    <w:div w:id="119613572">
      <w:bodyDiv w:val="1"/>
      <w:marLeft w:val="0"/>
      <w:marRight w:val="0"/>
      <w:marTop w:val="0"/>
      <w:marBottom w:val="0"/>
      <w:divBdr>
        <w:top w:val="none" w:sz="0" w:space="0" w:color="auto"/>
        <w:left w:val="none" w:sz="0" w:space="0" w:color="auto"/>
        <w:bottom w:val="none" w:sz="0" w:space="0" w:color="auto"/>
        <w:right w:val="none" w:sz="0" w:space="0" w:color="auto"/>
      </w:divBdr>
    </w:div>
    <w:div w:id="121702400">
      <w:bodyDiv w:val="1"/>
      <w:marLeft w:val="0"/>
      <w:marRight w:val="0"/>
      <w:marTop w:val="0"/>
      <w:marBottom w:val="0"/>
      <w:divBdr>
        <w:top w:val="none" w:sz="0" w:space="0" w:color="auto"/>
        <w:left w:val="none" w:sz="0" w:space="0" w:color="auto"/>
        <w:bottom w:val="none" w:sz="0" w:space="0" w:color="auto"/>
        <w:right w:val="none" w:sz="0" w:space="0" w:color="auto"/>
      </w:divBdr>
    </w:div>
    <w:div w:id="122232773">
      <w:bodyDiv w:val="1"/>
      <w:marLeft w:val="0"/>
      <w:marRight w:val="0"/>
      <w:marTop w:val="0"/>
      <w:marBottom w:val="0"/>
      <w:divBdr>
        <w:top w:val="none" w:sz="0" w:space="0" w:color="auto"/>
        <w:left w:val="none" w:sz="0" w:space="0" w:color="auto"/>
        <w:bottom w:val="none" w:sz="0" w:space="0" w:color="auto"/>
        <w:right w:val="none" w:sz="0" w:space="0" w:color="auto"/>
      </w:divBdr>
    </w:div>
    <w:div w:id="123274785">
      <w:bodyDiv w:val="1"/>
      <w:marLeft w:val="0"/>
      <w:marRight w:val="0"/>
      <w:marTop w:val="0"/>
      <w:marBottom w:val="0"/>
      <w:divBdr>
        <w:top w:val="none" w:sz="0" w:space="0" w:color="auto"/>
        <w:left w:val="none" w:sz="0" w:space="0" w:color="auto"/>
        <w:bottom w:val="none" w:sz="0" w:space="0" w:color="auto"/>
        <w:right w:val="none" w:sz="0" w:space="0" w:color="auto"/>
      </w:divBdr>
    </w:div>
    <w:div w:id="126625045">
      <w:bodyDiv w:val="1"/>
      <w:marLeft w:val="0"/>
      <w:marRight w:val="0"/>
      <w:marTop w:val="0"/>
      <w:marBottom w:val="0"/>
      <w:divBdr>
        <w:top w:val="none" w:sz="0" w:space="0" w:color="auto"/>
        <w:left w:val="none" w:sz="0" w:space="0" w:color="auto"/>
        <w:bottom w:val="none" w:sz="0" w:space="0" w:color="auto"/>
        <w:right w:val="none" w:sz="0" w:space="0" w:color="auto"/>
      </w:divBdr>
    </w:div>
    <w:div w:id="128675478">
      <w:bodyDiv w:val="1"/>
      <w:marLeft w:val="0"/>
      <w:marRight w:val="0"/>
      <w:marTop w:val="0"/>
      <w:marBottom w:val="0"/>
      <w:divBdr>
        <w:top w:val="none" w:sz="0" w:space="0" w:color="auto"/>
        <w:left w:val="none" w:sz="0" w:space="0" w:color="auto"/>
        <w:bottom w:val="none" w:sz="0" w:space="0" w:color="auto"/>
        <w:right w:val="none" w:sz="0" w:space="0" w:color="auto"/>
      </w:divBdr>
    </w:div>
    <w:div w:id="129635864">
      <w:bodyDiv w:val="1"/>
      <w:marLeft w:val="0"/>
      <w:marRight w:val="0"/>
      <w:marTop w:val="0"/>
      <w:marBottom w:val="0"/>
      <w:divBdr>
        <w:top w:val="none" w:sz="0" w:space="0" w:color="auto"/>
        <w:left w:val="none" w:sz="0" w:space="0" w:color="auto"/>
        <w:bottom w:val="none" w:sz="0" w:space="0" w:color="auto"/>
        <w:right w:val="none" w:sz="0" w:space="0" w:color="auto"/>
      </w:divBdr>
    </w:div>
    <w:div w:id="132410602">
      <w:bodyDiv w:val="1"/>
      <w:marLeft w:val="0"/>
      <w:marRight w:val="0"/>
      <w:marTop w:val="0"/>
      <w:marBottom w:val="0"/>
      <w:divBdr>
        <w:top w:val="none" w:sz="0" w:space="0" w:color="auto"/>
        <w:left w:val="none" w:sz="0" w:space="0" w:color="auto"/>
        <w:bottom w:val="none" w:sz="0" w:space="0" w:color="auto"/>
        <w:right w:val="none" w:sz="0" w:space="0" w:color="auto"/>
      </w:divBdr>
    </w:div>
    <w:div w:id="135464060">
      <w:bodyDiv w:val="1"/>
      <w:marLeft w:val="0"/>
      <w:marRight w:val="0"/>
      <w:marTop w:val="0"/>
      <w:marBottom w:val="0"/>
      <w:divBdr>
        <w:top w:val="none" w:sz="0" w:space="0" w:color="auto"/>
        <w:left w:val="none" w:sz="0" w:space="0" w:color="auto"/>
        <w:bottom w:val="none" w:sz="0" w:space="0" w:color="auto"/>
        <w:right w:val="none" w:sz="0" w:space="0" w:color="auto"/>
      </w:divBdr>
    </w:div>
    <w:div w:id="140385306">
      <w:bodyDiv w:val="1"/>
      <w:marLeft w:val="0"/>
      <w:marRight w:val="0"/>
      <w:marTop w:val="0"/>
      <w:marBottom w:val="0"/>
      <w:divBdr>
        <w:top w:val="none" w:sz="0" w:space="0" w:color="auto"/>
        <w:left w:val="none" w:sz="0" w:space="0" w:color="auto"/>
        <w:bottom w:val="none" w:sz="0" w:space="0" w:color="auto"/>
        <w:right w:val="none" w:sz="0" w:space="0" w:color="auto"/>
      </w:divBdr>
    </w:div>
    <w:div w:id="140658657">
      <w:bodyDiv w:val="1"/>
      <w:marLeft w:val="0"/>
      <w:marRight w:val="0"/>
      <w:marTop w:val="0"/>
      <w:marBottom w:val="0"/>
      <w:divBdr>
        <w:top w:val="none" w:sz="0" w:space="0" w:color="auto"/>
        <w:left w:val="none" w:sz="0" w:space="0" w:color="auto"/>
        <w:bottom w:val="none" w:sz="0" w:space="0" w:color="auto"/>
        <w:right w:val="none" w:sz="0" w:space="0" w:color="auto"/>
      </w:divBdr>
    </w:div>
    <w:div w:id="144053042">
      <w:bodyDiv w:val="1"/>
      <w:marLeft w:val="0"/>
      <w:marRight w:val="0"/>
      <w:marTop w:val="0"/>
      <w:marBottom w:val="0"/>
      <w:divBdr>
        <w:top w:val="none" w:sz="0" w:space="0" w:color="auto"/>
        <w:left w:val="none" w:sz="0" w:space="0" w:color="auto"/>
        <w:bottom w:val="none" w:sz="0" w:space="0" w:color="auto"/>
        <w:right w:val="none" w:sz="0" w:space="0" w:color="auto"/>
      </w:divBdr>
    </w:div>
    <w:div w:id="147793032">
      <w:bodyDiv w:val="1"/>
      <w:marLeft w:val="0"/>
      <w:marRight w:val="0"/>
      <w:marTop w:val="0"/>
      <w:marBottom w:val="0"/>
      <w:divBdr>
        <w:top w:val="none" w:sz="0" w:space="0" w:color="auto"/>
        <w:left w:val="none" w:sz="0" w:space="0" w:color="auto"/>
        <w:bottom w:val="none" w:sz="0" w:space="0" w:color="auto"/>
        <w:right w:val="none" w:sz="0" w:space="0" w:color="auto"/>
      </w:divBdr>
      <w:divsChild>
        <w:div w:id="10567745">
          <w:marLeft w:val="480"/>
          <w:marRight w:val="0"/>
          <w:marTop w:val="0"/>
          <w:marBottom w:val="0"/>
          <w:divBdr>
            <w:top w:val="none" w:sz="0" w:space="0" w:color="auto"/>
            <w:left w:val="none" w:sz="0" w:space="0" w:color="auto"/>
            <w:bottom w:val="none" w:sz="0" w:space="0" w:color="auto"/>
            <w:right w:val="none" w:sz="0" w:space="0" w:color="auto"/>
          </w:divBdr>
        </w:div>
        <w:div w:id="11300992">
          <w:marLeft w:val="480"/>
          <w:marRight w:val="0"/>
          <w:marTop w:val="0"/>
          <w:marBottom w:val="0"/>
          <w:divBdr>
            <w:top w:val="none" w:sz="0" w:space="0" w:color="auto"/>
            <w:left w:val="none" w:sz="0" w:space="0" w:color="auto"/>
            <w:bottom w:val="none" w:sz="0" w:space="0" w:color="auto"/>
            <w:right w:val="none" w:sz="0" w:space="0" w:color="auto"/>
          </w:divBdr>
        </w:div>
        <w:div w:id="138573894">
          <w:marLeft w:val="480"/>
          <w:marRight w:val="0"/>
          <w:marTop w:val="0"/>
          <w:marBottom w:val="0"/>
          <w:divBdr>
            <w:top w:val="none" w:sz="0" w:space="0" w:color="auto"/>
            <w:left w:val="none" w:sz="0" w:space="0" w:color="auto"/>
            <w:bottom w:val="none" w:sz="0" w:space="0" w:color="auto"/>
            <w:right w:val="none" w:sz="0" w:space="0" w:color="auto"/>
          </w:divBdr>
        </w:div>
        <w:div w:id="149833601">
          <w:marLeft w:val="480"/>
          <w:marRight w:val="0"/>
          <w:marTop w:val="0"/>
          <w:marBottom w:val="0"/>
          <w:divBdr>
            <w:top w:val="none" w:sz="0" w:space="0" w:color="auto"/>
            <w:left w:val="none" w:sz="0" w:space="0" w:color="auto"/>
            <w:bottom w:val="none" w:sz="0" w:space="0" w:color="auto"/>
            <w:right w:val="none" w:sz="0" w:space="0" w:color="auto"/>
          </w:divBdr>
        </w:div>
        <w:div w:id="223760262">
          <w:marLeft w:val="480"/>
          <w:marRight w:val="0"/>
          <w:marTop w:val="0"/>
          <w:marBottom w:val="0"/>
          <w:divBdr>
            <w:top w:val="none" w:sz="0" w:space="0" w:color="auto"/>
            <w:left w:val="none" w:sz="0" w:space="0" w:color="auto"/>
            <w:bottom w:val="none" w:sz="0" w:space="0" w:color="auto"/>
            <w:right w:val="none" w:sz="0" w:space="0" w:color="auto"/>
          </w:divBdr>
        </w:div>
        <w:div w:id="445931466">
          <w:marLeft w:val="480"/>
          <w:marRight w:val="0"/>
          <w:marTop w:val="0"/>
          <w:marBottom w:val="0"/>
          <w:divBdr>
            <w:top w:val="none" w:sz="0" w:space="0" w:color="auto"/>
            <w:left w:val="none" w:sz="0" w:space="0" w:color="auto"/>
            <w:bottom w:val="none" w:sz="0" w:space="0" w:color="auto"/>
            <w:right w:val="none" w:sz="0" w:space="0" w:color="auto"/>
          </w:divBdr>
        </w:div>
        <w:div w:id="515340594">
          <w:marLeft w:val="480"/>
          <w:marRight w:val="0"/>
          <w:marTop w:val="0"/>
          <w:marBottom w:val="0"/>
          <w:divBdr>
            <w:top w:val="none" w:sz="0" w:space="0" w:color="auto"/>
            <w:left w:val="none" w:sz="0" w:space="0" w:color="auto"/>
            <w:bottom w:val="none" w:sz="0" w:space="0" w:color="auto"/>
            <w:right w:val="none" w:sz="0" w:space="0" w:color="auto"/>
          </w:divBdr>
        </w:div>
        <w:div w:id="557401307">
          <w:marLeft w:val="480"/>
          <w:marRight w:val="0"/>
          <w:marTop w:val="0"/>
          <w:marBottom w:val="0"/>
          <w:divBdr>
            <w:top w:val="none" w:sz="0" w:space="0" w:color="auto"/>
            <w:left w:val="none" w:sz="0" w:space="0" w:color="auto"/>
            <w:bottom w:val="none" w:sz="0" w:space="0" w:color="auto"/>
            <w:right w:val="none" w:sz="0" w:space="0" w:color="auto"/>
          </w:divBdr>
        </w:div>
        <w:div w:id="680549228">
          <w:marLeft w:val="480"/>
          <w:marRight w:val="0"/>
          <w:marTop w:val="0"/>
          <w:marBottom w:val="0"/>
          <w:divBdr>
            <w:top w:val="none" w:sz="0" w:space="0" w:color="auto"/>
            <w:left w:val="none" w:sz="0" w:space="0" w:color="auto"/>
            <w:bottom w:val="none" w:sz="0" w:space="0" w:color="auto"/>
            <w:right w:val="none" w:sz="0" w:space="0" w:color="auto"/>
          </w:divBdr>
        </w:div>
        <w:div w:id="707880456">
          <w:marLeft w:val="480"/>
          <w:marRight w:val="0"/>
          <w:marTop w:val="0"/>
          <w:marBottom w:val="0"/>
          <w:divBdr>
            <w:top w:val="none" w:sz="0" w:space="0" w:color="auto"/>
            <w:left w:val="none" w:sz="0" w:space="0" w:color="auto"/>
            <w:bottom w:val="none" w:sz="0" w:space="0" w:color="auto"/>
            <w:right w:val="none" w:sz="0" w:space="0" w:color="auto"/>
          </w:divBdr>
        </w:div>
        <w:div w:id="715350084">
          <w:marLeft w:val="480"/>
          <w:marRight w:val="0"/>
          <w:marTop w:val="0"/>
          <w:marBottom w:val="0"/>
          <w:divBdr>
            <w:top w:val="none" w:sz="0" w:space="0" w:color="auto"/>
            <w:left w:val="none" w:sz="0" w:space="0" w:color="auto"/>
            <w:bottom w:val="none" w:sz="0" w:space="0" w:color="auto"/>
            <w:right w:val="none" w:sz="0" w:space="0" w:color="auto"/>
          </w:divBdr>
        </w:div>
        <w:div w:id="739249459">
          <w:marLeft w:val="480"/>
          <w:marRight w:val="0"/>
          <w:marTop w:val="0"/>
          <w:marBottom w:val="0"/>
          <w:divBdr>
            <w:top w:val="none" w:sz="0" w:space="0" w:color="auto"/>
            <w:left w:val="none" w:sz="0" w:space="0" w:color="auto"/>
            <w:bottom w:val="none" w:sz="0" w:space="0" w:color="auto"/>
            <w:right w:val="none" w:sz="0" w:space="0" w:color="auto"/>
          </w:divBdr>
        </w:div>
        <w:div w:id="743841406">
          <w:marLeft w:val="480"/>
          <w:marRight w:val="0"/>
          <w:marTop w:val="0"/>
          <w:marBottom w:val="0"/>
          <w:divBdr>
            <w:top w:val="none" w:sz="0" w:space="0" w:color="auto"/>
            <w:left w:val="none" w:sz="0" w:space="0" w:color="auto"/>
            <w:bottom w:val="none" w:sz="0" w:space="0" w:color="auto"/>
            <w:right w:val="none" w:sz="0" w:space="0" w:color="auto"/>
          </w:divBdr>
        </w:div>
        <w:div w:id="789276737">
          <w:marLeft w:val="480"/>
          <w:marRight w:val="0"/>
          <w:marTop w:val="0"/>
          <w:marBottom w:val="0"/>
          <w:divBdr>
            <w:top w:val="none" w:sz="0" w:space="0" w:color="auto"/>
            <w:left w:val="none" w:sz="0" w:space="0" w:color="auto"/>
            <w:bottom w:val="none" w:sz="0" w:space="0" w:color="auto"/>
            <w:right w:val="none" w:sz="0" w:space="0" w:color="auto"/>
          </w:divBdr>
        </w:div>
        <w:div w:id="789709234">
          <w:marLeft w:val="480"/>
          <w:marRight w:val="0"/>
          <w:marTop w:val="0"/>
          <w:marBottom w:val="0"/>
          <w:divBdr>
            <w:top w:val="none" w:sz="0" w:space="0" w:color="auto"/>
            <w:left w:val="none" w:sz="0" w:space="0" w:color="auto"/>
            <w:bottom w:val="none" w:sz="0" w:space="0" w:color="auto"/>
            <w:right w:val="none" w:sz="0" w:space="0" w:color="auto"/>
          </w:divBdr>
        </w:div>
        <w:div w:id="968315701">
          <w:marLeft w:val="480"/>
          <w:marRight w:val="0"/>
          <w:marTop w:val="0"/>
          <w:marBottom w:val="0"/>
          <w:divBdr>
            <w:top w:val="none" w:sz="0" w:space="0" w:color="auto"/>
            <w:left w:val="none" w:sz="0" w:space="0" w:color="auto"/>
            <w:bottom w:val="none" w:sz="0" w:space="0" w:color="auto"/>
            <w:right w:val="none" w:sz="0" w:space="0" w:color="auto"/>
          </w:divBdr>
        </w:div>
        <w:div w:id="1043483851">
          <w:marLeft w:val="480"/>
          <w:marRight w:val="0"/>
          <w:marTop w:val="0"/>
          <w:marBottom w:val="0"/>
          <w:divBdr>
            <w:top w:val="none" w:sz="0" w:space="0" w:color="auto"/>
            <w:left w:val="none" w:sz="0" w:space="0" w:color="auto"/>
            <w:bottom w:val="none" w:sz="0" w:space="0" w:color="auto"/>
            <w:right w:val="none" w:sz="0" w:space="0" w:color="auto"/>
          </w:divBdr>
        </w:div>
        <w:div w:id="1078286635">
          <w:marLeft w:val="480"/>
          <w:marRight w:val="0"/>
          <w:marTop w:val="0"/>
          <w:marBottom w:val="0"/>
          <w:divBdr>
            <w:top w:val="none" w:sz="0" w:space="0" w:color="auto"/>
            <w:left w:val="none" w:sz="0" w:space="0" w:color="auto"/>
            <w:bottom w:val="none" w:sz="0" w:space="0" w:color="auto"/>
            <w:right w:val="none" w:sz="0" w:space="0" w:color="auto"/>
          </w:divBdr>
        </w:div>
        <w:div w:id="1115904916">
          <w:marLeft w:val="480"/>
          <w:marRight w:val="0"/>
          <w:marTop w:val="0"/>
          <w:marBottom w:val="0"/>
          <w:divBdr>
            <w:top w:val="none" w:sz="0" w:space="0" w:color="auto"/>
            <w:left w:val="none" w:sz="0" w:space="0" w:color="auto"/>
            <w:bottom w:val="none" w:sz="0" w:space="0" w:color="auto"/>
            <w:right w:val="none" w:sz="0" w:space="0" w:color="auto"/>
          </w:divBdr>
        </w:div>
        <w:div w:id="1175000836">
          <w:marLeft w:val="480"/>
          <w:marRight w:val="0"/>
          <w:marTop w:val="0"/>
          <w:marBottom w:val="0"/>
          <w:divBdr>
            <w:top w:val="none" w:sz="0" w:space="0" w:color="auto"/>
            <w:left w:val="none" w:sz="0" w:space="0" w:color="auto"/>
            <w:bottom w:val="none" w:sz="0" w:space="0" w:color="auto"/>
            <w:right w:val="none" w:sz="0" w:space="0" w:color="auto"/>
          </w:divBdr>
        </w:div>
        <w:div w:id="1198620498">
          <w:marLeft w:val="480"/>
          <w:marRight w:val="0"/>
          <w:marTop w:val="0"/>
          <w:marBottom w:val="0"/>
          <w:divBdr>
            <w:top w:val="none" w:sz="0" w:space="0" w:color="auto"/>
            <w:left w:val="none" w:sz="0" w:space="0" w:color="auto"/>
            <w:bottom w:val="none" w:sz="0" w:space="0" w:color="auto"/>
            <w:right w:val="none" w:sz="0" w:space="0" w:color="auto"/>
          </w:divBdr>
        </w:div>
        <w:div w:id="1212228400">
          <w:marLeft w:val="480"/>
          <w:marRight w:val="0"/>
          <w:marTop w:val="0"/>
          <w:marBottom w:val="0"/>
          <w:divBdr>
            <w:top w:val="none" w:sz="0" w:space="0" w:color="auto"/>
            <w:left w:val="none" w:sz="0" w:space="0" w:color="auto"/>
            <w:bottom w:val="none" w:sz="0" w:space="0" w:color="auto"/>
            <w:right w:val="none" w:sz="0" w:space="0" w:color="auto"/>
          </w:divBdr>
        </w:div>
        <w:div w:id="1427193652">
          <w:marLeft w:val="480"/>
          <w:marRight w:val="0"/>
          <w:marTop w:val="0"/>
          <w:marBottom w:val="0"/>
          <w:divBdr>
            <w:top w:val="none" w:sz="0" w:space="0" w:color="auto"/>
            <w:left w:val="none" w:sz="0" w:space="0" w:color="auto"/>
            <w:bottom w:val="none" w:sz="0" w:space="0" w:color="auto"/>
            <w:right w:val="none" w:sz="0" w:space="0" w:color="auto"/>
          </w:divBdr>
        </w:div>
        <w:div w:id="1539003258">
          <w:marLeft w:val="480"/>
          <w:marRight w:val="0"/>
          <w:marTop w:val="0"/>
          <w:marBottom w:val="0"/>
          <w:divBdr>
            <w:top w:val="none" w:sz="0" w:space="0" w:color="auto"/>
            <w:left w:val="none" w:sz="0" w:space="0" w:color="auto"/>
            <w:bottom w:val="none" w:sz="0" w:space="0" w:color="auto"/>
            <w:right w:val="none" w:sz="0" w:space="0" w:color="auto"/>
          </w:divBdr>
        </w:div>
        <w:div w:id="1603951902">
          <w:marLeft w:val="480"/>
          <w:marRight w:val="0"/>
          <w:marTop w:val="0"/>
          <w:marBottom w:val="0"/>
          <w:divBdr>
            <w:top w:val="none" w:sz="0" w:space="0" w:color="auto"/>
            <w:left w:val="none" w:sz="0" w:space="0" w:color="auto"/>
            <w:bottom w:val="none" w:sz="0" w:space="0" w:color="auto"/>
            <w:right w:val="none" w:sz="0" w:space="0" w:color="auto"/>
          </w:divBdr>
        </w:div>
        <w:div w:id="1638804071">
          <w:marLeft w:val="480"/>
          <w:marRight w:val="0"/>
          <w:marTop w:val="0"/>
          <w:marBottom w:val="0"/>
          <w:divBdr>
            <w:top w:val="none" w:sz="0" w:space="0" w:color="auto"/>
            <w:left w:val="none" w:sz="0" w:space="0" w:color="auto"/>
            <w:bottom w:val="none" w:sz="0" w:space="0" w:color="auto"/>
            <w:right w:val="none" w:sz="0" w:space="0" w:color="auto"/>
          </w:divBdr>
        </w:div>
        <w:div w:id="1651402703">
          <w:marLeft w:val="480"/>
          <w:marRight w:val="0"/>
          <w:marTop w:val="0"/>
          <w:marBottom w:val="0"/>
          <w:divBdr>
            <w:top w:val="none" w:sz="0" w:space="0" w:color="auto"/>
            <w:left w:val="none" w:sz="0" w:space="0" w:color="auto"/>
            <w:bottom w:val="none" w:sz="0" w:space="0" w:color="auto"/>
            <w:right w:val="none" w:sz="0" w:space="0" w:color="auto"/>
          </w:divBdr>
        </w:div>
        <w:div w:id="1654529947">
          <w:marLeft w:val="480"/>
          <w:marRight w:val="0"/>
          <w:marTop w:val="0"/>
          <w:marBottom w:val="0"/>
          <w:divBdr>
            <w:top w:val="none" w:sz="0" w:space="0" w:color="auto"/>
            <w:left w:val="none" w:sz="0" w:space="0" w:color="auto"/>
            <w:bottom w:val="none" w:sz="0" w:space="0" w:color="auto"/>
            <w:right w:val="none" w:sz="0" w:space="0" w:color="auto"/>
          </w:divBdr>
        </w:div>
        <w:div w:id="1669364172">
          <w:marLeft w:val="480"/>
          <w:marRight w:val="0"/>
          <w:marTop w:val="0"/>
          <w:marBottom w:val="0"/>
          <w:divBdr>
            <w:top w:val="none" w:sz="0" w:space="0" w:color="auto"/>
            <w:left w:val="none" w:sz="0" w:space="0" w:color="auto"/>
            <w:bottom w:val="none" w:sz="0" w:space="0" w:color="auto"/>
            <w:right w:val="none" w:sz="0" w:space="0" w:color="auto"/>
          </w:divBdr>
        </w:div>
        <w:div w:id="1849560013">
          <w:marLeft w:val="480"/>
          <w:marRight w:val="0"/>
          <w:marTop w:val="0"/>
          <w:marBottom w:val="0"/>
          <w:divBdr>
            <w:top w:val="none" w:sz="0" w:space="0" w:color="auto"/>
            <w:left w:val="none" w:sz="0" w:space="0" w:color="auto"/>
            <w:bottom w:val="none" w:sz="0" w:space="0" w:color="auto"/>
            <w:right w:val="none" w:sz="0" w:space="0" w:color="auto"/>
          </w:divBdr>
        </w:div>
        <w:div w:id="1875926699">
          <w:marLeft w:val="480"/>
          <w:marRight w:val="0"/>
          <w:marTop w:val="0"/>
          <w:marBottom w:val="0"/>
          <w:divBdr>
            <w:top w:val="none" w:sz="0" w:space="0" w:color="auto"/>
            <w:left w:val="none" w:sz="0" w:space="0" w:color="auto"/>
            <w:bottom w:val="none" w:sz="0" w:space="0" w:color="auto"/>
            <w:right w:val="none" w:sz="0" w:space="0" w:color="auto"/>
          </w:divBdr>
        </w:div>
        <w:div w:id="1886140884">
          <w:marLeft w:val="480"/>
          <w:marRight w:val="0"/>
          <w:marTop w:val="0"/>
          <w:marBottom w:val="0"/>
          <w:divBdr>
            <w:top w:val="none" w:sz="0" w:space="0" w:color="auto"/>
            <w:left w:val="none" w:sz="0" w:space="0" w:color="auto"/>
            <w:bottom w:val="none" w:sz="0" w:space="0" w:color="auto"/>
            <w:right w:val="none" w:sz="0" w:space="0" w:color="auto"/>
          </w:divBdr>
        </w:div>
        <w:div w:id="1895192373">
          <w:marLeft w:val="480"/>
          <w:marRight w:val="0"/>
          <w:marTop w:val="0"/>
          <w:marBottom w:val="0"/>
          <w:divBdr>
            <w:top w:val="none" w:sz="0" w:space="0" w:color="auto"/>
            <w:left w:val="none" w:sz="0" w:space="0" w:color="auto"/>
            <w:bottom w:val="none" w:sz="0" w:space="0" w:color="auto"/>
            <w:right w:val="none" w:sz="0" w:space="0" w:color="auto"/>
          </w:divBdr>
        </w:div>
        <w:div w:id="2011449922">
          <w:marLeft w:val="480"/>
          <w:marRight w:val="0"/>
          <w:marTop w:val="0"/>
          <w:marBottom w:val="0"/>
          <w:divBdr>
            <w:top w:val="none" w:sz="0" w:space="0" w:color="auto"/>
            <w:left w:val="none" w:sz="0" w:space="0" w:color="auto"/>
            <w:bottom w:val="none" w:sz="0" w:space="0" w:color="auto"/>
            <w:right w:val="none" w:sz="0" w:space="0" w:color="auto"/>
          </w:divBdr>
        </w:div>
      </w:divsChild>
    </w:div>
    <w:div w:id="148791942">
      <w:bodyDiv w:val="1"/>
      <w:marLeft w:val="0"/>
      <w:marRight w:val="0"/>
      <w:marTop w:val="0"/>
      <w:marBottom w:val="0"/>
      <w:divBdr>
        <w:top w:val="none" w:sz="0" w:space="0" w:color="auto"/>
        <w:left w:val="none" w:sz="0" w:space="0" w:color="auto"/>
        <w:bottom w:val="none" w:sz="0" w:space="0" w:color="auto"/>
        <w:right w:val="none" w:sz="0" w:space="0" w:color="auto"/>
      </w:divBdr>
      <w:divsChild>
        <w:div w:id="255676038">
          <w:marLeft w:val="480"/>
          <w:marRight w:val="0"/>
          <w:marTop w:val="0"/>
          <w:marBottom w:val="0"/>
          <w:divBdr>
            <w:top w:val="none" w:sz="0" w:space="0" w:color="auto"/>
            <w:left w:val="none" w:sz="0" w:space="0" w:color="auto"/>
            <w:bottom w:val="none" w:sz="0" w:space="0" w:color="auto"/>
            <w:right w:val="none" w:sz="0" w:space="0" w:color="auto"/>
          </w:divBdr>
        </w:div>
        <w:div w:id="351229890">
          <w:marLeft w:val="480"/>
          <w:marRight w:val="0"/>
          <w:marTop w:val="0"/>
          <w:marBottom w:val="0"/>
          <w:divBdr>
            <w:top w:val="none" w:sz="0" w:space="0" w:color="auto"/>
            <w:left w:val="none" w:sz="0" w:space="0" w:color="auto"/>
            <w:bottom w:val="none" w:sz="0" w:space="0" w:color="auto"/>
            <w:right w:val="none" w:sz="0" w:space="0" w:color="auto"/>
          </w:divBdr>
        </w:div>
        <w:div w:id="1358391063">
          <w:marLeft w:val="480"/>
          <w:marRight w:val="0"/>
          <w:marTop w:val="0"/>
          <w:marBottom w:val="0"/>
          <w:divBdr>
            <w:top w:val="none" w:sz="0" w:space="0" w:color="auto"/>
            <w:left w:val="none" w:sz="0" w:space="0" w:color="auto"/>
            <w:bottom w:val="none" w:sz="0" w:space="0" w:color="auto"/>
            <w:right w:val="none" w:sz="0" w:space="0" w:color="auto"/>
          </w:divBdr>
        </w:div>
        <w:div w:id="1535117166">
          <w:marLeft w:val="480"/>
          <w:marRight w:val="0"/>
          <w:marTop w:val="0"/>
          <w:marBottom w:val="0"/>
          <w:divBdr>
            <w:top w:val="none" w:sz="0" w:space="0" w:color="auto"/>
            <w:left w:val="none" w:sz="0" w:space="0" w:color="auto"/>
            <w:bottom w:val="none" w:sz="0" w:space="0" w:color="auto"/>
            <w:right w:val="none" w:sz="0" w:space="0" w:color="auto"/>
          </w:divBdr>
        </w:div>
      </w:divsChild>
    </w:div>
    <w:div w:id="149059369">
      <w:bodyDiv w:val="1"/>
      <w:marLeft w:val="0"/>
      <w:marRight w:val="0"/>
      <w:marTop w:val="0"/>
      <w:marBottom w:val="0"/>
      <w:divBdr>
        <w:top w:val="none" w:sz="0" w:space="0" w:color="auto"/>
        <w:left w:val="none" w:sz="0" w:space="0" w:color="auto"/>
        <w:bottom w:val="none" w:sz="0" w:space="0" w:color="auto"/>
        <w:right w:val="none" w:sz="0" w:space="0" w:color="auto"/>
      </w:divBdr>
    </w:div>
    <w:div w:id="150756693">
      <w:bodyDiv w:val="1"/>
      <w:marLeft w:val="0"/>
      <w:marRight w:val="0"/>
      <w:marTop w:val="0"/>
      <w:marBottom w:val="0"/>
      <w:divBdr>
        <w:top w:val="none" w:sz="0" w:space="0" w:color="auto"/>
        <w:left w:val="none" w:sz="0" w:space="0" w:color="auto"/>
        <w:bottom w:val="none" w:sz="0" w:space="0" w:color="auto"/>
        <w:right w:val="none" w:sz="0" w:space="0" w:color="auto"/>
      </w:divBdr>
    </w:div>
    <w:div w:id="150950897">
      <w:bodyDiv w:val="1"/>
      <w:marLeft w:val="0"/>
      <w:marRight w:val="0"/>
      <w:marTop w:val="0"/>
      <w:marBottom w:val="0"/>
      <w:divBdr>
        <w:top w:val="none" w:sz="0" w:space="0" w:color="auto"/>
        <w:left w:val="none" w:sz="0" w:space="0" w:color="auto"/>
        <w:bottom w:val="none" w:sz="0" w:space="0" w:color="auto"/>
        <w:right w:val="none" w:sz="0" w:space="0" w:color="auto"/>
      </w:divBdr>
    </w:div>
    <w:div w:id="154296793">
      <w:bodyDiv w:val="1"/>
      <w:marLeft w:val="0"/>
      <w:marRight w:val="0"/>
      <w:marTop w:val="0"/>
      <w:marBottom w:val="0"/>
      <w:divBdr>
        <w:top w:val="none" w:sz="0" w:space="0" w:color="auto"/>
        <w:left w:val="none" w:sz="0" w:space="0" w:color="auto"/>
        <w:bottom w:val="none" w:sz="0" w:space="0" w:color="auto"/>
        <w:right w:val="none" w:sz="0" w:space="0" w:color="auto"/>
      </w:divBdr>
    </w:div>
    <w:div w:id="154417104">
      <w:bodyDiv w:val="1"/>
      <w:marLeft w:val="0"/>
      <w:marRight w:val="0"/>
      <w:marTop w:val="0"/>
      <w:marBottom w:val="0"/>
      <w:divBdr>
        <w:top w:val="none" w:sz="0" w:space="0" w:color="auto"/>
        <w:left w:val="none" w:sz="0" w:space="0" w:color="auto"/>
        <w:bottom w:val="none" w:sz="0" w:space="0" w:color="auto"/>
        <w:right w:val="none" w:sz="0" w:space="0" w:color="auto"/>
      </w:divBdr>
    </w:div>
    <w:div w:id="155071900">
      <w:bodyDiv w:val="1"/>
      <w:marLeft w:val="0"/>
      <w:marRight w:val="0"/>
      <w:marTop w:val="0"/>
      <w:marBottom w:val="0"/>
      <w:divBdr>
        <w:top w:val="none" w:sz="0" w:space="0" w:color="auto"/>
        <w:left w:val="none" w:sz="0" w:space="0" w:color="auto"/>
        <w:bottom w:val="none" w:sz="0" w:space="0" w:color="auto"/>
        <w:right w:val="none" w:sz="0" w:space="0" w:color="auto"/>
      </w:divBdr>
    </w:div>
    <w:div w:id="155149384">
      <w:bodyDiv w:val="1"/>
      <w:marLeft w:val="0"/>
      <w:marRight w:val="0"/>
      <w:marTop w:val="0"/>
      <w:marBottom w:val="0"/>
      <w:divBdr>
        <w:top w:val="none" w:sz="0" w:space="0" w:color="auto"/>
        <w:left w:val="none" w:sz="0" w:space="0" w:color="auto"/>
        <w:bottom w:val="none" w:sz="0" w:space="0" w:color="auto"/>
        <w:right w:val="none" w:sz="0" w:space="0" w:color="auto"/>
      </w:divBdr>
      <w:divsChild>
        <w:div w:id="236599587">
          <w:marLeft w:val="480"/>
          <w:marRight w:val="0"/>
          <w:marTop w:val="0"/>
          <w:marBottom w:val="0"/>
          <w:divBdr>
            <w:top w:val="none" w:sz="0" w:space="0" w:color="auto"/>
            <w:left w:val="none" w:sz="0" w:space="0" w:color="auto"/>
            <w:bottom w:val="none" w:sz="0" w:space="0" w:color="auto"/>
            <w:right w:val="none" w:sz="0" w:space="0" w:color="auto"/>
          </w:divBdr>
        </w:div>
        <w:div w:id="381365694">
          <w:marLeft w:val="480"/>
          <w:marRight w:val="0"/>
          <w:marTop w:val="0"/>
          <w:marBottom w:val="0"/>
          <w:divBdr>
            <w:top w:val="none" w:sz="0" w:space="0" w:color="auto"/>
            <w:left w:val="none" w:sz="0" w:space="0" w:color="auto"/>
            <w:bottom w:val="none" w:sz="0" w:space="0" w:color="auto"/>
            <w:right w:val="none" w:sz="0" w:space="0" w:color="auto"/>
          </w:divBdr>
        </w:div>
        <w:div w:id="451096786">
          <w:marLeft w:val="480"/>
          <w:marRight w:val="0"/>
          <w:marTop w:val="0"/>
          <w:marBottom w:val="0"/>
          <w:divBdr>
            <w:top w:val="none" w:sz="0" w:space="0" w:color="auto"/>
            <w:left w:val="none" w:sz="0" w:space="0" w:color="auto"/>
            <w:bottom w:val="none" w:sz="0" w:space="0" w:color="auto"/>
            <w:right w:val="none" w:sz="0" w:space="0" w:color="auto"/>
          </w:divBdr>
        </w:div>
        <w:div w:id="518083657">
          <w:marLeft w:val="480"/>
          <w:marRight w:val="0"/>
          <w:marTop w:val="0"/>
          <w:marBottom w:val="0"/>
          <w:divBdr>
            <w:top w:val="none" w:sz="0" w:space="0" w:color="auto"/>
            <w:left w:val="none" w:sz="0" w:space="0" w:color="auto"/>
            <w:bottom w:val="none" w:sz="0" w:space="0" w:color="auto"/>
            <w:right w:val="none" w:sz="0" w:space="0" w:color="auto"/>
          </w:divBdr>
        </w:div>
        <w:div w:id="548998330">
          <w:marLeft w:val="480"/>
          <w:marRight w:val="0"/>
          <w:marTop w:val="0"/>
          <w:marBottom w:val="0"/>
          <w:divBdr>
            <w:top w:val="none" w:sz="0" w:space="0" w:color="auto"/>
            <w:left w:val="none" w:sz="0" w:space="0" w:color="auto"/>
            <w:bottom w:val="none" w:sz="0" w:space="0" w:color="auto"/>
            <w:right w:val="none" w:sz="0" w:space="0" w:color="auto"/>
          </w:divBdr>
        </w:div>
        <w:div w:id="1386686073">
          <w:marLeft w:val="480"/>
          <w:marRight w:val="0"/>
          <w:marTop w:val="0"/>
          <w:marBottom w:val="0"/>
          <w:divBdr>
            <w:top w:val="none" w:sz="0" w:space="0" w:color="auto"/>
            <w:left w:val="none" w:sz="0" w:space="0" w:color="auto"/>
            <w:bottom w:val="none" w:sz="0" w:space="0" w:color="auto"/>
            <w:right w:val="none" w:sz="0" w:space="0" w:color="auto"/>
          </w:divBdr>
        </w:div>
        <w:div w:id="1636525062">
          <w:marLeft w:val="480"/>
          <w:marRight w:val="0"/>
          <w:marTop w:val="0"/>
          <w:marBottom w:val="0"/>
          <w:divBdr>
            <w:top w:val="none" w:sz="0" w:space="0" w:color="auto"/>
            <w:left w:val="none" w:sz="0" w:space="0" w:color="auto"/>
            <w:bottom w:val="none" w:sz="0" w:space="0" w:color="auto"/>
            <w:right w:val="none" w:sz="0" w:space="0" w:color="auto"/>
          </w:divBdr>
        </w:div>
        <w:div w:id="1754930826">
          <w:marLeft w:val="480"/>
          <w:marRight w:val="0"/>
          <w:marTop w:val="0"/>
          <w:marBottom w:val="0"/>
          <w:divBdr>
            <w:top w:val="none" w:sz="0" w:space="0" w:color="auto"/>
            <w:left w:val="none" w:sz="0" w:space="0" w:color="auto"/>
            <w:bottom w:val="none" w:sz="0" w:space="0" w:color="auto"/>
            <w:right w:val="none" w:sz="0" w:space="0" w:color="auto"/>
          </w:divBdr>
        </w:div>
        <w:div w:id="1843736198">
          <w:marLeft w:val="480"/>
          <w:marRight w:val="0"/>
          <w:marTop w:val="0"/>
          <w:marBottom w:val="0"/>
          <w:divBdr>
            <w:top w:val="none" w:sz="0" w:space="0" w:color="auto"/>
            <w:left w:val="none" w:sz="0" w:space="0" w:color="auto"/>
            <w:bottom w:val="none" w:sz="0" w:space="0" w:color="auto"/>
            <w:right w:val="none" w:sz="0" w:space="0" w:color="auto"/>
          </w:divBdr>
        </w:div>
        <w:div w:id="1848207214">
          <w:marLeft w:val="480"/>
          <w:marRight w:val="0"/>
          <w:marTop w:val="0"/>
          <w:marBottom w:val="0"/>
          <w:divBdr>
            <w:top w:val="none" w:sz="0" w:space="0" w:color="auto"/>
            <w:left w:val="none" w:sz="0" w:space="0" w:color="auto"/>
            <w:bottom w:val="none" w:sz="0" w:space="0" w:color="auto"/>
            <w:right w:val="none" w:sz="0" w:space="0" w:color="auto"/>
          </w:divBdr>
        </w:div>
      </w:divsChild>
    </w:div>
    <w:div w:id="157961983">
      <w:bodyDiv w:val="1"/>
      <w:marLeft w:val="0"/>
      <w:marRight w:val="0"/>
      <w:marTop w:val="0"/>
      <w:marBottom w:val="0"/>
      <w:divBdr>
        <w:top w:val="none" w:sz="0" w:space="0" w:color="auto"/>
        <w:left w:val="none" w:sz="0" w:space="0" w:color="auto"/>
        <w:bottom w:val="none" w:sz="0" w:space="0" w:color="auto"/>
        <w:right w:val="none" w:sz="0" w:space="0" w:color="auto"/>
      </w:divBdr>
      <w:divsChild>
        <w:div w:id="8800656">
          <w:marLeft w:val="480"/>
          <w:marRight w:val="0"/>
          <w:marTop w:val="0"/>
          <w:marBottom w:val="0"/>
          <w:divBdr>
            <w:top w:val="none" w:sz="0" w:space="0" w:color="auto"/>
            <w:left w:val="none" w:sz="0" w:space="0" w:color="auto"/>
            <w:bottom w:val="none" w:sz="0" w:space="0" w:color="auto"/>
            <w:right w:val="none" w:sz="0" w:space="0" w:color="auto"/>
          </w:divBdr>
        </w:div>
        <w:div w:id="9383022">
          <w:marLeft w:val="480"/>
          <w:marRight w:val="0"/>
          <w:marTop w:val="0"/>
          <w:marBottom w:val="0"/>
          <w:divBdr>
            <w:top w:val="none" w:sz="0" w:space="0" w:color="auto"/>
            <w:left w:val="none" w:sz="0" w:space="0" w:color="auto"/>
            <w:bottom w:val="none" w:sz="0" w:space="0" w:color="auto"/>
            <w:right w:val="none" w:sz="0" w:space="0" w:color="auto"/>
          </w:divBdr>
        </w:div>
        <w:div w:id="47076682">
          <w:marLeft w:val="480"/>
          <w:marRight w:val="0"/>
          <w:marTop w:val="0"/>
          <w:marBottom w:val="0"/>
          <w:divBdr>
            <w:top w:val="none" w:sz="0" w:space="0" w:color="auto"/>
            <w:left w:val="none" w:sz="0" w:space="0" w:color="auto"/>
            <w:bottom w:val="none" w:sz="0" w:space="0" w:color="auto"/>
            <w:right w:val="none" w:sz="0" w:space="0" w:color="auto"/>
          </w:divBdr>
        </w:div>
        <w:div w:id="137382452">
          <w:marLeft w:val="480"/>
          <w:marRight w:val="0"/>
          <w:marTop w:val="0"/>
          <w:marBottom w:val="0"/>
          <w:divBdr>
            <w:top w:val="none" w:sz="0" w:space="0" w:color="auto"/>
            <w:left w:val="none" w:sz="0" w:space="0" w:color="auto"/>
            <w:bottom w:val="none" w:sz="0" w:space="0" w:color="auto"/>
            <w:right w:val="none" w:sz="0" w:space="0" w:color="auto"/>
          </w:divBdr>
        </w:div>
        <w:div w:id="137840782">
          <w:marLeft w:val="480"/>
          <w:marRight w:val="0"/>
          <w:marTop w:val="0"/>
          <w:marBottom w:val="0"/>
          <w:divBdr>
            <w:top w:val="none" w:sz="0" w:space="0" w:color="auto"/>
            <w:left w:val="none" w:sz="0" w:space="0" w:color="auto"/>
            <w:bottom w:val="none" w:sz="0" w:space="0" w:color="auto"/>
            <w:right w:val="none" w:sz="0" w:space="0" w:color="auto"/>
          </w:divBdr>
        </w:div>
        <w:div w:id="159390562">
          <w:marLeft w:val="480"/>
          <w:marRight w:val="0"/>
          <w:marTop w:val="0"/>
          <w:marBottom w:val="0"/>
          <w:divBdr>
            <w:top w:val="none" w:sz="0" w:space="0" w:color="auto"/>
            <w:left w:val="none" w:sz="0" w:space="0" w:color="auto"/>
            <w:bottom w:val="none" w:sz="0" w:space="0" w:color="auto"/>
            <w:right w:val="none" w:sz="0" w:space="0" w:color="auto"/>
          </w:divBdr>
        </w:div>
        <w:div w:id="175964807">
          <w:marLeft w:val="480"/>
          <w:marRight w:val="0"/>
          <w:marTop w:val="0"/>
          <w:marBottom w:val="0"/>
          <w:divBdr>
            <w:top w:val="none" w:sz="0" w:space="0" w:color="auto"/>
            <w:left w:val="none" w:sz="0" w:space="0" w:color="auto"/>
            <w:bottom w:val="none" w:sz="0" w:space="0" w:color="auto"/>
            <w:right w:val="none" w:sz="0" w:space="0" w:color="auto"/>
          </w:divBdr>
        </w:div>
        <w:div w:id="429009519">
          <w:marLeft w:val="480"/>
          <w:marRight w:val="0"/>
          <w:marTop w:val="0"/>
          <w:marBottom w:val="0"/>
          <w:divBdr>
            <w:top w:val="none" w:sz="0" w:space="0" w:color="auto"/>
            <w:left w:val="none" w:sz="0" w:space="0" w:color="auto"/>
            <w:bottom w:val="none" w:sz="0" w:space="0" w:color="auto"/>
            <w:right w:val="none" w:sz="0" w:space="0" w:color="auto"/>
          </w:divBdr>
        </w:div>
        <w:div w:id="502941423">
          <w:marLeft w:val="480"/>
          <w:marRight w:val="0"/>
          <w:marTop w:val="0"/>
          <w:marBottom w:val="0"/>
          <w:divBdr>
            <w:top w:val="none" w:sz="0" w:space="0" w:color="auto"/>
            <w:left w:val="none" w:sz="0" w:space="0" w:color="auto"/>
            <w:bottom w:val="none" w:sz="0" w:space="0" w:color="auto"/>
            <w:right w:val="none" w:sz="0" w:space="0" w:color="auto"/>
          </w:divBdr>
        </w:div>
        <w:div w:id="522944053">
          <w:marLeft w:val="480"/>
          <w:marRight w:val="0"/>
          <w:marTop w:val="0"/>
          <w:marBottom w:val="0"/>
          <w:divBdr>
            <w:top w:val="none" w:sz="0" w:space="0" w:color="auto"/>
            <w:left w:val="none" w:sz="0" w:space="0" w:color="auto"/>
            <w:bottom w:val="none" w:sz="0" w:space="0" w:color="auto"/>
            <w:right w:val="none" w:sz="0" w:space="0" w:color="auto"/>
          </w:divBdr>
        </w:div>
        <w:div w:id="539561135">
          <w:marLeft w:val="480"/>
          <w:marRight w:val="0"/>
          <w:marTop w:val="0"/>
          <w:marBottom w:val="0"/>
          <w:divBdr>
            <w:top w:val="none" w:sz="0" w:space="0" w:color="auto"/>
            <w:left w:val="none" w:sz="0" w:space="0" w:color="auto"/>
            <w:bottom w:val="none" w:sz="0" w:space="0" w:color="auto"/>
            <w:right w:val="none" w:sz="0" w:space="0" w:color="auto"/>
          </w:divBdr>
        </w:div>
        <w:div w:id="576865705">
          <w:marLeft w:val="480"/>
          <w:marRight w:val="0"/>
          <w:marTop w:val="0"/>
          <w:marBottom w:val="0"/>
          <w:divBdr>
            <w:top w:val="none" w:sz="0" w:space="0" w:color="auto"/>
            <w:left w:val="none" w:sz="0" w:space="0" w:color="auto"/>
            <w:bottom w:val="none" w:sz="0" w:space="0" w:color="auto"/>
            <w:right w:val="none" w:sz="0" w:space="0" w:color="auto"/>
          </w:divBdr>
        </w:div>
        <w:div w:id="607548580">
          <w:marLeft w:val="480"/>
          <w:marRight w:val="0"/>
          <w:marTop w:val="0"/>
          <w:marBottom w:val="0"/>
          <w:divBdr>
            <w:top w:val="none" w:sz="0" w:space="0" w:color="auto"/>
            <w:left w:val="none" w:sz="0" w:space="0" w:color="auto"/>
            <w:bottom w:val="none" w:sz="0" w:space="0" w:color="auto"/>
            <w:right w:val="none" w:sz="0" w:space="0" w:color="auto"/>
          </w:divBdr>
        </w:div>
        <w:div w:id="670064006">
          <w:marLeft w:val="480"/>
          <w:marRight w:val="0"/>
          <w:marTop w:val="0"/>
          <w:marBottom w:val="0"/>
          <w:divBdr>
            <w:top w:val="none" w:sz="0" w:space="0" w:color="auto"/>
            <w:left w:val="none" w:sz="0" w:space="0" w:color="auto"/>
            <w:bottom w:val="none" w:sz="0" w:space="0" w:color="auto"/>
            <w:right w:val="none" w:sz="0" w:space="0" w:color="auto"/>
          </w:divBdr>
        </w:div>
        <w:div w:id="727921307">
          <w:marLeft w:val="480"/>
          <w:marRight w:val="0"/>
          <w:marTop w:val="0"/>
          <w:marBottom w:val="0"/>
          <w:divBdr>
            <w:top w:val="none" w:sz="0" w:space="0" w:color="auto"/>
            <w:left w:val="none" w:sz="0" w:space="0" w:color="auto"/>
            <w:bottom w:val="none" w:sz="0" w:space="0" w:color="auto"/>
            <w:right w:val="none" w:sz="0" w:space="0" w:color="auto"/>
          </w:divBdr>
        </w:div>
        <w:div w:id="735051993">
          <w:marLeft w:val="480"/>
          <w:marRight w:val="0"/>
          <w:marTop w:val="0"/>
          <w:marBottom w:val="0"/>
          <w:divBdr>
            <w:top w:val="none" w:sz="0" w:space="0" w:color="auto"/>
            <w:left w:val="none" w:sz="0" w:space="0" w:color="auto"/>
            <w:bottom w:val="none" w:sz="0" w:space="0" w:color="auto"/>
            <w:right w:val="none" w:sz="0" w:space="0" w:color="auto"/>
          </w:divBdr>
        </w:div>
        <w:div w:id="897319660">
          <w:marLeft w:val="480"/>
          <w:marRight w:val="0"/>
          <w:marTop w:val="0"/>
          <w:marBottom w:val="0"/>
          <w:divBdr>
            <w:top w:val="none" w:sz="0" w:space="0" w:color="auto"/>
            <w:left w:val="none" w:sz="0" w:space="0" w:color="auto"/>
            <w:bottom w:val="none" w:sz="0" w:space="0" w:color="auto"/>
            <w:right w:val="none" w:sz="0" w:space="0" w:color="auto"/>
          </w:divBdr>
        </w:div>
        <w:div w:id="970483226">
          <w:marLeft w:val="480"/>
          <w:marRight w:val="0"/>
          <w:marTop w:val="0"/>
          <w:marBottom w:val="0"/>
          <w:divBdr>
            <w:top w:val="none" w:sz="0" w:space="0" w:color="auto"/>
            <w:left w:val="none" w:sz="0" w:space="0" w:color="auto"/>
            <w:bottom w:val="none" w:sz="0" w:space="0" w:color="auto"/>
            <w:right w:val="none" w:sz="0" w:space="0" w:color="auto"/>
          </w:divBdr>
        </w:div>
        <w:div w:id="1015155139">
          <w:marLeft w:val="480"/>
          <w:marRight w:val="0"/>
          <w:marTop w:val="0"/>
          <w:marBottom w:val="0"/>
          <w:divBdr>
            <w:top w:val="none" w:sz="0" w:space="0" w:color="auto"/>
            <w:left w:val="none" w:sz="0" w:space="0" w:color="auto"/>
            <w:bottom w:val="none" w:sz="0" w:space="0" w:color="auto"/>
            <w:right w:val="none" w:sz="0" w:space="0" w:color="auto"/>
          </w:divBdr>
        </w:div>
        <w:div w:id="1037899448">
          <w:marLeft w:val="480"/>
          <w:marRight w:val="0"/>
          <w:marTop w:val="0"/>
          <w:marBottom w:val="0"/>
          <w:divBdr>
            <w:top w:val="none" w:sz="0" w:space="0" w:color="auto"/>
            <w:left w:val="none" w:sz="0" w:space="0" w:color="auto"/>
            <w:bottom w:val="none" w:sz="0" w:space="0" w:color="auto"/>
            <w:right w:val="none" w:sz="0" w:space="0" w:color="auto"/>
          </w:divBdr>
        </w:div>
        <w:div w:id="1217738127">
          <w:marLeft w:val="480"/>
          <w:marRight w:val="0"/>
          <w:marTop w:val="0"/>
          <w:marBottom w:val="0"/>
          <w:divBdr>
            <w:top w:val="none" w:sz="0" w:space="0" w:color="auto"/>
            <w:left w:val="none" w:sz="0" w:space="0" w:color="auto"/>
            <w:bottom w:val="none" w:sz="0" w:space="0" w:color="auto"/>
            <w:right w:val="none" w:sz="0" w:space="0" w:color="auto"/>
          </w:divBdr>
        </w:div>
        <w:div w:id="1317107383">
          <w:marLeft w:val="480"/>
          <w:marRight w:val="0"/>
          <w:marTop w:val="0"/>
          <w:marBottom w:val="0"/>
          <w:divBdr>
            <w:top w:val="none" w:sz="0" w:space="0" w:color="auto"/>
            <w:left w:val="none" w:sz="0" w:space="0" w:color="auto"/>
            <w:bottom w:val="none" w:sz="0" w:space="0" w:color="auto"/>
            <w:right w:val="none" w:sz="0" w:space="0" w:color="auto"/>
          </w:divBdr>
        </w:div>
        <w:div w:id="1324121505">
          <w:marLeft w:val="480"/>
          <w:marRight w:val="0"/>
          <w:marTop w:val="0"/>
          <w:marBottom w:val="0"/>
          <w:divBdr>
            <w:top w:val="none" w:sz="0" w:space="0" w:color="auto"/>
            <w:left w:val="none" w:sz="0" w:space="0" w:color="auto"/>
            <w:bottom w:val="none" w:sz="0" w:space="0" w:color="auto"/>
            <w:right w:val="none" w:sz="0" w:space="0" w:color="auto"/>
          </w:divBdr>
        </w:div>
        <w:div w:id="1458059130">
          <w:marLeft w:val="480"/>
          <w:marRight w:val="0"/>
          <w:marTop w:val="0"/>
          <w:marBottom w:val="0"/>
          <w:divBdr>
            <w:top w:val="none" w:sz="0" w:space="0" w:color="auto"/>
            <w:left w:val="none" w:sz="0" w:space="0" w:color="auto"/>
            <w:bottom w:val="none" w:sz="0" w:space="0" w:color="auto"/>
            <w:right w:val="none" w:sz="0" w:space="0" w:color="auto"/>
          </w:divBdr>
        </w:div>
        <w:div w:id="1526989974">
          <w:marLeft w:val="480"/>
          <w:marRight w:val="0"/>
          <w:marTop w:val="0"/>
          <w:marBottom w:val="0"/>
          <w:divBdr>
            <w:top w:val="none" w:sz="0" w:space="0" w:color="auto"/>
            <w:left w:val="none" w:sz="0" w:space="0" w:color="auto"/>
            <w:bottom w:val="none" w:sz="0" w:space="0" w:color="auto"/>
            <w:right w:val="none" w:sz="0" w:space="0" w:color="auto"/>
          </w:divBdr>
        </w:div>
        <w:div w:id="1621229642">
          <w:marLeft w:val="480"/>
          <w:marRight w:val="0"/>
          <w:marTop w:val="0"/>
          <w:marBottom w:val="0"/>
          <w:divBdr>
            <w:top w:val="none" w:sz="0" w:space="0" w:color="auto"/>
            <w:left w:val="none" w:sz="0" w:space="0" w:color="auto"/>
            <w:bottom w:val="none" w:sz="0" w:space="0" w:color="auto"/>
            <w:right w:val="none" w:sz="0" w:space="0" w:color="auto"/>
          </w:divBdr>
        </w:div>
        <w:div w:id="1684747367">
          <w:marLeft w:val="480"/>
          <w:marRight w:val="0"/>
          <w:marTop w:val="0"/>
          <w:marBottom w:val="0"/>
          <w:divBdr>
            <w:top w:val="none" w:sz="0" w:space="0" w:color="auto"/>
            <w:left w:val="none" w:sz="0" w:space="0" w:color="auto"/>
            <w:bottom w:val="none" w:sz="0" w:space="0" w:color="auto"/>
            <w:right w:val="none" w:sz="0" w:space="0" w:color="auto"/>
          </w:divBdr>
        </w:div>
        <w:div w:id="1742407430">
          <w:marLeft w:val="480"/>
          <w:marRight w:val="0"/>
          <w:marTop w:val="0"/>
          <w:marBottom w:val="0"/>
          <w:divBdr>
            <w:top w:val="none" w:sz="0" w:space="0" w:color="auto"/>
            <w:left w:val="none" w:sz="0" w:space="0" w:color="auto"/>
            <w:bottom w:val="none" w:sz="0" w:space="0" w:color="auto"/>
            <w:right w:val="none" w:sz="0" w:space="0" w:color="auto"/>
          </w:divBdr>
        </w:div>
        <w:div w:id="1810587808">
          <w:marLeft w:val="480"/>
          <w:marRight w:val="0"/>
          <w:marTop w:val="0"/>
          <w:marBottom w:val="0"/>
          <w:divBdr>
            <w:top w:val="none" w:sz="0" w:space="0" w:color="auto"/>
            <w:left w:val="none" w:sz="0" w:space="0" w:color="auto"/>
            <w:bottom w:val="none" w:sz="0" w:space="0" w:color="auto"/>
            <w:right w:val="none" w:sz="0" w:space="0" w:color="auto"/>
          </w:divBdr>
        </w:div>
        <w:div w:id="1885024634">
          <w:marLeft w:val="480"/>
          <w:marRight w:val="0"/>
          <w:marTop w:val="0"/>
          <w:marBottom w:val="0"/>
          <w:divBdr>
            <w:top w:val="none" w:sz="0" w:space="0" w:color="auto"/>
            <w:left w:val="none" w:sz="0" w:space="0" w:color="auto"/>
            <w:bottom w:val="none" w:sz="0" w:space="0" w:color="auto"/>
            <w:right w:val="none" w:sz="0" w:space="0" w:color="auto"/>
          </w:divBdr>
        </w:div>
        <w:div w:id="1889758502">
          <w:marLeft w:val="480"/>
          <w:marRight w:val="0"/>
          <w:marTop w:val="0"/>
          <w:marBottom w:val="0"/>
          <w:divBdr>
            <w:top w:val="none" w:sz="0" w:space="0" w:color="auto"/>
            <w:left w:val="none" w:sz="0" w:space="0" w:color="auto"/>
            <w:bottom w:val="none" w:sz="0" w:space="0" w:color="auto"/>
            <w:right w:val="none" w:sz="0" w:space="0" w:color="auto"/>
          </w:divBdr>
        </w:div>
        <w:div w:id="2017220519">
          <w:marLeft w:val="480"/>
          <w:marRight w:val="0"/>
          <w:marTop w:val="0"/>
          <w:marBottom w:val="0"/>
          <w:divBdr>
            <w:top w:val="none" w:sz="0" w:space="0" w:color="auto"/>
            <w:left w:val="none" w:sz="0" w:space="0" w:color="auto"/>
            <w:bottom w:val="none" w:sz="0" w:space="0" w:color="auto"/>
            <w:right w:val="none" w:sz="0" w:space="0" w:color="auto"/>
          </w:divBdr>
        </w:div>
        <w:div w:id="2082486395">
          <w:marLeft w:val="480"/>
          <w:marRight w:val="0"/>
          <w:marTop w:val="0"/>
          <w:marBottom w:val="0"/>
          <w:divBdr>
            <w:top w:val="none" w:sz="0" w:space="0" w:color="auto"/>
            <w:left w:val="none" w:sz="0" w:space="0" w:color="auto"/>
            <w:bottom w:val="none" w:sz="0" w:space="0" w:color="auto"/>
            <w:right w:val="none" w:sz="0" w:space="0" w:color="auto"/>
          </w:divBdr>
        </w:div>
        <w:div w:id="2092267316">
          <w:marLeft w:val="480"/>
          <w:marRight w:val="0"/>
          <w:marTop w:val="0"/>
          <w:marBottom w:val="0"/>
          <w:divBdr>
            <w:top w:val="none" w:sz="0" w:space="0" w:color="auto"/>
            <w:left w:val="none" w:sz="0" w:space="0" w:color="auto"/>
            <w:bottom w:val="none" w:sz="0" w:space="0" w:color="auto"/>
            <w:right w:val="none" w:sz="0" w:space="0" w:color="auto"/>
          </w:divBdr>
        </w:div>
        <w:div w:id="2136286123">
          <w:marLeft w:val="480"/>
          <w:marRight w:val="0"/>
          <w:marTop w:val="0"/>
          <w:marBottom w:val="0"/>
          <w:divBdr>
            <w:top w:val="none" w:sz="0" w:space="0" w:color="auto"/>
            <w:left w:val="none" w:sz="0" w:space="0" w:color="auto"/>
            <w:bottom w:val="none" w:sz="0" w:space="0" w:color="auto"/>
            <w:right w:val="none" w:sz="0" w:space="0" w:color="auto"/>
          </w:divBdr>
        </w:div>
      </w:divsChild>
    </w:div>
    <w:div w:id="160437478">
      <w:bodyDiv w:val="1"/>
      <w:marLeft w:val="0"/>
      <w:marRight w:val="0"/>
      <w:marTop w:val="0"/>
      <w:marBottom w:val="0"/>
      <w:divBdr>
        <w:top w:val="none" w:sz="0" w:space="0" w:color="auto"/>
        <w:left w:val="none" w:sz="0" w:space="0" w:color="auto"/>
        <w:bottom w:val="none" w:sz="0" w:space="0" w:color="auto"/>
        <w:right w:val="none" w:sz="0" w:space="0" w:color="auto"/>
      </w:divBdr>
    </w:div>
    <w:div w:id="163323144">
      <w:bodyDiv w:val="1"/>
      <w:marLeft w:val="0"/>
      <w:marRight w:val="0"/>
      <w:marTop w:val="0"/>
      <w:marBottom w:val="0"/>
      <w:divBdr>
        <w:top w:val="none" w:sz="0" w:space="0" w:color="auto"/>
        <w:left w:val="none" w:sz="0" w:space="0" w:color="auto"/>
        <w:bottom w:val="none" w:sz="0" w:space="0" w:color="auto"/>
        <w:right w:val="none" w:sz="0" w:space="0" w:color="auto"/>
      </w:divBdr>
    </w:div>
    <w:div w:id="167989128">
      <w:bodyDiv w:val="1"/>
      <w:marLeft w:val="0"/>
      <w:marRight w:val="0"/>
      <w:marTop w:val="0"/>
      <w:marBottom w:val="0"/>
      <w:divBdr>
        <w:top w:val="none" w:sz="0" w:space="0" w:color="auto"/>
        <w:left w:val="none" w:sz="0" w:space="0" w:color="auto"/>
        <w:bottom w:val="none" w:sz="0" w:space="0" w:color="auto"/>
        <w:right w:val="none" w:sz="0" w:space="0" w:color="auto"/>
      </w:divBdr>
    </w:div>
    <w:div w:id="169150923">
      <w:bodyDiv w:val="1"/>
      <w:marLeft w:val="0"/>
      <w:marRight w:val="0"/>
      <w:marTop w:val="0"/>
      <w:marBottom w:val="0"/>
      <w:divBdr>
        <w:top w:val="none" w:sz="0" w:space="0" w:color="auto"/>
        <w:left w:val="none" w:sz="0" w:space="0" w:color="auto"/>
        <w:bottom w:val="none" w:sz="0" w:space="0" w:color="auto"/>
        <w:right w:val="none" w:sz="0" w:space="0" w:color="auto"/>
      </w:divBdr>
    </w:div>
    <w:div w:id="170410907">
      <w:bodyDiv w:val="1"/>
      <w:marLeft w:val="0"/>
      <w:marRight w:val="0"/>
      <w:marTop w:val="0"/>
      <w:marBottom w:val="0"/>
      <w:divBdr>
        <w:top w:val="none" w:sz="0" w:space="0" w:color="auto"/>
        <w:left w:val="none" w:sz="0" w:space="0" w:color="auto"/>
        <w:bottom w:val="none" w:sz="0" w:space="0" w:color="auto"/>
        <w:right w:val="none" w:sz="0" w:space="0" w:color="auto"/>
      </w:divBdr>
      <w:divsChild>
        <w:div w:id="18821227">
          <w:marLeft w:val="480"/>
          <w:marRight w:val="0"/>
          <w:marTop w:val="0"/>
          <w:marBottom w:val="0"/>
          <w:divBdr>
            <w:top w:val="none" w:sz="0" w:space="0" w:color="auto"/>
            <w:left w:val="none" w:sz="0" w:space="0" w:color="auto"/>
            <w:bottom w:val="none" w:sz="0" w:space="0" w:color="auto"/>
            <w:right w:val="none" w:sz="0" w:space="0" w:color="auto"/>
          </w:divBdr>
        </w:div>
        <w:div w:id="27268970">
          <w:marLeft w:val="480"/>
          <w:marRight w:val="0"/>
          <w:marTop w:val="0"/>
          <w:marBottom w:val="0"/>
          <w:divBdr>
            <w:top w:val="none" w:sz="0" w:space="0" w:color="auto"/>
            <w:left w:val="none" w:sz="0" w:space="0" w:color="auto"/>
            <w:bottom w:val="none" w:sz="0" w:space="0" w:color="auto"/>
            <w:right w:val="none" w:sz="0" w:space="0" w:color="auto"/>
          </w:divBdr>
        </w:div>
        <w:div w:id="103037290">
          <w:marLeft w:val="480"/>
          <w:marRight w:val="0"/>
          <w:marTop w:val="0"/>
          <w:marBottom w:val="0"/>
          <w:divBdr>
            <w:top w:val="none" w:sz="0" w:space="0" w:color="auto"/>
            <w:left w:val="none" w:sz="0" w:space="0" w:color="auto"/>
            <w:bottom w:val="none" w:sz="0" w:space="0" w:color="auto"/>
            <w:right w:val="none" w:sz="0" w:space="0" w:color="auto"/>
          </w:divBdr>
        </w:div>
        <w:div w:id="163281276">
          <w:marLeft w:val="480"/>
          <w:marRight w:val="0"/>
          <w:marTop w:val="0"/>
          <w:marBottom w:val="0"/>
          <w:divBdr>
            <w:top w:val="none" w:sz="0" w:space="0" w:color="auto"/>
            <w:left w:val="none" w:sz="0" w:space="0" w:color="auto"/>
            <w:bottom w:val="none" w:sz="0" w:space="0" w:color="auto"/>
            <w:right w:val="none" w:sz="0" w:space="0" w:color="auto"/>
          </w:divBdr>
        </w:div>
        <w:div w:id="184951515">
          <w:marLeft w:val="480"/>
          <w:marRight w:val="0"/>
          <w:marTop w:val="0"/>
          <w:marBottom w:val="0"/>
          <w:divBdr>
            <w:top w:val="none" w:sz="0" w:space="0" w:color="auto"/>
            <w:left w:val="none" w:sz="0" w:space="0" w:color="auto"/>
            <w:bottom w:val="none" w:sz="0" w:space="0" w:color="auto"/>
            <w:right w:val="none" w:sz="0" w:space="0" w:color="auto"/>
          </w:divBdr>
        </w:div>
        <w:div w:id="229311068">
          <w:marLeft w:val="480"/>
          <w:marRight w:val="0"/>
          <w:marTop w:val="0"/>
          <w:marBottom w:val="0"/>
          <w:divBdr>
            <w:top w:val="none" w:sz="0" w:space="0" w:color="auto"/>
            <w:left w:val="none" w:sz="0" w:space="0" w:color="auto"/>
            <w:bottom w:val="none" w:sz="0" w:space="0" w:color="auto"/>
            <w:right w:val="none" w:sz="0" w:space="0" w:color="auto"/>
          </w:divBdr>
        </w:div>
        <w:div w:id="275867877">
          <w:marLeft w:val="480"/>
          <w:marRight w:val="0"/>
          <w:marTop w:val="0"/>
          <w:marBottom w:val="0"/>
          <w:divBdr>
            <w:top w:val="none" w:sz="0" w:space="0" w:color="auto"/>
            <w:left w:val="none" w:sz="0" w:space="0" w:color="auto"/>
            <w:bottom w:val="none" w:sz="0" w:space="0" w:color="auto"/>
            <w:right w:val="none" w:sz="0" w:space="0" w:color="auto"/>
          </w:divBdr>
        </w:div>
        <w:div w:id="279798981">
          <w:marLeft w:val="480"/>
          <w:marRight w:val="0"/>
          <w:marTop w:val="0"/>
          <w:marBottom w:val="0"/>
          <w:divBdr>
            <w:top w:val="none" w:sz="0" w:space="0" w:color="auto"/>
            <w:left w:val="none" w:sz="0" w:space="0" w:color="auto"/>
            <w:bottom w:val="none" w:sz="0" w:space="0" w:color="auto"/>
            <w:right w:val="none" w:sz="0" w:space="0" w:color="auto"/>
          </w:divBdr>
        </w:div>
        <w:div w:id="320499076">
          <w:marLeft w:val="480"/>
          <w:marRight w:val="0"/>
          <w:marTop w:val="0"/>
          <w:marBottom w:val="0"/>
          <w:divBdr>
            <w:top w:val="none" w:sz="0" w:space="0" w:color="auto"/>
            <w:left w:val="none" w:sz="0" w:space="0" w:color="auto"/>
            <w:bottom w:val="none" w:sz="0" w:space="0" w:color="auto"/>
            <w:right w:val="none" w:sz="0" w:space="0" w:color="auto"/>
          </w:divBdr>
        </w:div>
        <w:div w:id="391544408">
          <w:marLeft w:val="480"/>
          <w:marRight w:val="0"/>
          <w:marTop w:val="0"/>
          <w:marBottom w:val="0"/>
          <w:divBdr>
            <w:top w:val="none" w:sz="0" w:space="0" w:color="auto"/>
            <w:left w:val="none" w:sz="0" w:space="0" w:color="auto"/>
            <w:bottom w:val="none" w:sz="0" w:space="0" w:color="auto"/>
            <w:right w:val="none" w:sz="0" w:space="0" w:color="auto"/>
          </w:divBdr>
        </w:div>
        <w:div w:id="409889443">
          <w:marLeft w:val="480"/>
          <w:marRight w:val="0"/>
          <w:marTop w:val="0"/>
          <w:marBottom w:val="0"/>
          <w:divBdr>
            <w:top w:val="none" w:sz="0" w:space="0" w:color="auto"/>
            <w:left w:val="none" w:sz="0" w:space="0" w:color="auto"/>
            <w:bottom w:val="none" w:sz="0" w:space="0" w:color="auto"/>
            <w:right w:val="none" w:sz="0" w:space="0" w:color="auto"/>
          </w:divBdr>
        </w:div>
        <w:div w:id="474033178">
          <w:marLeft w:val="480"/>
          <w:marRight w:val="0"/>
          <w:marTop w:val="0"/>
          <w:marBottom w:val="0"/>
          <w:divBdr>
            <w:top w:val="none" w:sz="0" w:space="0" w:color="auto"/>
            <w:left w:val="none" w:sz="0" w:space="0" w:color="auto"/>
            <w:bottom w:val="none" w:sz="0" w:space="0" w:color="auto"/>
            <w:right w:val="none" w:sz="0" w:space="0" w:color="auto"/>
          </w:divBdr>
        </w:div>
        <w:div w:id="507870362">
          <w:marLeft w:val="480"/>
          <w:marRight w:val="0"/>
          <w:marTop w:val="0"/>
          <w:marBottom w:val="0"/>
          <w:divBdr>
            <w:top w:val="none" w:sz="0" w:space="0" w:color="auto"/>
            <w:left w:val="none" w:sz="0" w:space="0" w:color="auto"/>
            <w:bottom w:val="none" w:sz="0" w:space="0" w:color="auto"/>
            <w:right w:val="none" w:sz="0" w:space="0" w:color="auto"/>
          </w:divBdr>
        </w:div>
        <w:div w:id="765612935">
          <w:marLeft w:val="480"/>
          <w:marRight w:val="0"/>
          <w:marTop w:val="0"/>
          <w:marBottom w:val="0"/>
          <w:divBdr>
            <w:top w:val="none" w:sz="0" w:space="0" w:color="auto"/>
            <w:left w:val="none" w:sz="0" w:space="0" w:color="auto"/>
            <w:bottom w:val="none" w:sz="0" w:space="0" w:color="auto"/>
            <w:right w:val="none" w:sz="0" w:space="0" w:color="auto"/>
          </w:divBdr>
        </w:div>
        <w:div w:id="814643529">
          <w:marLeft w:val="480"/>
          <w:marRight w:val="0"/>
          <w:marTop w:val="0"/>
          <w:marBottom w:val="0"/>
          <w:divBdr>
            <w:top w:val="none" w:sz="0" w:space="0" w:color="auto"/>
            <w:left w:val="none" w:sz="0" w:space="0" w:color="auto"/>
            <w:bottom w:val="none" w:sz="0" w:space="0" w:color="auto"/>
            <w:right w:val="none" w:sz="0" w:space="0" w:color="auto"/>
          </w:divBdr>
        </w:div>
        <w:div w:id="827864502">
          <w:marLeft w:val="480"/>
          <w:marRight w:val="0"/>
          <w:marTop w:val="0"/>
          <w:marBottom w:val="0"/>
          <w:divBdr>
            <w:top w:val="none" w:sz="0" w:space="0" w:color="auto"/>
            <w:left w:val="none" w:sz="0" w:space="0" w:color="auto"/>
            <w:bottom w:val="none" w:sz="0" w:space="0" w:color="auto"/>
            <w:right w:val="none" w:sz="0" w:space="0" w:color="auto"/>
          </w:divBdr>
        </w:div>
        <w:div w:id="851409585">
          <w:marLeft w:val="480"/>
          <w:marRight w:val="0"/>
          <w:marTop w:val="0"/>
          <w:marBottom w:val="0"/>
          <w:divBdr>
            <w:top w:val="none" w:sz="0" w:space="0" w:color="auto"/>
            <w:left w:val="none" w:sz="0" w:space="0" w:color="auto"/>
            <w:bottom w:val="none" w:sz="0" w:space="0" w:color="auto"/>
            <w:right w:val="none" w:sz="0" w:space="0" w:color="auto"/>
          </w:divBdr>
        </w:div>
        <w:div w:id="854852079">
          <w:marLeft w:val="480"/>
          <w:marRight w:val="0"/>
          <w:marTop w:val="0"/>
          <w:marBottom w:val="0"/>
          <w:divBdr>
            <w:top w:val="none" w:sz="0" w:space="0" w:color="auto"/>
            <w:left w:val="none" w:sz="0" w:space="0" w:color="auto"/>
            <w:bottom w:val="none" w:sz="0" w:space="0" w:color="auto"/>
            <w:right w:val="none" w:sz="0" w:space="0" w:color="auto"/>
          </w:divBdr>
        </w:div>
        <w:div w:id="915936020">
          <w:marLeft w:val="480"/>
          <w:marRight w:val="0"/>
          <w:marTop w:val="0"/>
          <w:marBottom w:val="0"/>
          <w:divBdr>
            <w:top w:val="none" w:sz="0" w:space="0" w:color="auto"/>
            <w:left w:val="none" w:sz="0" w:space="0" w:color="auto"/>
            <w:bottom w:val="none" w:sz="0" w:space="0" w:color="auto"/>
            <w:right w:val="none" w:sz="0" w:space="0" w:color="auto"/>
          </w:divBdr>
        </w:div>
        <w:div w:id="988938930">
          <w:marLeft w:val="480"/>
          <w:marRight w:val="0"/>
          <w:marTop w:val="0"/>
          <w:marBottom w:val="0"/>
          <w:divBdr>
            <w:top w:val="none" w:sz="0" w:space="0" w:color="auto"/>
            <w:left w:val="none" w:sz="0" w:space="0" w:color="auto"/>
            <w:bottom w:val="none" w:sz="0" w:space="0" w:color="auto"/>
            <w:right w:val="none" w:sz="0" w:space="0" w:color="auto"/>
          </w:divBdr>
        </w:div>
        <w:div w:id="1003169517">
          <w:marLeft w:val="480"/>
          <w:marRight w:val="0"/>
          <w:marTop w:val="0"/>
          <w:marBottom w:val="0"/>
          <w:divBdr>
            <w:top w:val="none" w:sz="0" w:space="0" w:color="auto"/>
            <w:left w:val="none" w:sz="0" w:space="0" w:color="auto"/>
            <w:bottom w:val="none" w:sz="0" w:space="0" w:color="auto"/>
            <w:right w:val="none" w:sz="0" w:space="0" w:color="auto"/>
          </w:divBdr>
        </w:div>
        <w:div w:id="1083451958">
          <w:marLeft w:val="480"/>
          <w:marRight w:val="0"/>
          <w:marTop w:val="0"/>
          <w:marBottom w:val="0"/>
          <w:divBdr>
            <w:top w:val="none" w:sz="0" w:space="0" w:color="auto"/>
            <w:left w:val="none" w:sz="0" w:space="0" w:color="auto"/>
            <w:bottom w:val="none" w:sz="0" w:space="0" w:color="auto"/>
            <w:right w:val="none" w:sz="0" w:space="0" w:color="auto"/>
          </w:divBdr>
        </w:div>
        <w:div w:id="1107895574">
          <w:marLeft w:val="480"/>
          <w:marRight w:val="0"/>
          <w:marTop w:val="0"/>
          <w:marBottom w:val="0"/>
          <w:divBdr>
            <w:top w:val="none" w:sz="0" w:space="0" w:color="auto"/>
            <w:left w:val="none" w:sz="0" w:space="0" w:color="auto"/>
            <w:bottom w:val="none" w:sz="0" w:space="0" w:color="auto"/>
            <w:right w:val="none" w:sz="0" w:space="0" w:color="auto"/>
          </w:divBdr>
        </w:div>
        <w:div w:id="1119108570">
          <w:marLeft w:val="480"/>
          <w:marRight w:val="0"/>
          <w:marTop w:val="0"/>
          <w:marBottom w:val="0"/>
          <w:divBdr>
            <w:top w:val="none" w:sz="0" w:space="0" w:color="auto"/>
            <w:left w:val="none" w:sz="0" w:space="0" w:color="auto"/>
            <w:bottom w:val="none" w:sz="0" w:space="0" w:color="auto"/>
            <w:right w:val="none" w:sz="0" w:space="0" w:color="auto"/>
          </w:divBdr>
        </w:div>
        <w:div w:id="1137147236">
          <w:marLeft w:val="480"/>
          <w:marRight w:val="0"/>
          <w:marTop w:val="0"/>
          <w:marBottom w:val="0"/>
          <w:divBdr>
            <w:top w:val="none" w:sz="0" w:space="0" w:color="auto"/>
            <w:left w:val="none" w:sz="0" w:space="0" w:color="auto"/>
            <w:bottom w:val="none" w:sz="0" w:space="0" w:color="auto"/>
            <w:right w:val="none" w:sz="0" w:space="0" w:color="auto"/>
          </w:divBdr>
        </w:div>
        <w:div w:id="1142769275">
          <w:marLeft w:val="480"/>
          <w:marRight w:val="0"/>
          <w:marTop w:val="0"/>
          <w:marBottom w:val="0"/>
          <w:divBdr>
            <w:top w:val="none" w:sz="0" w:space="0" w:color="auto"/>
            <w:left w:val="none" w:sz="0" w:space="0" w:color="auto"/>
            <w:bottom w:val="none" w:sz="0" w:space="0" w:color="auto"/>
            <w:right w:val="none" w:sz="0" w:space="0" w:color="auto"/>
          </w:divBdr>
        </w:div>
        <w:div w:id="1211112358">
          <w:marLeft w:val="480"/>
          <w:marRight w:val="0"/>
          <w:marTop w:val="0"/>
          <w:marBottom w:val="0"/>
          <w:divBdr>
            <w:top w:val="none" w:sz="0" w:space="0" w:color="auto"/>
            <w:left w:val="none" w:sz="0" w:space="0" w:color="auto"/>
            <w:bottom w:val="none" w:sz="0" w:space="0" w:color="auto"/>
            <w:right w:val="none" w:sz="0" w:space="0" w:color="auto"/>
          </w:divBdr>
        </w:div>
        <w:div w:id="1391149039">
          <w:marLeft w:val="480"/>
          <w:marRight w:val="0"/>
          <w:marTop w:val="0"/>
          <w:marBottom w:val="0"/>
          <w:divBdr>
            <w:top w:val="none" w:sz="0" w:space="0" w:color="auto"/>
            <w:left w:val="none" w:sz="0" w:space="0" w:color="auto"/>
            <w:bottom w:val="none" w:sz="0" w:space="0" w:color="auto"/>
            <w:right w:val="none" w:sz="0" w:space="0" w:color="auto"/>
          </w:divBdr>
        </w:div>
        <w:div w:id="1461218304">
          <w:marLeft w:val="480"/>
          <w:marRight w:val="0"/>
          <w:marTop w:val="0"/>
          <w:marBottom w:val="0"/>
          <w:divBdr>
            <w:top w:val="none" w:sz="0" w:space="0" w:color="auto"/>
            <w:left w:val="none" w:sz="0" w:space="0" w:color="auto"/>
            <w:bottom w:val="none" w:sz="0" w:space="0" w:color="auto"/>
            <w:right w:val="none" w:sz="0" w:space="0" w:color="auto"/>
          </w:divBdr>
        </w:div>
        <w:div w:id="1481776457">
          <w:marLeft w:val="480"/>
          <w:marRight w:val="0"/>
          <w:marTop w:val="0"/>
          <w:marBottom w:val="0"/>
          <w:divBdr>
            <w:top w:val="none" w:sz="0" w:space="0" w:color="auto"/>
            <w:left w:val="none" w:sz="0" w:space="0" w:color="auto"/>
            <w:bottom w:val="none" w:sz="0" w:space="0" w:color="auto"/>
            <w:right w:val="none" w:sz="0" w:space="0" w:color="auto"/>
          </w:divBdr>
        </w:div>
        <w:div w:id="1550336803">
          <w:marLeft w:val="480"/>
          <w:marRight w:val="0"/>
          <w:marTop w:val="0"/>
          <w:marBottom w:val="0"/>
          <w:divBdr>
            <w:top w:val="none" w:sz="0" w:space="0" w:color="auto"/>
            <w:left w:val="none" w:sz="0" w:space="0" w:color="auto"/>
            <w:bottom w:val="none" w:sz="0" w:space="0" w:color="auto"/>
            <w:right w:val="none" w:sz="0" w:space="0" w:color="auto"/>
          </w:divBdr>
        </w:div>
        <w:div w:id="1640647920">
          <w:marLeft w:val="480"/>
          <w:marRight w:val="0"/>
          <w:marTop w:val="0"/>
          <w:marBottom w:val="0"/>
          <w:divBdr>
            <w:top w:val="none" w:sz="0" w:space="0" w:color="auto"/>
            <w:left w:val="none" w:sz="0" w:space="0" w:color="auto"/>
            <w:bottom w:val="none" w:sz="0" w:space="0" w:color="auto"/>
            <w:right w:val="none" w:sz="0" w:space="0" w:color="auto"/>
          </w:divBdr>
        </w:div>
        <w:div w:id="1660844552">
          <w:marLeft w:val="480"/>
          <w:marRight w:val="0"/>
          <w:marTop w:val="0"/>
          <w:marBottom w:val="0"/>
          <w:divBdr>
            <w:top w:val="none" w:sz="0" w:space="0" w:color="auto"/>
            <w:left w:val="none" w:sz="0" w:space="0" w:color="auto"/>
            <w:bottom w:val="none" w:sz="0" w:space="0" w:color="auto"/>
            <w:right w:val="none" w:sz="0" w:space="0" w:color="auto"/>
          </w:divBdr>
        </w:div>
        <w:div w:id="1761293608">
          <w:marLeft w:val="480"/>
          <w:marRight w:val="0"/>
          <w:marTop w:val="0"/>
          <w:marBottom w:val="0"/>
          <w:divBdr>
            <w:top w:val="none" w:sz="0" w:space="0" w:color="auto"/>
            <w:left w:val="none" w:sz="0" w:space="0" w:color="auto"/>
            <w:bottom w:val="none" w:sz="0" w:space="0" w:color="auto"/>
            <w:right w:val="none" w:sz="0" w:space="0" w:color="auto"/>
          </w:divBdr>
        </w:div>
        <w:div w:id="1775591487">
          <w:marLeft w:val="480"/>
          <w:marRight w:val="0"/>
          <w:marTop w:val="0"/>
          <w:marBottom w:val="0"/>
          <w:divBdr>
            <w:top w:val="none" w:sz="0" w:space="0" w:color="auto"/>
            <w:left w:val="none" w:sz="0" w:space="0" w:color="auto"/>
            <w:bottom w:val="none" w:sz="0" w:space="0" w:color="auto"/>
            <w:right w:val="none" w:sz="0" w:space="0" w:color="auto"/>
          </w:divBdr>
        </w:div>
        <w:div w:id="1936858554">
          <w:marLeft w:val="480"/>
          <w:marRight w:val="0"/>
          <w:marTop w:val="0"/>
          <w:marBottom w:val="0"/>
          <w:divBdr>
            <w:top w:val="none" w:sz="0" w:space="0" w:color="auto"/>
            <w:left w:val="none" w:sz="0" w:space="0" w:color="auto"/>
            <w:bottom w:val="none" w:sz="0" w:space="0" w:color="auto"/>
            <w:right w:val="none" w:sz="0" w:space="0" w:color="auto"/>
          </w:divBdr>
        </w:div>
        <w:div w:id="1941602131">
          <w:marLeft w:val="480"/>
          <w:marRight w:val="0"/>
          <w:marTop w:val="0"/>
          <w:marBottom w:val="0"/>
          <w:divBdr>
            <w:top w:val="none" w:sz="0" w:space="0" w:color="auto"/>
            <w:left w:val="none" w:sz="0" w:space="0" w:color="auto"/>
            <w:bottom w:val="none" w:sz="0" w:space="0" w:color="auto"/>
            <w:right w:val="none" w:sz="0" w:space="0" w:color="auto"/>
          </w:divBdr>
        </w:div>
        <w:div w:id="2069836580">
          <w:marLeft w:val="480"/>
          <w:marRight w:val="0"/>
          <w:marTop w:val="0"/>
          <w:marBottom w:val="0"/>
          <w:divBdr>
            <w:top w:val="none" w:sz="0" w:space="0" w:color="auto"/>
            <w:left w:val="none" w:sz="0" w:space="0" w:color="auto"/>
            <w:bottom w:val="none" w:sz="0" w:space="0" w:color="auto"/>
            <w:right w:val="none" w:sz="0" w:space="0" w:color="auto"/>
          </w:divBdr>
        </w:div>
        <w:div w:id="2081369265">
          <w:marLeft w:val="480"/>
          <w:marRight w:val="0"/>
          <w:marTop w:val="0"/>
          <w:marBottom w:val="0"/>
          <w:divBdr>
            <w:top w:val="none" w:sz="0" w:space="0" w:color="auto"/>
            <w:left w:val="none" w:sz="0" w:space="0" w:color="auto"/>
            <w:bottom w:val="none" w:sz="0" w:space="0" w:color="auto"/>
            <w:right w:val="none" w:sz="0" w:space="0" w:color="auto"/>
          </w:divBdr>
        </w:div>
        <w:div w:id="2111579916">
          <w:marLeft w:val="480"/>
          <w:marRight w:val="0"/>
          <w:marTop w:val="0"/>
          <w:marBottom w:val="0"/>
          <w:divBdr>
            <w:top w:val="none" w:sz="0" w:space="0" w:color="auto"/>
            <w:left w:val="none" w:sz="0" w:space="0" w:color="auto"/>
            <w:bottom w:val="none" w:sz="0" w:space="0" w:color="auto"/>
            <w:right w:val="none" w:sz="0" w:space="0" w:color="auto"/>
          </w:divBdr>
        </w:div>
        <w:div w:id="2131973294">
          <w:marLeft w:val="480"/>
          <w:marRight w:val="0"/>
          <w:marTop w:val="0"/>
          <w:marBottom w:val="0"/>
          <w:divBdr>
            <w:top w:val="none" w:sz="0" w:space="0" w:color="auto"/>
            <w:left w:val="none" w:sz="0" w:space="0" w:color="auto"/>
            <w:bottom w:val="none" w:sz="0" w:space="0" w:color="auto"/>
            <w:right w:val="none" w:sz="0" w:space="0" w:color="auto"/>
          </w:divBdr>
        </w:div>
      </w:divsChild>
    </w:div>
    <w:div w:id="172064407">
      <w:bodyDiv w:val="1"/>
      <w:marLeft w:val="0"/>
      <w:marRight w:val="0"/>
      <w:marTop w:val="0"/>
      <w:marBottom w:val="0"/>
      <w:divBdr>
        <w:top w:val="none" w:sz="0" w:space="0" w:color="auto"/>
        <w:left w:val="none" w:sz="0" w:space="0" w:color="auto"/>
        <w:bottom w:val="none" w:sz="0" w:space="0" w:color="auto"/>
        <w:right w:val="none" w:sz="0" w:space="0" w:color="auto"/>
      </w:divBdr>
    </w:div>
    <w:div w:id="173374902">
      <w:bodyDiv w:val="1"/>
      <w:marLeft w:val="0"/>
      <w:marRight w:val="0"/>
      <w:marTop w:val="0"/>
      <w:marBottom w:val="0"/>
      <w:divBdr>
        <w:top w:val="none" w:sz="0" w:space="0" w:color="auto"/>
        <w:left w:val="none" w:sz="0" w:space="0" w:color="auto"/>
        <w:bottom w:val="none" w:sz="0" w:space="0" w:color="auto"/>
        <w:right w:val="none" w:sz="0" w:space="0" w:color="auto"/>
      </w:divBdr>
    </w:div>
    <w:div w:id="174925379">
      <w:bodyDiv w:val="1"/>
      <w:marLeft w:val="0"/>
      <w:marRight w:val="0"/>
      <w:marTop w:val="0"/>
      <w:marBottom w:val="0"/>
      <w:divBdr>
        <w:top w:val="none" w:sz="0" w:space="0" w:color="auto"/>
        <w:left w:val="none" w:sz="0" w:space="0" w:color="auto"/>
        <w:bottom w:val="none" w:sz="0" w:space="0" w:color="auto"/>
        <w:right w:val="none" w:sz="0" w:space="0" w:color="auto"/>
      </w:divBdr>
    </w:div>
    <w:div w:id="175269306">
      <w:bodyDiv w:val="1"/>
      <w:marLeft w:val="0"/>
      <w:marRight w:val="0"/>
      <w:marTop w:val="0"/>
      <w:marBottom w:val="0"/>
      <w:divBdr>
        <w:top w:val="none" w:sz="0" w:space="0" w:color="auto"/>
        <w:left w:val="none" w:sz="0" w:space="0" w:color="auto"/>
        <w:bottom w:val="none" w:sz="0" w:space="0" w:color="auto"/>
        <w:right w:val="none" w:sz="0" w:space="0" w:color="auto"/>
      </w:divBdr>
    </w:div>
    <w:div w:id="179588619">
      <w:bodyDiv w:val="1"/>
      <w:marLeft w:val="0"/>
      <w:marRight w:val="0"/>
      <w:marTop w:val="0"/>
      <w:marBottom w:val="0"/>
      <w:divBdr>
        <w:top w:val="none" w:sz="0" w:space="0" w:color="auto"/>
        <w:left w:val="none" w:sz="0" w:space="0" w:color="auto"/>
        <w:bottom w:val="none" w:sz="0" w:space="0" w:color="auto"/>
        <w:right w:val="none" w:sz="0" w:space="0" w:color="auto"/>
      </w:divBdr>
      <w:divsChild>
        <w:div w:id="79839131">
          <w:marLeft w:val="480"/>
          <w:marRight w:val="0"/>
          <w:marTop w:val="0"/>
          <w:marBottom w:val="0"/>
          <w:divBdr>
            <w:top w:val="none" w:sz="0" w:space="0" w:color="auto"/>
            <w:left w:val="none" w:sz="0" w:space="0" w:color="auto"/>
            <w:bottom w:val="none" w:sz="0" w:space="0" w:color="auto"/>
            <w:right w:val="none" w:sz="0" w:space="0" w:color="auto"/>
          </w:divBdr>
        </w:div>
        <w:div w:id="827939636">
          <w:marLeft w:val="480"/>
          <w:marRight w:val="0"/>
          <w:marTop w:val="0"/>
          <w:marBottom w:val="0"/>
          <w:divBdr>
            <w:top w:val="none" w:sz="0" w:space="0" w:color="auto"/>
            <w:left w:val="none" w:sz="0" w:space="0" w:color="auto"/>
            <w:bottom w:val="none" w:sz="0" w:space="0" w:color="auto"/>
            <w:right w:val="none" w:sz="0" w:space="0" w:color="auto"/>
          </w:divBdr>
        </w:div>
        <w:div w:id="948657280">
          <w:marLeft w:val="480"/>
          <w:marRight w:val="0"/>
          <w:marTop w:val="0"/>
          <w:marBottom w:val="0"/>
          <w:divBdr>
            <w:top w:val="none" w:sz="0" w:space="0" w:color="auto"/>
            <w:left w:val="none" w:sz="0" w:space="0" w:color="auto"/>
            <w:bottom w:val="none" w:sz="0" w:space="0" w:color="auto"/>
            <w:right w:val="none" w:sz="0" w:space="0" w:color="auto"/>
          </w:divBdr>
        </w:div>
        <w:div w:id="1029985376">
          <w:marLeft w:val="480"/>
          <w:marRight w:val="0"/>
          <w:marTop w:val="0"/>
          <w:marBottom w:val="0"/>
          <w:divBdr>
            <w:top w:val="none" w:sz="0" w:space="0" w:color="auto"/>
            <w:left w:val="none" w:sz="0" w:space="0" w:color="auto"/>
            <w:bottom w:val="none" w:sz="0" w:space="0" w:color="auto"/>
            <w:right w:val="none" w:sz="0" w:space="0" w:color="auto"/>
          </w:divBdr>
        </w:div>
        <w:div w:id="1161772615">
          <w:marLeft w:val="480"/>
          <w:marRight w:val="0"/>
          <w:marTop w:val="0"/>
          <w:marBottom w:val="0"/>
          <w:divBdr>
            <w:top w:val="none" w:sz="0" w:space="0" w:color="auto"/>
            <w:left w:val="none" w:sz="0" w:space="0" w:color="auto"/>
            <w:bottom w:val="none" w:sz="0" w:space="0" w:color="auto"/>
            <w:right w:val="none" w:sz="0" w:space="0" w:color="auto"/>
          </w:divBdr>
        </w:div>
        <w:div w:id="1402212275">
          <w:marLeft w:val="480"/>
          <w:marRight w:val="0"/>
          <w:marTop w:val="0"/>
          <w:marBottom w:val="0"/>
          <w:divBdr>
            <w:top w:val="none" w:sz="0" w:space="0" w:color="auto"/>
            <w:left w:val="none" w:sz="0" w:space="0" w:color="auto"/>
            <w:bottom w:val="none" w:sz="0" w:space="0" w:color="auto"/>
            <w:right w:val="none" w:sz="0" w:space="0" w:color="auto"/>
          </w:divBdr>
        </w:div>
        <w:div w:id="1590503963">
          <w:marLeft w:val="480"/>
          <w:marRight w:val="0"/>
          <w:marTop w:val="0"/>
          <w:marBottom w:val="0"/>
          <w:divBdr>
            <w:top w:val="none" w:sz="0" w:space="0" w:color="auto"/>
            <w:left w:val="none" w:sz="0" w:space="0" w:color="auto"/>
            <w:bottom w:val="none" w:sz="0" w:space="0" w:color="auto"/>
            <w:right w:val="none" w:sz="0" w:space="0" w:color="auto"/>
          </w:divBdr>
        </w:div>
        <w:div w:id="1715693857">
          <w:marLeft w:val="480"/>
          <w:marRight w:val="0"/>
          <w:marTop w:val="0"/>
          <w:marBottom w:val="0"/>
          <w:divBdr>
            <w:top w:val="none" w:sz="0" w:space="0" w:color="auto"/>
            <w:left w:val="none" w:sz="0" w:space="0" w:color="auto"/>
            <w:bottom w:val="none" w:sz="0" w:space="0" w:color="auto"/>
            <w:right w:val="none" w:sz="0" w:space="0" w:color="auto"/>
          </w:divBdr>
        </w:div>
        <w:div w:id="2028873292">
          <w:marLeft w:val="480"/>
          <w:marRight w:val="0"/>
          <w:marTop w:val="0"/>
          <w:marBottom w:val="0"/>
          <w:divBdr>
            <w:top w:val="none" w:sz="0" w:space="0" w:color="auto"/>
            <w:left w:val="none" w:sz="0" w:space="0" w:color="auto"/>
            <w:bottom w:val="none" w:sz="0" w:space="0" w:color="auto"/>
            <w:right w:val="none" w:sz="0" w:space="0" w:color="auto"/>
          </w:divBdr>
        </w:div>
      </w:divsChild>
    </w:div>
    <w:div w:id="180903293">
      <w:bodyDiv w:val="1"/>
      <w:marLeft w:val="0"/>
      <w:marRight w:val="0"/>
      <w:marTop w:val="0"/>
      <w:marBottom w:val="0"/>
      <w:divBdr>
        <w:top w:val="none" w:sz="0" w:space="0" w:color="auto"/>
        <w:left w:val="none" w:sz="0" w:space="0" w:color="auto"/>
        <w:bottom w:val="none" w:sz="0" w:space="0" w:color="auto"/>
        <w:right w:val="none" w:sz="0" w:space="0" w:color="auto"/>
      </w:divBdr>
    </w:div>
    <w:div w:id="181750531">
      <w:bodyDiv w:val="1"/>
      <w:marLeft w:val="0"/>
      <w:marRight w:val="0"/>
      <w:marTop w:val="0"/>
      <w:marBottom w:val="0"/>
      <w:divBdr>
        <w:top w:val="none" w:sz="0" w:space="0" w:color="auto"/>
        <w:left w:val="none" w:sz="0" w:space="0" w:color="auto"/>
        <w:bottom w:val="none" w:sz="0" w:space="0" w:color="auto"/>
        <w:right w:val="none" w:sz="0" w:space="0" w:color="auto"/>
      </w:divBdr>
    </w:div>
    <w:div w:id="194005807">
      <w:bodyDiv w:val="1"/>
      <w:marLeft w:val="0"/>
      <w:marRight w:val="0"/>
      <w:marTop w:val="0"/>
      <w:marBottom w:val="0"/>
      <w:divBdr>
        <w:top w:val="none" w:sz="0" w:space="0" w:color="auto"/>
        <w:left w:val="none" w:sz="0" w:space="0" w:color="auto"/>
        <w:bottom w:val="none" w:sz="0" w:space="0" w:color="auto"/>
        <w:right w:val="none" w:sz="0" w:space="0" w:color="auto"/>
      </w:divBdr>
    </w:div>
    <w:div w:id="196236381">
      <w:bodyDiv w:val="1"/>
      <w:marLeft w:val="0"/>
      <w:marRight w:val="0"/>
      <w:marTop w:val="0"/>
      <w:marBottom w:val="0"/>
      <w:divBdr>
        <w:top w:val="none" w:sz="0" w:space="0" w:color="auto"/>
        <w:left w:val="none" w:sz="0" w:space="0" w:color="auto"/>
        <w:bottom w:val="none" w:sz="0" w:space="0" w:color="auto"/>
        <w:right w:val="none" w:sz="0" w:space="0" w:color="auto"/>
      </w:divBdr>
      <w:divsChild>
        <w:div w:id="188688288">
          <w:marLeft w:val="480"/>
          <w:marRight w:val="0"/>
          <w:marTop w:val="0"/>
          <w:marBottom w:val="0"/>
          <w:divBdr>
            <w:top w:val="none" w:sz="0" w:space="0" w:color="auto"/>
            <w:left w:val="none" w:sz="0" w:space="0" w:color="auto"/>
            <w:bottom w:val="none" w:sz="0" w:space="0" w:color="auto"/>
            <w:right w:val="none" w:sz="0" w:space="0" w:color="auto"/>
          </w:divBdr>
        </w:div>
        <w:div w:id="425422188">
          <w:marLeft w:val="480"/>
          <w:marRight w:val="0"/>
          <w:marTop w:val="0"/>
          <w:marBottom w:val="0"/>
          <w:divBdr>
            <w:top w:val="none" w:sz="0" w:space="0" w:color="auto"/>
            <w:left w:val="none" w:sz="0" w:space="0" w:color="auto"/>
            <w:bottom w:val="none" w:sz="0" w:space="0" w:color="auto"/>
            <w:right w:val="none" w:sz="0" w:space="0" w:color="auto"/>
          </w:divBdr>
        </w:div>
        <w:div w:id="752362288">
          <w:marLeft w:val="480"/>
          <w:marRight w:val="0"/>
          <w:marTop w:val="0"/>
          <w:marBottom w:val="0"/>
          <w:divBdr>
            <w:top w:val="none" w:sz="0" w:space="0" w:color="auto"/>
            <w:left w:val="none" w:sz="0" w:space="0" w:color="auto"/>
            <w:bottom w:val="none" w:sz="0" w:space="0" w:color="auto"/>
            <w:right w:val="none" w:sz="0" w:space="0" w:color="auto"/>
          </w:divBdr>
        </w:div>
        <w:div w:id="890925738">
          <w:marLeft w:val="480"/>
          <w:marRight w:val="0"/>
          <w:marTop w:val="0"/>
          <w:marBottom w:val="0"/>
          <w:divBdr>
            <w:top w:val="none" w:sz="0" w:space="0" w:color="auto"/>
            <w:left w:val="none" w:sz="0" w:space="0" w:color="auto"/>
            <w:bottom w:val="none" w:sz="0" w:space="0" w:color="auto"/>
            <w:right w:val="none" w:sz="0" w:space="0" w:color="auto"/>
          </w:divBdr>
        </w:div>
        <w:div w:id="933980117">
          <w:marLeft w:val="480"/>
          <w:marRight w:val="0"/>
          <w:marTop w:val="0"/>
          <w:marBottom w:val="0"/>
          <w:divBdr>
            <w:top w:val="none" w:sz="0" w:space="0" w:color="auto"/>
            <w:left w:val="none" w:sz="0" w:space="0" w:color="auto"/>
            <w:bottom w:val="none" w:sz="0" w:space="0" w:color="auto"/>
            <w:right w:val="none" w:sz="0" w:space="0" w:color="auto"/>
          </w:divBdr>
        </w:div>
        <w:div w:id="1217666288">
          <w:marLeft w:val="480"/>
          <w:marRight w:val="0"/>
          <w:marTop w:val="0"/>
          <w:marBottom w:val="0"/>
          <w:divBdr>
            <w:top w:val="none" w:sz="0" w:space="0" w:color="auto"/>
            <w:left w:val="none" w:sz="0" w:space="0" w:color="auto"/>
            <w:bottom w:val="none" w:sz="0" w:space="0" w:color="auto"/>
            <w:right w:val="none" w:sz="0" w:space="0" w:color="auto"/>
          </w:divBdr>
        </w:div>
        <w:div w:id="1218203266">
          <w:marLeft w:val="480"/>
          <w:marRight w:val="0"/>
          <w:marTop w:val="0"/>
          <w:marBottom w:val="0"/>
          <w:divBdr>
            <w:top w:val="none" w:sz="0" w:space="0" w:color="auto"/>
            <w:left w:val="none" w:sz="0" w:space="0" w:color="auto"/>
            <w:bottom w:val="none" w:sz="0" w:space="0" w:color="auto"/>
            <w:right w:val="none" w:sz="0" w:space="0" w:color="auto"/>
          </w:divBdr>
        </w:div>
        <w:div w:id="1622490907">
          <w:marLeft w:val="480"/>
          <w:marRight w:val="0"/>
          <w:marTop w:val="0"/>
          <w:marBottom w:val="0"/>
          <w:divBdr>
            <w:top w:val="none" w:sz="0" w:space="0" w:color="auto"/>
            <w:left w:val="none" w:sz="0" w:space="0" w:color="auto"/>
            <w:bottom w:val="none" w:sz="0" w:space="0" w:color="auto"/>
            <w:right w:val="none" w:sz="0" w:space="0" w:color="auto"/>
          </w:divBdr>
        </w:div>
        <w:div w:id="1652169991">
          <w:marLeft w:val="480"/>
          <w:marRight w:val="0"/>
          <w:marTop w:val="0"/>
          <w:marBottom w:val="0"/>
          <w:divBdr>
            <w:top w:val="none" w:sz="0" w:space="0" w:color="auto"/>
            <w:left w:val="none" w:sz="0" w:space="0" w:color="auto"/>
            <w:bottom w:val="none" w:sz="0" w:space="0" w:color="auto"/>
            <w:right w:val="none" w:sz="0" w:space="0" w:color="auto"/>
          </w:divBdr>
        </w:div>
        <w:div w:id="1692998834">
          <w:marLeft w:val="480"/>
          <w:marRight w:val="0"/>
          <w:marTop w:val="0"/>
          <w:marBottom w:val="0"/>
          <w:divBdr>
            <w:top w:val="none" w:sz="0" w:space="0" w:color="auto"/>
            <w:left w:val="none" w:sz="0" w:space="0" w:color="auto"/>
            <w:bottom w:val="none" w:sz="0" w:space="0" w:color="auto"/>
            <w:right w:val="none" w:sz="0" w:space="0" w:color="auto"/>
          </w:divBdr>
        </w:div>
        <w:div w:id="1724255589">
          <w:marLeft w:val="480"/>
          <w:marRight w:val="0"/>
          <w:marTop w:val="0"/>
          <w:marBottom w:val="0"/>
          <w:divBdr>
            <w:top w:val="none" w:sz="0" w:space="0" w:color="auto"/>
            <w:left w:val="none" w:sz="0" w:space="0" w:color="auto"/>
            <w:bottom w:val="none" w:sz="0" w:space="0" w:color="auto"/>
            <w:right w:val="none" w:sz="0" w:space="0" w:color="auto"/>
          </w:divBdr>
        </w:div>
        <w:div w:id="1805267699">
          <w:marLeft w:val="480"/>
          <w:marRight w:val="0"/>
          <w:marTop w:val="0"/>
          <w:marBottom w:val="0"/>
          <w:divBdr>
            <w:top w:val="none" w:sz="0" w:space="0" w:color="auto"/>
            <w:left w:val="none" w:sz="0" w:space="0" w:color="auto"/>
            <w:bottom w:val="none" w:sz="0" w:space="0" w:color="auto"/>
            <w:right w:val="none" w:sz="0" w:space="0" w:color="auto"/>
          </w:divBdr>
        </w:div>
        <w:div w:id="1893035689">
          <w:marLeft w:val="480"/>
          <w:marRight w:val="0"/>
          <w:marTop w:val="0"/>
          <w:marBottom w:val="0"/>
          <w:divBdr>
            <w:top w:val="none" w:sz="0" w:space="0" w:color="auto"/>
            <w:left w:val="none" w:sz="0" w:space="0" w:color="auto"/>
            <w:bottom w:val="none" w:sz="0" w:space="0" w:color="auto"/>
            <w:right w:val="none" w:sz="0" w:space="0" w:color="auto"/>
          </w:divBdr>
        </w:div>
        <w:div w:id="2041852414">
          <w:marLeft w:val="480"/>
          <w:marRight w:val="0"/>
          <w:marTop w:val="0"/>
          <w:marBottom w:val="0"/>
          <w:divBdr>
            <w:top w:val="none" w:sz="0" w:space="0" w:color="auto"/>
            <w:left w:val="none" w:sz="0" w:space="0" w:color="auto"/>
            <w:bottom w:val="none" w:sz="0" w:space="0" w:color="auto"/>
            <w:right w:val="none" w:sz="0" w:space="0" w:color="auto"/>
          </w:divBdr>
        </w:div>
        <w:div w:id="2085715102">
          <w:marLeft w:val="480"/>
          <w:marRight w:val="0"/>
          <w:marTop w:val="0"/>
          <w:marBottom w:val="0"/>
          <w:divBdr>
            <w:top w:val="none" w:sz="0" w:space="0" w:color="auto"/>
            <w:left w:val="none" w:sz="0" w:space="0" w:color="auto"/>
            <w:bottom w:val="none" w:sz="0" w:space="0" w:color="auto"/>
            <w:right w:val="none" w:sz="0" w:space="0" w:color="auto"/>
          </w:divBdr>
        </w:div>
        <w:div w:id="2129856971">
          <w:marLeft w:val="480"/>
          <w:marRight w:val="0"/>
          <w:marTop w:val="0"/>
          <w:marBottom w:val="0"/>
          <w:divBdr>
            <w:top w:val="none" w:sz="0" w:space="0" w:color="auto"/>
            <w:left w:val="none" w:sz="0" w:space="0" w:color="auto"/>
            <w:bottom w:val="none" w:sz="0" w:space="0" w:color="auto"/>
            <w:right w:val="none" w:sz="0" w:space="0" w:color="auto"/>
          </w:divBdr>
        </w:div>
      </w:divsChild>
    </w:div>
    <w:div w:id="196816483">
      <w:bodyDiv w:val="1"/>
      <w:marLeft w:val="0"/>
      <w:marRight w:val="0"/>
      <w:marTop w:val="0"/>
      <w:marBottom w:val="0"/>
      <w:divBdr>
        <w:top w:val="none" w:sz="0" w:space="0" w:color="auto"/>
        <w:left w:val="none" w:sz="0" w:space="0" w:color="auto"/>
        <w:bottom w:val="none" w:sz="0" w:space="0" w:color="auto"/>
        <w:right w:val="none" w:sz="0" w:space="0" w:color="auto"/>
      </w:divBdr>
      <w:divsChild>
        <w:div w:id="30033545">
          <w:marLeft w:val="480"/>
          <w:marRight w:val="0"/>
          <w:marTop w:val="0"/>
          <w:marBottom w:val="0"/>
          <w:divBdr>
            <w:top w:val="none" w:sz="0" w:space="0" w:color="auto"/>
            <w:left w:val="none" w:sz="0" w:space="0" w:color="auto"/>
            <w:bottom w:val="none" w:sz="0" w:space="0" w:color="auto"/>
            <w:right w:val="none" w:sz="0" w:space="0" w:color="auto"/>
          </w:divBdr>
        </w:div>
        <w:div w:id="64761538">
          <w:marLeft w:val="480"/>
          <w:marRight w:val="0"/>
          <w:marTop w:val="0"/>
          <w:marBottom w:val="0"/>
          <w:divBdr>
            <w:top w:val="none" w:sz="0" w:space="0" w:color="auto"/>
            <w:left w:val="none" w:sz="0" w:space="0" w:color="auto"/>
            <w:bottom w:val="none" w:sz="0" w:space="0" w:color="auto"/>
            <w:right w:val="none" w:sz="0" w:space="0" w:color="auto"/>
          </w:divBdr>
        </w:div>
        <w:div w:id="75253847">
          <w:marLeft w:val="480"/>
          <w:marRight w:val="0"/>
          <w:marTop w:val="0"/>
          <w:marBottom w:val="0"/>
          <w:divBdr>
            <w:top w:val="none" w:sz="0" w:space="0" w:color="auto"/>
            <w:left w:val="none" w:sz="0" w:space="0" w:color="auto"/>
            <w:bottom w:val="none" w:sz="0" w:space="0" w:color="auto"/>
            <w:right w:val="none" w:sz="0" w:space="0" w:color="auto"/>
          </w:divBdr>
        </w:div>
        <w:div w:id="135606234">
          <w:marLeft w:val="480"/>
          <w:marRight w:val="0"/>
          <w:marTop w:val="0"/>
          <w:marBottom w:val="0"/>
          <w:divBdr>
            <w:top w:val="none" w:sz="0" w:space="0" w:color="auto"/>
            <w:left w:val="none" w:sz="0" w:space="0" w:color="auto"/>
            <w:bottom w:val="none" w:sz="0" w:space="0" w:color="auto"/>
            <w:right w:val="none" w:sz="0" w:space="0" w:color="auto"/>
          </w:divBdr>
        </w:div>
        <w:div w:id="230165861">
          <w:marLeft w:val="480"/>
          <w:marRight w:val="0"/>
          <w:marTop w:val="0"/>
          <w:marBottom w:val="0"/>
          <w:divBdr>
            <w:top w:val="none" w:sz="0" w:space="0" w:color="auto"/>
            <w:left w:val="none" w:sz="0" w:space="0" w:color="auto"/>
            <w:bottom w:val="none" w:sz="0" w:space="0" w:color="auto"/>
            <w:right w:val="none" w:sz="0" w:space="0" w:color="auto"/>
          </w:divBdr>
        </w:div>
        <w:div w:id="415790144">
          <w:marLeft w:val="480"/>
          <w:marRight w:val="0"/>
          <w:marTop w:val="0"/>
          <w:marBottom w:val="0"/>
          <w:divBdr>
            <w:top w:val="none" w:sz="0" w:space="0" w:color="auto"/>
            <w:left w:val="none" w:sz="0" w:space="0" w:color="auto"/>
            <w:bottom w:val="none" w:sz="0" w:space="0" w:color="auto"/>
            <w:right w:val="none" w:sz="0" w:space="0" w:color="auto"/>
          </w:divBdr>
        </w:div>
        <w:div w:id="424617870">
          <w:marLeft w:val="480"/>
          <w:marRight w:val="0"/>
          <w:marTop w:val="0"/>
          <w:marBottom w:val="0"/>
          <w:divBdr>
            <w:top w:val="none" w:sz="0" w:space="0" w:color="auto"/>
            <w:left w:val="none" w:sz="0" w:space="0" w:color="auto"/>
            <w:bottom w:val="none" w:sz="0" w:space="0" w:color="auto"/>
            <w:right w:val="none" w:sz="0" w:space="0" w:color="auto"/>
          </w:divBdr>
        </w:div>
        <w:div w:id="788091957">
          <w:marLeft w:val="480"/>
          <w:marRight w:val="0"/>
          <w:marTop w:val="0"/>
          <w:marBottom w:val="0"/>
          <w:divBdr>
            <w:top w:val="none" w:sz="0" w:space="0" w:color="auto"/>
            <w:left w:val="none" w:sz="0" w:space="0" w:color="auto"/>
            <w:bottom w:val="none" w:sz="0" w:space="0" w:color="auto"/>
            <w:right w:val="none" w:sz="0" w:space="0" w:color="auto"/>
          </w:divBdr>
        </w:div>
        <w:div w:id="883761585">
          <w:marLeft w:val="480"/>
          <w:marRight w:val="0"/>
          <w:marTop w:val="0"/>
          <w:marBottom w:val="0"/>
          <w:divBdr>
            <w:top w:val="none" w:sz="0" w:space="0" w:color="auto"/>
            <w:left w:val="none" w:sz="0" w:space="0" w:color="auto"/>
            <w:bottom w:val="none" w:sz="0" w:space="0" w:color="auto"/>
            <w:right w:val="none" w:sz="0" w:space="0" w:color="auto"/>
          </w:divBdr>
        </w:div>
        <w:div w:id="921255651">
          <w:marLeft w:val="480"/>
          <w:marRight w:val="0"/>
          <w:marTop w:val="0"/>
          <w:marBottom w:val="0"/>
          <w:divBdr>
            <w:top w:val="none" w:sz="0" w:space="0" w:color="auto"/>
            <w:left w:val="none" w:sz="0" w:space="0" w:color="auto"/>
            <w:bottom w:val="none" w:sz="0" w:space="0" w:color="auto"/>
            <w:right w:val="none" w:sz="0" w:space="0" w:color="auto"/>
          </w:divBdr>
        </w:div>
        <w:div w:id="955256835">
          <w:marLeft w:val="480"/>
          <w:marRight w:val="0"/>
          <w:marTop w:val="0"/>
          <w:marBottom w:val="0"/>
          <w:divBdr>
            <w:top w:val="none" w:sz="0" w:space="0" w:color="auto"/>
            <w:left w:val="none" w:sz="0" w:space="0" w:color="auto"/>
            <w:bottom w:val="none" w:sz="0" w:space="0" w:color="auto"/>
            <w:right w:val="none" w:sz="0" w:space="0" w:color="auto"/>
          </w:divBdr>
        </w:div>
        <w:div w:id="1162698988">
          <w:marLeft w:val="480"/>
          <w:marRight w:val="0"/>
          <w:marTop w:val="0"/>
          <w:marBottom w:val="0"/>
          <w:divBdr>
            <w:top w:val="none" w:sz="0" w:space="0" w:color="auto"/>
            <w:left w:val="none" w:sz="0" w:space="0" w:color="auto"/>
            <w:bottom w:val="none" w:sz="0" w:space="0" w:color="auto"/>
            <w:right w:val="none" w:sz="0" w:space="0" w:color="auto"/>
          </w:divBdr>
        </w:div>
        <w:div w:id="1330719787">
          <w:marLeft w:val="480"/>
          <w:marRight w:val="0"/>
          <w:marTop w:val="0"/>
          <w:marBottom w:val="0"/>
          <w:divBdr>
            <w:top w:val="none" w:sz="0" w:space="0" w:color="auto"/>
            <w:left w:val="none" w:sz="0" w:space="0" w:color="auto"/>
            <w:bottom w:val="none" w:sz="0" w:space="0" w:color="auto"/>
            <w:right w:val="none" w:sz="0" w:space="0" w:color="auto"/>
          </w:divBdr>
        </w:div>
        <w:div w:id="1372803737">
          <w:marLeft w:val="480"/>
          <w:marRight w:val="0"/>
          <w:marTop w:val="0"/>
          <w:marBottom w:val="0"/>
          <w:divBdr>
            <w:top w:val="none" w:sz="0" w:space="0" w:color="auto"/>
            <w:left w:val="none" w:sz="0" w:space="0" w:color="auto"/>
            <w:bottom w:val="none" w:sz="0" w:space="0" w:color="auto"/>
            <w:right w:val="none" w:sz="0" w:space="0" w:color="auto"/>
          </w:divBdr>
        </w:div>
        <w:div w:id="1485272496">
          <w:marLeft w:val="480"/>
          <w:marRight w:val="0"/>
          <w:marTop w:val="0"/>
          <w:marBottom w:val="0"/>
          <w:divBdr>
            <w:top w:val="none" w:sz="0" w:space="0" w:color="auto"/>
            <w:left w:val="none" w:sz="0" w:space="0" w:color="auto"/>
            <w:bottom w:val="none" w:sz="0" w:space="0" w:color="auto"/>
            <w:right w:val="none" w:sz="0" w:space="0" w:color="auto"/>
          </w:divBdr>
        </w:div>
        <w:div w:id="1487161777">
          <w:marLeft w:val="480"/>
          <w:marRight w:val="0"/>
          <w:marTop w:val="0"/>
          <w:marBottom w:val="0"/>
          <w:divBdr>
            <w:top w:val="none" w:sz="0" w:space="0" w:color="auto"/>
            <w:left w:val="none" w:sz="0" w:space="0" w:color="auto"/>
            <w:bottom w:val="none" w:sz="0" w:space="0" w:color="auto"/>
            <w:right w:val="none" w:sz="0" w:space="0" w:color="auto"/>
          </w:divBdr>
        </w:div>
        <w:div w:id="1565945224">
          <w:marLeft w:val="480"/>
          <w:marRight w:val="0"/>
          <w:marTop w:val="0"/>
          <w:marBottom w:val="0"/>
          <w:divBdr>
            <w:top w:val="none" w:sz="0" w:space="0" w:color="auto"/>
            <w:left w:val="none" w:sz="0" w:space="0" w:color="auto"/>
            <w:bottom w:val="none" w:sz="0" w:space="0" w:color="auto"/>
            <w:right w:val="none" w:sz="0" w:space="0" w:color="auto"/>
          </w:divBdr>
        </w:div>
        <w:div w:id="1585264907">
          <w:marLeft w:val="480"/>
          <w:marRight w:val="0"/>
          <w:marTop w:val="0"/>
          <w:marBottom w:val="0"/>
          <w:divBdr>
            <w:top w:val="none" w:sz="0" w:space="0" w:color="auto"/>
            <w:left w:val="none" w:sz="0" w:space="0" w:color="auto"/>
            <w:bottom w:val="none" w:sz="0" w:space="0" w:color="auto"/>
            <w:right w:val="none" w:sz="0" w:space="0" w:color="auto"/>
          </w:divBdr>
        </w:div>
        <w:div w:id="1597398692">
          <w:marLeft w:val="480"/>
          <w:marRight w:val="0"/>
          <w:marTop w:val="0"/>
          <w:marBottom w:val="0"/>
          <w:divBdr>
            <w:top w:val="none" w:sz="0" w:space="0" w:color="auto"/>
            <w:left w:val="none" w:sz="0" w:space="0" w:color="auto"/>
            <w:bottom w:val="none" w:sz="0" w:space="0" w:color="auto"/>
            <w:right w:val="none" w:sz="0" w:space="0" w:color="auto"/>
          </w:divBdr>
        </w:div>
        <w:div w:id="1731464069">
          <w:marLeft w:val="480"/>
          <w:marRight w:val="0"/>
          <w:marTop w:val="0"/>
          <w:marBottom w:val="0"/>
          <w:divBdr>
            <w:top w:val="none" w:sz="0" w:space="0" w:color="auto"/>
            <w:left w:val="none" w:sz="0" w:space="0" w:color="auto"/>
            <w:bottom w:val="none" w:sz="0" w:space="0" w:color="auto"/>
            <w:right w:val="none" w:sz="0" w:space="0" w:color="auto"/>
          </w:divBdr>
        </w:div>
        <w:div w:id="1878086141">
          <w:marLeft w:val="480"/>
          <w:marRight w:val="0"/>
          <w:marTop w:val="0"/>
          <w:marBottom w:val="0"/>
          <w:divBdr>
            <w:top w:val="none" w:sz="0" w:space="0" w:color="auto"/>
            <w:left w:val="none" w:sz="0" w:space="0" w:color="auto"/>
            <w:bottom w:val="none" w:sz="0" w:space="0" w:color="auto"/>
            <w:right w:val="none" w:sz="0" w:space="0" w:color="auto"/>
          </w:divBdr>
        </w:div>
        <w:div w:id="1964382890">
          <w:marLeft w:val="480"/>
          <w:marRight w:val="0"/>
          <w:marTop w:val="0"/>
          <w:marBottom w:val="0"/>
          <w:divBdr>
            <w:top w:val="none" w:sz="0" w:space="0" w:color="auto"/>
            <w:left w:val="none" w:sz="0" w:space="0" w:color="auto"/>
            <w:bottom w:val="none" w:sz="0" w:space="0" w:color="auto"/>
            <w:right w:val="none" w:sz="0" w:space="0" w:color="auto"/>
          </w:divBdr>
        </w:div>
        <w:div w:id="2118404119">
          <w:marLeft w:val="480"/>
          <w:marRight w:val="0"/>
          <w:marTop w:val="0"/>
          <w:marBottom w:val="0"/>
          <w:divBdr>
            <w:top w:val="none" w:sz="0" w:space="0" w:color="auto"/>
            <w:left w:val="none" w:sz="0" w:space="0" w:color="auto"/>
            <w:bottom w:val="none" w:sz="0" w:space="0" w:color="auto"/>
            <w:right w:val="none" w:sz="0" w:space="0" w:color="auto"/>
          </w:divBdr>
        </w:div>
      </w:divsChild>
    </w:div>
    <w:div w:id="200944450">
      <w:bodyDiv w:val="1"/>
      <w:marLeft w:val="0"/>
      <w:marRight w:val="0"/>
      <w:marTop w:val="0"/>
      <w:marBottom w:val="0"/>
      <w:divBdr>
        <w:top w:val="none" w:sz="0" w:space="0" w:color="auto"/>
        <w:left w:val="none" w:sz="0" w:space="0" w:color="auto"/>
        <w:bottom w:val="none" w:sz="0" w:space="0" w:color="auto"/>
        <w:right w:val="none" w:sz="0" w:space="0" w:color="auto"/>
      </w:divBdr>
    </w:div>
    <w:div w:id="205530888">
      <w:bodyDiv w:val="1"/>
      <w:marLeft w:val="0"/>
      <w:marRight w:val="0"/>
      <w:marTop w:val="0"/>
      <w:marBottom w:val="0"/>
      <w:divBdr>
        <w:top w:val="none" w:sz="0" w:space="0" w:color="auto"/>
        <w:left w:val="none" w:sz="0" w:space="0" w:color="auto"/>
        <w:bottom w:val="none" w:sz="0" w:space="0" w:color="auto"/>
        <w:right w:val="none" w:sz="0" w:space="0" w:color="auto"/>
      </w:divBdr>
      <w:divsChild>
        <w:div w:id="333802385">
          <w:marLeft w:val="480"/>
          <w:marRight w:val="0"/>
          <w:marTop w:val="0"/>
          <w:marBottom w:val="0"/>
          <w:divBdr>
            <w:top w:val="none" w:sz="0" w:space="0" w:color="auto"/>
            <w:left w:val="none" w:sz="0" w:space="0" w:color="auto"/>
            <w:bottom w:val="none" w:sz="0" w:space="0" w:color="auto"/>
            <w:right w:val="none" w:sz="0" w:space="0" w:color="auto"/>
          </w:divBdr>
        </w:div>
        <w:div w:id="682973287">
          <w:marLeft w:val="480"/>
          <w:marRight w:val="0"/>
          <w:marTop w:val="0"/>
          <w:marBottom w:val="0"/>
          <w:divBdr>
            <w:top w:val="none" w:sz="0" w:space="0" w:color="auto"/>
            <w:left w:val="none" w:sz="0" w:space="0" w:color="auto"/>
            <w:bottom w:val="none" w:sz="0" w:space="0" w:color="auto"/>
            <w:right w:val="none" w:sz="0" w:space="0" w:color="auto"/>
          </w:divBdr>
        </w:div>
        <w:div w:id="883180802">
          <w:marLeft w:val="480"/>
          <w:marRight w:val="0"/>
          <w:marTop w:val="0"/>
          <w:marBottom w:val="0"/>
          <w:divBdr>
            <w:top w:val="none" w:sz="0" w:space="0" w:color="auto"/>
            <w:left w:val="none" w:sz="0" w:space="0" w:color="auto"/>
            <w:bottom w:val="none" w:sz="0" w:space="0" w:color="auto"/>
            <w:right w:val="none" w:sz="0" w:space="0" w:color="auto"/>
          </w:divBdr>
        </w:div>
        <w:div w:id="1198784930">
          <w:marLeft w:val="480"/>
          <w:marRight w:val="0"/>
          <w:marTop w:val="0"/>
          <w:marBottom w:val="0"/>
          <w:divBdr>
            <w:top w:val="none" w:sz="0" w:space="0" w:color="auto"/>
            <w:left w:val="none" w:sz="0" w:space="0" w:color="auto"/>
            <w:bottom w:val="none" w:sz="0" w:space="0" w:color="auto"/>
            <w:right w:val="none" w:sz="0" w:space="0" w:color="auto"/>
          </w:divBdr>
        </w:div>
        <w:div w:id="2129817722">
          <w:marLeft w:val="480"/>
          <w:marRight w:val="0"/>
          <w:marTop w:val="0"/>
          <w:marBottom w:val="0"/>
          <w:divBdr>
            <w:top w:val="none" w:sz="0" w:space="0" w:color="auto"/>
            <w:left w:val="none" w:sz="0" w:space="0" w:color="auto"/>
            <w:bottom w:val="none" w:sz="0" w:space="0" w:color="auto"/>
            <w:right w:val="none" w:sz="0" w:space="0" w:color="auto"/>
          </w:divBdr>
        </w:div>
      </w:divsChild>
    </w:div>
    <w:div w:id="206069461">
      <w:bodyDiv w:val="1"/>
      <w:marLeft w:val="0"/>
      <w:marRight w:val="0"/>
      <w:marTop w:val="0"/>
      <w:marBottom w:val="0"/>
      <w:divBdr>
        <w:top w:val="none" w:sz="0" w:space="0" w:color="auto"/>
        <w:left w:val="none" w:sz="0" w:space="0" w:color="auto"/>
        <w:bottom w:val="none" w:sz="0" w:space="0" w:color="auto"/>
        <w:right w:val="none" w:sz="0" w:space="0" w:color="auto"/>
      </w:divBdr>
    </w:div>
    <w:div w:id="206069860">
      <w:bodyDiv w:val="1"/>
      <w:marLeft w:val="0"/>
      <w:marRight w:val="0"/>
      <w:marTop w:val="0"/>
      <w:marBottom w:val="0"/>
      <w:divBdr>
        <w:top w:val="none" w:sz="0" w:space="0" w:color="auto"/>
        <w:left w:val="none" w:sz="0" w:space="0" w:color="auto"/>
        <w:bottom w:val="none" w:sz="0" w:space="0" w:color="auto"/>
        <w:right w:val="none" w:sz="0" w:space="0" w:color="auto"/>
      </w:divBdr>
      <w:divsChild>
        <w:div w:id="213392341">
          <w:marLeft w:val="480"/>
          <w:marRight w:val="0"/>
          <w:marTop w:val="0"/>
          <w:marBottom w:val="0"/>
          <w:divBdr>
            <w:top w:val="none" w:sz="0" w:space="0" w:color="auto"/>
            <w:left w:val="none" w:sz="0" w:space="0" w:color="auto"/>
            <w:bottom w:val="none" w:sz="0" w:space="0" w:color="auto"/>
            <w:right w:val="none" w:sz="0" w:space="0" w:color="auto"/>
          </w:divBdr>
        </w:div>
        <w:div w:id="291524753">
          <w:marLeft w:val="480"/>
          <w:marRight w:val="0"/>
          <w:marTop w:val="0"/>
          <w:marBottom w:val="0"/>
          <w:divBdr>
            <w:top w:val="none" w:sz="0" w:space="0" w:color="auto"/>
            <w:left w:val="none" w:sz="0" w:space="0" w:color="auto"/>
            <w:bottom w:val="none" w:sz="0" w:space="0" w:color="auto"/>
            <w:right w:val="none" w:sz="0" w:space="0" w:color="auto"/>
          </w:divBdr>
        </w:div>
        <w:div w:id="1369910262">
          <w:marLeft w:val="480"/>
          <w:marRight w:val="0"/>
          <w:marTop w:val="0"/>
          <w:marBottom w:val="0"/>
          <w:divBdr>
            <w:top w:val="none" w:sz="0" w:space="0" w:color="auto"/>
            <w:left w:val="none" w:sz="0" w:space="0" w:color="auto"/>
            <w:bottom w:val="none" w:sz="0" w:space="0" w:color="auto"/>
            <w:right w:val="none" w:sz="0" w:space="0" w:color="auto"/>
          </w:divBdr>
        </w:div>
        <w:div w:id="1530991644">
          <w:marLeft w:val="480"/>
          <w:marRight w:val="0"/>
          <w:marTop w:val="0"/>
          <w:marBottom w:val="0"/>
          <w:divBdr>
            <w:top w:val="none" w:sz="0" w:space="0" w:color="auto"/>
            <w:left w:val="none" w:sz="0" w:space="0" w:color="auto"/>
            <w:bottom w:val="none" w:sz="0" w:space="0" w:color="auto"/>
            <w:right w:val="none" w:sz="0" w:space="0" w:color="auto"/>
          </w:divBdr>
        </w:div>
        <w:div w:id="1534463858">
          <w:marLeft w:val="480"/>
          <w:marRight w:val="0"/>
          <w:marTop w:val="0"/>
          <w:marBottom w:val="0"/>
          <w:divBdr>
            <w:top w:val="none" w:sz="0" w:space="0" w:color="auto"/>
            <w:left w:val="none" w:sz="0" w:space="0" w:color="auto"/>
            <w:bottom w:val="none" w:sz="0" w:space="0" w:color="auto"/>
            <w:right w:val="none" w:sz="0" w:space="0" w:color="auto"/>
          </w:divBdr>
        </w:div>
        <w:div w:id="1694113206">
          <w:marLeft w:val="480"/>
          <w:marRight w:val="0"/>
          <w:marTop w:val="0"/>
          <w:marBottom w:val="0"/>
          <w:divBdr>
            <w:top w:val="none" w:sz="0" w:space="0" w:color="auto"/>
            <w:left w:val="none" w:sz="0" w:space="0" w:color="auto"/>
            <w:bottom w:val="none" w:sz="0" w:space="0" w:color="auto"/>
            <w:right w:val="none" w:sz="0" w:space="0" w:color="auto"/>
          </w:divBdr>
        </w:div>
      </w:divsChild>
    </w:div>
    <w:div w:id="206527761">
      <w:bodyDiv w:val="1"/>
      <w:marLeft w:val="0"/>
      <w:marRight w:val="0"/>
      <w:marTop w:val="0"/>
      <w:marBottom w:val="0"/>
      <w:divBdr>
        <w:top w:val="none" w:sz="0" w:space="0" w:color="auto"/>
        <w:left w:val="none" w:sz="0" w:space="0" w:color="auto"/>
        <w:bottom w:val="none" w:sz="0" w:space="0" w:color="auto"/>
        <w:right w:val="none" w:sz="0" w:space="0" w:color="auto"/>
      </w:divBdr>
    </w:div>
    <w:div w:id="206990491">
      <w:bodyDiv w:val="1"/>
      <w:marLeft w:val="0"/>
      <w:marRight w:val="0"/>
      <w:marTop w:val="0"/>
      <w:marBottom w:val="0"/>
      <w:divBdr>
        <w:top w:val="none" w:sz="0" w:space="0" w:color="auto"/>
        <w:left w:val="none" w:sz="0" w:space="0" w:color="auto"/>
        <w:bottom w:val="none" w:sz="0" w:space="0" w:color="auto"/>
        <w:right w:val="none" w:sz="0" w:space="0" w:color="auto"/>
      </w:divBdr>
    </w:div>
    <w:div w:id="207381468">
      <w:bodyDiv w:val="1"/>
      <w:marLeft w:val="0"/>
      <w:marRight w:val="0"/>
      <w:marTop w:val="0"/>
      <w:marBottom w:val="0"/>
      <w:divBdr>
        <w:top w:val="none" w:sz="0" w:space="0" w:color="auto"/>
        <w:left w:val="none" w:sz="0" w:space="0" w:color="auto"/>
        <w:bottom w:val="none" w:sz="0" w:space="0" w:color="auto"/>
        <w:right w:val="none" w:sz="0" w:space="0" w:color="auto"/>
      </w:divBdr>
    </w:div>
    <w:div w:id="208229932">
      <w:bodyDiv w:val="1"/>
      <w:marLeft w:val="0"/>
      <w:marRight w:val="0"/>
      <w:marTop w:val="0"/>
      <w:marBottom w:val="0"/>
      <w:divBdr>
        <w:top w:val="none" w:sz="0" w:space="0" w:color="auto"/>
        <w:left w:val="none" w:sz="0" w:space="0" w:color="auto"/>
        <w:bottom w:val="none" w:sz="0" w:space="0" w:color="auto"/>
        <w:right w:val="none" w:sz="0" w:space="0" w:color="auto"/>
      </w:divBdr>
    </w:div>
    <w:div w:id="209655728">
      <w:bodyDiv w:val="1"/>
      <w:marLeft w:val="0"/>
      <w:marRight w:val="0"/>
      <w:marTop w:val="0"/>
      <w:marBottom w:val="0"/>
      <w:divBdr>
        <w:top w:val="none" w:sz="0" w:space="0" w:color="auto"/>
        <w:left w:val="none" w:sz="0" w:space="0" w:color="auto"/>
        <w:bottom w:val="none" w:sz="0" w:space="0" w:color="auto"/>
        <w:right w:val="none" w:sz="0" w:space="0" w:color="auto"/>
      </w:divBdr>
    </w:div>
    <w:div w:id="210656977">
      <w:bodyDiv w:val="1"/>
      <w:marLeft w:val="0"/>
      <w:marRight w:val="0"/>
      <w:marTop w:val="0"/>
      <w:marBottom w:val="0"/>
      <w:divBdr>
        <w:top w:val="none" w:sz="0" w:space="0" w:color="auto"/>
        <w:left w:val="none" w:sz="0" w:space="0" w:color="auto"/>
        <w:bottom w:val="none" w:sz="0" w:space="0" w:color="auto"/>
        <w:right w:val="none" w:sz="0" w:space="0" w:color="auto"/>
      </w:divBdr>
    </w:div>
    <w:div w:id="225529701">
      <w:bodyDiv w:val="1"/>
      <w:marLeft w:val="0"/>
      <w:marRight w:val="0"/>
      <w:marTop w:val="0"/>
      <w:marBottom w:val="0"/>
      <w:divBdr>
        <w:top w:val="none" w:sz="0" w:space="0" w:color="auto"/>
        <w:left w:val="none" w:sz="0" w:space="0" w:color="auto"/>
        <w:bottom w:val="none" w:sz="0" w:space="0" w:color="auto"/>
        <w:right w:val="none" w:sz="0" w:space="0" w:color="auto"/>
      </w:divBdr>
      <w:divsChild>
        <w:div w:id="108011648">
          <w:marLeft w:val="480"/>
          <w:marRight w:val="0"/>
          <w:marTop w:val="0"/>
          <w:marBottom w:val="0"/>
          <w:divBdr>
            <w:top w:val="none" w:sz="0" w:space="0" w:color="auto"/>
            <w:left w:val="none" w:sz="0" w:space="0" w:color="auto"/>
            <w:bottom w:val="none" w:sz="0" w:space="0" w:color="auto"/>
            <w:right w:val="none" w:sz="0" w:space="0" w:color="auto"/>
          </w:divBdr>
        </w:div>
        <w:div w:id="221448308">
          <w:marLeft w:val="480"/>
          <w:marRight w:val="0"/>
          <w:marTop w:val="0"/>
          <w:marBottom w:val="0"/>
          <w:divBdr>
            <w:top w:val="none" w:sz="0" w:space="0" w:color="auto"/>
            <w:left w:val="none" w:sz="0" w:space="0" w:color="auto"/>
            <w:bottom w:val="none" w:sz="0" w:space="0" w:color="auto"/>
            <w:right w:val="none" w:sz="0" w:space="0" w:color="auto"/>
          </w:divBdr>
        </w:div>
        <w:div w:id="413742553">
          <w:marLeft w:val="480"/>
          <w:marRight w:val="0"/>
          <w:marTop w:val="0"/>
          <w:marBottom w:val="0"/>
          <w:divBdr>
            <w:top w:val="none" w:sz="0" w:space="0" w:color="auto"/>
            <w:left w:val="none" w:sz="0" w:space="0" w:color="auto"/>
            <w:bottom w:val="none" w:sz="0" w:space="0" w:color="auto"/>
            <w:right w:val="none" w:sz="0" w:space="0" w:color="auto"/>
          </w:divBdr>
        </w:div>
        <w:div w:id="521362277">
          <w:marLeft w:val="480"/>
          <w:marRight w:val="0"/>
          <w:marTop w:val="0"/>
          <w:marBottom w:val="0"/>
          <w:divBdr>
            <w:top w:val="none" w:sz="0" w:space="0" w:color="auto"/>
            <w:left w:val="none" w:sz="0" w:space="0" w:color="auto"/>
            <w:bottom w:val="none" w:sz="0" w:space="0" w:color="auto"/>
            <w:right w:val="none" w:sz="0" w:space="0" w:color="auto"/>
          </w:divBdr>
        </w:div>
        <w:div w:id="735010072">
          <w:marLeft w:val="480"/>
          <w:marRight w:val="0"/>
          <w:marTop w:val="0"/>
          <w:marBottom w:val="0"/>
          <w:divBdr>
            <w:top w:val="none" w:sz="0" w:space="0" w:color="auto"/>
            <w:left w:val="none" w:sz="0" w:space="0" w:color="auto"/>
            <w:bottom w:val="none" w:sz="0" w:space="0" w:color="auto"/>
            <w:right w:val="none" w:sz="0" w:space="0" w:color="auto"/>
          </w:divBdr>
        </w:div>
        <w:div w:id="743769993">
          <w:marLeft w:val="480"/>
          <w:marRight w:val="0"/>
          <w:marTop w:val="0"/>
          <w:marBottom w:val="0"/>
          <w:divBdr>
            <w:top w:val="none" w:sz="0" w:space="0" w:color="auto"/>
            <w:left w:val="none" w:sz="0" w:space="0" w:color="auto"/>
            <w:bottom w:val="none" w:sz="0" w:space="0" w:color="auto"/>
            <w:right w:val="none" w:sz="0" w:space="0" w:color="auto"/>
          </w:divBdr>
        </w:div>
        <w:div w:id="926227762">
          <w:marLeft w:val="480"/>
          <w:marRight w:val="0"/>
          <w:marTop w:val="0"/>
          <w:marBottom w:val="0"/>
          <w:divBdr>
            <w:top w:val="none" w:sz="0" w:space="0" w:color="auto"/>
            <w:left w:val="none" w:sz="0" w:space="0" w:color="auto"/>
            <w:bottom w:val="none" w:sz="0" w:space="0" w:color="auto"/>
            <w:right w:val="none" w:sz="0" w:space="0" w:color="auto"/>
          </w:divBdr>
        </w:div>
        <w:div w:id="955017709">
          <w:marLeft w:val="480"/>
          <w:marRight w:val="0"/>
          <w:marTop w:val="0"/>
          <w:marBottom w:val="0"/>
          <w:divBdr>
            <w:top w:val="none" w:sz="0" w:space="0" w:color="auto"/>
            <w:left w:val="none" w:sz="0" w:space="0" w:color="auto"/>
            <w:bottom w:val="none" w:sz="0" w:space="0" w:color="auto"/>
            <w:right w:val="none" w:sz="0" w:space="0" w:color="auto"/>
          </w:divBdr>
        </w:div>
        <w:div w:id="990598989">
          <w:marLeft w:val="480"/>
          <w:marRight w:val="0"/>
          <w:marTop w:val="0"/>
          <w:marBottom w:val="0"/>
          <w:divBdr>
            <w:top w:val="none" w:sz="0" w:space="0" w:color="auto"/>
            <w:left w:val="none" w:sz="0" w:space="0" w:color="auto"/>
            <w:bottom w:val="none" w:sz="0" w:space="0" w:color="auto"/>
            <w:right w:val="none" w:sz="0" w:space="0" w:color="auto"/>
          </w:divBdr>
        </w:div>
        <w:div w:id="1016737283">
          <w:marLeft w:val="480"/>
          <w:marRight w:val="0"/>
          <w:marTop w:val="0"/>
          <w:marBottom w:val="0"/>
          <w:divBdr>
            <w:top w:val="none" w:sz="0" w:space="0" w:color="auto"/>
            <w:left w:val="none" w:sz="0" w:space="0" w:color="auto"/>
            <w:bottom w:val="none" w:sz="0" w:space="0" w:color="auto"/>
            <w:right w:val="none" w:sz="0" w:space="0" w:color="auto"/>
          </w:divBdr>
        </w:div>
        <w:div w:id="1031960130">
          <w:marLeft w:val="480"/>
          <w:marRight w:val="0"/>
          <w:marTop w:val="0"/>
          <w:marBottom w:val="0"/>
          <w:divBdr>
            <w:top w:val="none" w:sz="0" w:space="0" w:color="auto"/>
            <w:left w:val="none" w:sz="0" w:space="0" w:color="auto"/>
            <w:bottom w:val="none" w:sz="0" w:space="0" w:color="auto"/>
            <w:right w:val="none" w:sz="0" w:space="0" w:color="auto"/>
          </w:divBdr>
        </w:div>
        <w:div w:id="1062363948">
          <w:marLeft w:val="480"/>
          <w:marRight w:val="0"/>
          <w:marTop w:val="0"/>
          <w:marBottom w:val="0"/>
          <w:divBdr>
            <w:top w:val="none" w:sz="0" w:space="0" w:color="auto"/>
            <w:left w:val="none" w:sz="0" w:space="0" w:color="auto"/>
            <w:bottom w:val="none" w:sz="0" w:space="0" w:color="auto"/>
            <w:right w:val="none" w:sz="0" w:space="0" w:color="auto"/>
          </w:divBdr>
        </w:div>
        <w:div w:id="1118448273">
          <w:marLeft w:val="480"/>
          <w:marRight w:val="0"/>
          <w:marTop w:val="0"/>
          <w:marBottom w:val="0"/>
          <w:divBdr>
            <w:top w:val="none" w:sz="0" w:space="0" w:color="auto"/>
            <w:left w:val="none" w:sz="0" w:space="0" w:color="auto"/>
            <w:bottom w:val="none" w:sz="0" w:space="0" w:color="auto"/>
            <w:right w:val="none" w:sz="0" w:space="0" w:color="auto"/>
          </w:divBdr>
        </w:div>
        <w:div w:id="1127971176">
          <w:marLeft w:val="480"/>
          <w:marRight w:val="0"/>
          <w:marTop w:val="0"/>
          <w:marBottom w:val="0"/>
          <w:divBdr>
            <w:top w:val="none" w:sz="0" w:space="0" w:color="auto"/>
            <w:left w:val="none" w:sz="0" w:space="0" w:color="auto"/>
            <w:bottom w:val="none" w:sz="0" w:space="0" w:color="auto"/>
            <w:right w:val="none" w:sz="0" w:space="0" w:color="auto"/>
          </w:divBdr>
        </w:div>
        <w:div w:id="1129201537">
          <w:marLeft w:val="480"/>
          <w:marRight w:val="0"/>
          <w:marTop w:val="0"/>
          <w:marBottom w:val="0"/>
          <w:divBdr>
            <w:top w:val="none" w:sz="0" w:space="0" w:color="auto"/>
            <w:left w:val="none" w:sz="0" w:space="0" w:color="auto"/>
            <w:bottom w:val="none" w:sz="0" w:space="0" w:color="auto"/>
            <w:right w:val="none" w:sz="0" w:space="0" w:color="auto"/>
          </w:divBdr>
        </w:div>
        <w:div w:id="1183007746">
          <w:marLeft w:val="480"/>
          <w:marRight w:val="0"/>
          <w:marTop w:val="0"/>
          <w:marBottom w:val="0"/>
          <w:divBdr>
            <w:top w:val="none" w:sz="0" w:space="0" w:color="auto"/>
            <w:left w:val="none" w:sz="0" w:space="0" w:color="auto"/>
            <w:bottom w:val="none" w:sz="0" w:space="0" w:color="auto"/>
            <w:right w:val="none" w:sz="0" w:space="0" w:color="auto"/>
          </w:divBdr>
        </w:div>
        <w:div w:id="1188059474">
          <w:marLeft w:val="480"/>
          <w:marRight w:val="0"/>
          <w:marTop w:val="0"/>
          <w:marBottom w:val="0"/>
          <w:divBdr>
            <w:top w:val="none" w:sz="0" w:space="0" w:color="auto"/>
            <w:left w:val="none" w:sz="0" w:space="0" w:color="auto"/>
            <w:bottom w:val="none" w:sz="0" w:space="0" w:color="auto"/>
            <w:right w:val="none" w:sz="0" w:space="0" w:color="auto"/>
          </w:divBdr>
        </w:div>
        <w:div w:id="1267156947">
          <w:marLeft w:val="480"/>
          <w:marRight w:val="0"/>
          <w:marTop w:val="0"/>
          <w:marBottom w:val="0"/>
          <w:divBdr>
            <w:top w:val="none" w:sz="0" w:space="0" w:color="auto"/>
            <w:left w:val="none" w:sz="0" w:space="0" w:color="auto"/>
            <w:bottom w:val="none" w:sz="0" w:space="0" w:color="auto"/>
            <w:right w:val="none" w:sz="0" w:space="0" w:color="auto"/>
          </w:divBdr>
        </w:div>
        <w:div w:id="1282490945">
          <w:marLeft w:val="480"/>
          <w:marRight w:val="0"/>
          <w:marTop w:val="0"/>
          <w:marBottom w:val="0"/>
          <w:divBdr>
            <w:top w:val="none" w:sz="0" w:space="0" w:color="auto"/>
            <w:left w:val="none" w:sz="0" w:space="0" w:color="auto"/>
            <w:bottom w:val="none" w:sz="0" w:space="0" w:color="auto"/>
            <w:right w:val="none" w:sz="0" w:space="0" w:color="auto"/>
          </w:divBdr>
        </w:div>
        <w:div w:id="1302616158">
          <w:marLeft w:val="480"/>
          <w:marRight w:val="0"/>
          <w:marTop w:val="0"/>
          <w:marBottom w:val="0"/>
          <w:divBdr>
            <w:top w:val="none" w:sz="0" w:space="0" w:color="auto"/>
            <w:left w:val="none" w:sz="0" w:space="0" w:color="auto"/>
            <w:bottom w:val="none" w:sz="0" w:space="0" w:color="auto"/>
            <w:right w:val="none" w:sz="0" w:space="0" w:color="auto"/>
          </w:divBdr>
        </w:div>
        <w:div w:id="1472096899">
          <w:marLeft w:val="480"/>
          <w:marRight w:val="0"/>
          <w:marTop w:val="0"/>
          <w:marBottom w:val="0"/>
          <w:divBdr>
            <w:top w:val="none" w:sz="0" w:space="0" w:color="auto"/>
            <w:left w:val="none" w:sz="0" w:space="0" w:color="auto"/>
            <w:bottom w:val="none" w:sz="0" w:space="0" w:color="auto"/>
            <w:right w:val="none" w:sz="0" w:space="0" w:color="auto"/>
          </w:divBdr>
        </w:div>
        <w:div w:id="1485274853">
          <w:marLeft w:val="480"/>
          <w:marRight w:val="0"/>
          <w:marTop w:val="0"/>
          <w:marBottom w:val="0"/>
          <w:divBdr>
            <w:top w:val="none" w:sz="0" w:space="0" w:color="auto"/>
            <w:left w:val="none" w:sz="0" w:space="0" w:color="auto"/>
            <w:bottom w:val="none" w:sz="0" w:space="0" w:color="auto"/>
            <w:right w:val="none" w:sz="0" w:space="0" w:color="auto"/>
          </w:divBdr>
        </w:div>
        <w:div w:id="1716660972">
          <w:marLeft w:val="480"/>
          <w:marRight w:val="0"/>
          <w:marTop w:val="0"/>
          <w:marBottom w:val="0"/>
          <w:divBdr>
            <w:top w:val="none" w:sz="0" w:space="0" w:color="auto"/>
            <w:left w:val="none" w:sz="0" w:space="0" w:color="auto"/>
            <w:bottom w:val="none" w:sz="0" w:space="0" w:color="auto"/>
            <w:right w:val="none" w:sz="0" w:space="0" w:color="auto"/>
          </w:divBdr>
        </w:div>
        <w:div w:id="1767845470">
          <w:marLeft w:val="480"/>
          <w:marRight w:val="0"/>
          <w:marTop w:val="0"/>
          <w:marBottom w:val="0"/>
          <w:divBdr>
            <w:top w:val="none" w:sz="0" w:space="0" w:color="auto"/>
            <w:left w:val="none" w:sz="0" w:space="0" w:color="auto"/>
            <w:bottom w:val="none" w:sz="0" w:space="0" w:color="auto"/>
            <w:right w:val="none" w:sz="0" w:space="0" w:color="auto"/>
          </w:divBdr>
        </w:div>
        <w:div w:id="1852141938">
          <w:marLeft w:val="480"/>
          <w:marRight w:val="0"/>
          <w:marTop w:val="0"/>
          <w:marBottom w:val="0"/>
          <w:divBdr>
            <w:top w:val="none" w:sz="0" w:space="0" w:color="auto"/>
            <w:left w:val="none" w:sz="0" w:space="0" w:color="auto"/>
            <w:bottom w:val="none" w:sz="0" w:space="0" w:color="auto"/>
            <w:right w:val="none" w:sz="0" w:space="0" w:color="auto"/>
          </w:divBdr>
        </w:div>
        <w:div w:id="2035571912">
          <w:marLeft w:val="480"/>
          <w:marRight w:val="0"/>
          <w:marTop w:val="0"/>
          <w:marBottom w:val="0"/>
          <w:divBdr>
            <w:top w:val="none" w:sz="0" w:space="0" w:color="auto"/>
            <w:left w:val="none" w:sz="0" w:space="0" w:color="auto"/>
            <w:bottom w:val="none" w:sz="0" w:space="0" w:color="auto"/>
            <w:right w:val="none" w:sz="0" w:space="0" w:color="auto"/>
          </w:divBdr>
        </w:div>
        <w:div w:id="2062050122">
          <w:marLeft w:val="480"/>
          <w:marRight w:val="0"/>
          <w:marTop w:val="0"/>
          <w:marBottom w:val="0"/>
          <w:divBdr>
            <w:top w:val="none" w:sz="0" w:space="0" w:color="auto"/>
            <w:left w:val="none" w:sz="0" w:space="0" w:color="auto"/>
            <w:bottom w:val="none" w:sz="0" w:space="0" w:color="auto"/>
            <w:right w:val="none" w:sz="0" w:space="0" w:color="auto"/>
          </w:divBdr>
        </w:div>
      </w:divsChild>
    </w:div>
    <w:div w:id="228736777">
      <w:bodyDiv w:val="1"/>
      <w:marLeft w:val="0"/>
      <w:marRight w:val="0"/>
      <w:marTop w:val="0"/>
      <w:marBottom w:val="0"/>
      <w:divBdr>
        <w:top w:val="none" w:sz="0" w:space="0" w:color="auto"/>
        <w:left w:val="none" w:sz="0" w:space="0" w:color="auto"/>
        <w:bottom w:val="none" w:sz="0" w:space="0" w:color="auto"/>
        <w:right w:val="none" w:sz="0" w:space="0" w:color="auto"/>
      </w:divBdr>
    </w:div>
    <w:div w:id="231045312">
      <w:bodyDiv w:val="1"/>
      <w:marLeft w:val="0"/>
      <w:marRight w:val="0"/>
      <w:marTop w:val="0"/>
      <w:marBottom w:val="0"/>
      <w:divBdr>
        <w:top w:val="none" w:sz="0" w:space="0" w:color="auto"/>
        <w:left w:val="none" w:sz="0" w:space="0" w:color="auto"/>
        <w:bottom w:val="none" w:sz="0" w:space="0" w:color="auto"/>
        <w:right w:val="none" w:sz="0" w:space="0" w:color="auto"/>
      </w:divBdr>
    </w:div>
    <w:div w:id="231934089">
      <w:bodyDiv w:val="1"/>
      <w:marLeft w:val="0"/>
      <w:marRight w:val="0"/>
      <w:marTop w:val="0"/>
      <w:marBottom w:val="0"/>
      <w:divBdr>
        <w:top w:val="none" w:sz="0" w:space="0" w:color="auto"/>
        <w:left w:val="none" w:sz="0" w:space="0" w:color="auto"/>
        <w:bottom w:val="none" w:sz="0" w:space="0" w:color="auto"/>
        <w:right w:val="none" w:sz="0" w:space="0" w:color="auto"/>
      </w:divBdr>
    </w:div>
    <w:div w:id="233785885">
      <w:bodyDiv w:val="1"/>
      <w:marLeft w:val="0"/>
      <w:marRight w:val="0"/>
      <w:marTop w:val="0"/>
      <w:marBottom w:val="0"/>
      <w:divBdr>
        <w:top w:val="none" w:sz="0" w:space="0" w:color="auto"/>
        <w:left w:val="none" w:sz="0" w:space="0" w:color="auto"/>
        <w:bottom w:val="none" w:sz="0" w:space="0" w:color="auto"/>
        <w:right w:val="none" w:sz="0" w:space="0" w:color="auto"/>
      </w:divBdr>
    </w:div>
    <w:div w:id="242447497">
      <w:bodyDiv w:val="1"/>
      <w:marLeft w:val="0"/>
      <w:marRight w:val="0"/>
      <w:marTop w:val="0"/>
      <w:marBottom w:val="0"/>
      <w:divBdr>
        <w:top w:val="none" w:sz="0" w:space="0" w:color="auto"/>
        <w:left w:val="none" w:sz="0" w:space="0" w:color="auto"/>
        <w:bottom w:val="none" w:sz="0" w:space="0" w:color="auto"/>
        <w:right w:val="none" w:sz="0" w:space="0" w:color="auto"/>
      </w:divBdr>
    </w:div>
    <w:div w:id="244993220">
      <w:bodyDiv w:val="1"/>
      <w:marLeft w:val="0"/>
      <w:marRight w:val="0"/>
      <w:marTop w:val="0"/>
      <w:marBottom w:val="0"/>
      <w:divBdr>
        <w:top w:val="none" w:sz="0" w:space="0" w:color="auto"/>
        <w:left w:val="none" w:sz="0" w:space="0" w:color="auto"/>
        <w:bottom w:val="none" w:sz="0" w:space="0" w:color="auto"/>
        <w:right w:val="none" w:sz="0" w:space="0" w:color="auto"/>
      </w:divBdr>
      <w:divsChild>
        <w:div w:id="223218519">
          <w:marLeft w:val="480"/>
          <w:marRight w:val="0"/>
          <w:marTop w:val="0"/>
          <w:marBottom w:val="0"/>
          <w:divBdr>
            <w:top w:val="none" w:sz="0" w:space="0" w:color="auto"/>
            <w:left w:val="none" w:sz="0" w:space="0" w:color="auto"/>
            <w:bottom w:val="none" w:sz="0" w:space="0" w:color="auto"/>
            <w:right w:val="none" w:sz="0" w:space="0" w:color="auto"/>
          </w:divBdr>
        </w:div>
        <w:div w:id="242447763">
          <w:marLeft w:val="480"/>
          <w:marRight w:val="0"/>
          <w:marTop w:val="0"/>
          <w:marBottom w:val="0"/>
          <w:divBdr>
            <w:top w:val="none" w:sz="0" w:space="0" w:color="auto"/>
            <w:left w:val="none" w:sz="0" w:space="0" w:color="auto"/>
            <w:bottom w:val="none" w:sz="0" w:space="0" w:color="auto"/>
            <w:right w:val="none" w:sz="0" w:space="0" w:color="auto"/>
          </w:divBdr>
        </w:div>
        <w:div w:id="341468500">
          <w:marLeft w:val="480"/>
          <w:marRight w:val="0"/>
          <w:marTop w:val="0"/>
          <w:marBottom w:val="0"/>
          <w:divBdr>
            <w:top w:val="none" w:sz="0" w:space="0" w:color="auto"/>
            <w:left w:val="none" w:sz="0" w:space="0" w:color="auto"/>
            <w:bottom w:val="none" w:sz="0" w:space="0" w:color="auto"/>
            <w:right w:val="none" w:sz="0" w:space="0" w:color="auto"/>
          </w:divBdr>
        </w:div>
        <w:div w:id="402260132">
          <w:marLeft w:val="480"/>
          <w:marRight w:val="0"/>
          <w:marTop w:val="0"/>
          <w:marBottom w:val="0"/>
          <w:divBdr>
            <w:top w:val="none" w:sz="0" w:space="0" w:color="auto"/>
            <w:left w:val="none" w:sz="0" w:space="0" w:color="auto"/>
            <w:bottom w:val="none" w:sz="0" w:space="0" w:color="auto"/>
            <w:right w:val="none" w:sz="0" w:space="0" w:color="auto"/>
          </w:divBdr>
        </w:div>
        <w:div w:id="583685991">
          <w:marLeft w:val="480"/>
          <w:marRight w:val="0"/>
          <w:marTop w:val="0"/>
          <w:marBottom w:val="0"/>
          <w:divBdr>
            <w:top w:val="none" w:sz="0" w:space="0" w:color="auto"/>
            <w:left w:val="none" w:sz="0" w:space="0" w:color="auto"/>
            <w:bottom w:val="none" w:sz="0" w:space="0" w:color="auto"/>
            <w:right w:val="none" w:sz="0" w:space="0" w:color="auto"/>
          </w:divBdr>
        </w:div>
        <w:div w:id="616063030">
          <w:marLeft w:val="480"/>
          <w:marRight w:val="0"/>
          <w:marTop w:val="0"/>
          <w:marBottom w:val="0"/>
          <w:divBdr>
            <w:top w:val="none" w:sz="0" w:space="0" w:color="auto"/>
            <w:left w:val="none" w:sz="0" w:space="0" w:color="auto"/>
            <w:bottom w:val="none" w:sz="0" w:space="0" w:color="auto"/>
            <w:right w:val="none" w:sz="0" w:space="0" w:color="auto"/>
          </w:divBdr>
        </w:div>
        <w:div w:id="624849976">
          <w:marLeft w:val="480"/>
          <w:marRight w:val="0"/>
          <w:marTop w:val="0"/>
          <w:marBottom w:val="0"/>
          <w:divBdr>
            <w:top w:val="none" w:sz="0" w:space="0" w:color="auto"/>
            <w:left w:val="none" w:sz="0" w:space="0" w:color="auto"/>
            <w:bottom w:val="none" w:sz="0" w:space="0" w:color="auto"/>
            <w:right w:val="none" w:sz="0" w:space="0" w:color="auto"/>
          </w:divBdr>
        </w:div>
        <w:div w:id="642197202">
          <w:marLeft w:val="480"/>
          <w:marRight w:val="0"/>
          <w:marTop w:val="0"/>
          <w:marBottom w:val="0"/>
          <w:divBdr>
            <w:top w:val="none" w:sz="0" w:space="0" w:color="auto"/>
            <w:left w:val="none" w:sz="0" w:space="0" w:color="auto"/>
            <w:bottom w:val="none" w:sz="0" w:space="0" w:color="auto"/>
            <w:right w:val="none" w:sz="0" w:space="0" w:color="auto"/>
          </w:divBdr>
        </w:div>
        <w:div w:id="647634522">
          <w:marLeft w:val="480"/>
          <w:marRight w:val="0"/>
          <w:marTop w:val="0"/>
          <w:marBottom w:val="0"/>
          <w:divBdr>
            <w:top w:val="none" w:sz="0" w:space="0" w:color="auto"/>
            <w:left w:val="none" w:sz="0" w:space="0" w:color="auto"/>
            <w:bottom w:val="none" w:sz="0" w:space="0" w:color="auto"/>
            <w:right w:val="none" w:sz="0" w:space="0" w:color="auto"/>
          </w:divBdr>
        </w:div>
        <w:div w:id="720133985">
          <w:marLeft w:val="480"/>
          <w:marRight w:val="0"/>
          <w:marTop w:val="0"/>
          <w:marBottom w:val="0"/>
          <w:divBdr>
            <w:top w:val="none" w:sz="0" w:space="0" w:color="auto"/>
            <w:left w:val="none" w:sz="0" w:space="0" w:color="auto"/>
            <w:bottom w:val="none" w:sz="0" w:space="0" w:color="auto"/>
            <w:right w:val="none" w:sz="0" w:space="0" w:color="auto"/>
          </w:divBdr>
        </w:div>
        <w:div w:id="784159427">
          <w:marLeft w:val="480"/>
          <w:marRight w:val="0"/>
          <w:marTop w:val="0"/>
          <w:marBottom w:val="0"/>
          <w:divBdr>
            <w:top w:val="none" w:sz="0" w:space="0" w:color="auto"/>
            <w:left w:val="none" w:sz="0" w:space="0" w:color="auto"/>
            <w:bottom w:val="none" w:sz="0" w:space="0" w:color="auto"/>
            <w:right w:val="none" w:sz="0" w:space="0" w:color="auto"/>
          </w:divBdr>
        </w:div>
        <w:div w:id="791630775">
          <w:marLeft w:val="480"/>
          <w:marRight w:val="0"/>
          <w:marTop w:val="0"/>
          <w:marBottom w:val="0"/>
          <w:divBdr>
            <w:top w:val="none" w:sz="0" w:space="0" w:color="auto"/>
            <w:left w:val="none" w:sz="0" w:space="0" w:color="auto"/>
            <w:bottom w:val="none" w:sz="0" w:space="0" w:color="auto"/>
            <w:right w:val="none" w:sz="0" w:space="0" w:color="auto"/>
          </w:divBdr>
        </w:div>
        <w:div w:id="896820530">
          <w:marLeft w:val="480"/>
          <w:marRight w:val="0"/>
          <w:marTop w:val="0"/>
          <w:marBottom w:val="0"/>
          <w:divBdr>
            <w:top w:val="none" w:sz="0" w:space="0" w:color="auto"/>
            <w:left w:val="none" w:sz="0" w:space="0" w:color="auto"/>
            <w:bottom w:val="none" w:sz="0" w:space="0" w:color="auto"/>
            <w:right w:val="none" w:sz="0" w:space="0" w:color="auto"/>
          </w:divBdr>
        </w:div>
        <w:div w:id="1000548870">
          <w:marLeft w:val="480"/>
          <w:marRight w:val="0"/>
          <w:marTop w:val="0"/>
          <w:marBottom w:val="0"/>
          <w:divBdr>
            <w:top w:val="none" w:sz="0" w:space="0" w:color="auto"/>
            <w:left w:val="none" w:sz="0" w:space="0" w:color="auto"/>
            <w:bottom w:val="none" w:sz="0" w:space="0" w:color="auto"/>
            <w:right w:val="none" w:sz="0" w:space="0" w:color="auto"/>
          </w:divBdr>
        </w:div>
        <w:div w:id="1124494568">
          <w:marLeft w:val="480"/>
          <w:marRight w:val="0"/>
          <w:marTop w:val="0"/>
          <w:marBottom w:val="0"/>
          <w:divBdr>
            <w:top w:val="none" w:sz="0" w:space="0" w:color="auto"/>
            <w:left w:val="none" w:sz="0" w:space="0" w:color="auto"/>
            <w:bottom w:val="none" w:sz="0" w:space="0" w:color="auto"/>
            <w:right w:val="none" w:sz="0" w:space="0" w:color="auto"/>
          </w:divBdr>
        </w:div>
        <w:div w:id="1141120639">
          <w:marLeft w:val="480"/>
          <w:marRight w:val="0"/>
          <w:marTop w:val="0"/>
          <w:marBottom w:val="0"/>
          <w:divBdr>
            <w:top w:val="none" w:sz="0" w:space="0" w:color="auto"/>
            <w:left w:val="none" w:sz="0" w:space="0" w:color="auto"/>
            <w:bottom w:val="none" w:sz="0" w:space="0" w:color="auto"/>
            <w:right w:val="none" w:sz="0" w:space="0" w:color="auto"/>
          </w:divBdr>
        </w:div>
        <w:div w:id="1195969600">
          <w:marLeft w:val="480"/>
          <w:marRight w:val="0"/>
          <w:marTop w:val="0"/>
          <w:marBottom w:val="0"/>
          <w:divBdr>
            <w:top w:val="none" w:sz="0" w:space="0" w:color="auto"/>
            <w:left w:val="none" w:sz="0" w:space="0" w:color="auto"/>
            <w:bottom w:val="none" w:sz="0" w:space="0" w:color="auto"/>
            <w:right w:val="none" w:sz="0" w:space="0" w:color="auto"/>
          </w:divBdr>
        </w:div>
        <w:div w:id="1418403114">
          <w:marLeft w:val="480"/>
          <w:marRight w:val="0"/>
          <w:marTop w:val="0"/>
          <w:marBottom w:val="0"/>
          <w:divBdr>
            <w:top w:val="none" w:sz="0" w:space="0" w:color="auto"/>
            <w:left w:val="none" w:sz="0" w:space="0" w:color="auto"/>
            <w:bottom w:val="none" w:sz="0" w:space="0" w:color="auto"/>
            <w:right w:val="none" w:sz="0" w:space="0" w:color="auto"/>
          </w:divBdr>
        </w:div>
        <w:div w:id="1480414988">
          <w:marLeft w:val="480"/>
          <w:marRight w:val="0"/>
          <w:marTop w:val="0"/>
          <w:marBottom w:val="0"/>
          <w:divBdr>
            <w:top w:val="none" w:sz="0" w:space="0" w:color="auto"/>
            <w:left w:val="none" w:sz="0" w:space="0" w:color="auto"/>
            <w:bottom w:val="none" w:sz="0" w:space="0" w:color="auto"/>
            <w:right w:val="none" w:sz="0" w:space="0" w:color="auto"/>
          </w:divBdr>
        </w:div>
        <w:div w:id="1605380397">
          <w:marLeft w:val="480"/>
          <w:marRight w:val="0"/>
          <w:marTop w:val="0"/>
          <w:marBottom w:val="0"/>
          <w:divBdr>
            <w:top w:val="none" w:sz="0" w:space="0" w:color="auto"/>
            <w:left w:val="none" w:sz="0" w:space="0" w:color="auto"/>
            <w:bottom w:val="none" w:sz="0" w:space="0" w:color="auto"/>
            <w:right w:val="none" w:sz="0" w:space="0" w:color="auto"/>
          </w:divBdr>
        </w:div>
        <w:div w:id="1631934996">
          <w:marLeft w:val="480"/>
          <w:marRight w:val="0"/>
          <w:marTop w:val="0"/>
          <w:marBottom w:val="0"/>
          <w:divBdr>
            <w:top w:val="none" w:sz="0" w:space="0" w:color="auto"/>
            <w:left w:val="none" w:sz="0" w:space="0" w:color="auto"/>
            <w:bottom w:val="none" w:sz="0" w:space="0" w:color="auto"/>
            <w:right w:val="none" w:sz="0" w:space="0" w:color="auto"/>
          </w:divBdr>
        </w:div>
        <w:div w:id="1684672294">
          <w:marLeft w:val="480"/>
          <w:marRight w:val="0"/>
          <w:marTop w:val="0"/>
          <w:marBottom w:val="0"/>
          <w:divBdr>
            <w:top w:val="none" w:sz="0" w:space="0" w:color="auto"/>
            <w:left w:val="none" w:sz="0" w:space="0" w:color="auto"/>
            <w:bottom w:val="none" w:sz="0" w:space="0" w:color="auto"/>
            <w:right w:val="none" w:sz="0" w:space="0" w:color="auto"/>
          </w:divBdr>
        </w:div>
        <w:div w:id="1705212060">
          <w:marLeft w:val="480"/>
          <w:marRight w:val="0"/>
          <w:marTop w:val="0"/>
          <w:marBottom w:val="0"/>
          <w:divBdr>
            <w:top w:val="none" w:sz="0" w:space="0" w:color="auto"/>
            <w:left w:val="none" w:sz="0" w:space="0" w:color="auto"/>
            <w:bottom w:val="none" w:sz="0" w:space="0" w:color="auto"/>
            <w:right w:val="none" w:sz="0" w:space="0" w:color="auto"/>
          </w:divBdr>
        </w:div>
        <w:div w:id="1760515642">
          <w:marLeft w:val="480"/>
          <w:marRight w:val="0"/>
          <w:marTop w:val="0"/>
          <w:marBottom w:val="0"/>
          <w:divBdr>
            <w:top w:val="none" w:sz="0" w:space="0" w:color="auto"/>
            <w:left w:val="none" w:sz="0" w:space="0" w:color="auto"/>
            <w:bottom w:val="none" w:sz="0" w:space="0" w:color="auto"/>
            <w:right w:val="none" w:sz="0" w:space="0" w:color="auto"/>
          </w:divBdr>
        </w:div>
        <w:div w:id="1853717055">
          <w:marLeft w:val="480"/>
          <w:marRight w:val="0"/>
          <w:marTop w:val="0"/>
          <w:marBottom w:val="0"/>
          <w:divBdr>
            <w:top w:val="none" w:sz="0" w:space="0" w:color="auto"/>
            <w:left w:val="none" w:sz="0" w:space="0" w:color="auto"/>
            <w:bottom w:val="none" w:sz="0" w:space="0" w:color="auto"/>
            <w:right w:val="none" w:sz="0" w:space="0" w:color="auto"/>
          </w:divBdr>
        </w:div>
        <w:div w:id="1898513912">
          <w:marLeft w:val="480"/>
          <w:marRight w:val="0"/>
          <w:marTop w:val="0"/>
          <w:marBottom w:val="0"/>
          <w:divBdr>
            <w:top w:val="none" w:sz="0" w:space="0" w:color="auto"/>
            <w:left w:val="none" w:sz="0" w:space="0" w:color="auto"/>
            <w:bottom w:val="none" w:sz="0" w:space="0" w:color="auto"/>
            <w:right w:val="none" w:sz="0" w:space="0" w:color="auto"/>
          </w:divBdr>
        </w:div>
        <w:div w:id="2096434209">
          <w:marLeft w:val="480"/>
          <w:marRight w:val="0"/>
          <w:marTop w:val="0"/>
          <w:marBottom w:val="0"/>
          <w:divBdr>
            <w:top w:val="none" w:sz="0" w:space="0" w:color="auto"/>
            <w:left w:val="none" w:sz="0" w:space="0" w:color="auto"/>
            <w:bottom w:val="none" w:sz="0" w:space="0" w:color="auto"/>
            <w:right w:val="none" w:sz="0" w:space="0" w:color="auto"/>
          </w:divBdr>
        </w:div>
      </w:divsChild>
    </w:div>
    <w:div w:id="245305605">
      <w:bodyDiv w:val="1"/>
      <w:marLeft w:val="0"/>
      <w:marRight w:val="0"/>
      <w:marTop w:val="0"/>
      <w:marBottom w:val="0"/>
      <w:divBdr>
        <w:top w:val="none" w:sz="0" w:space="0" w:color="auto"/>
        <w:left w:val="none" w:sz="0" w:space="0" w:color="auto"/>
        <w:bottom w:val="none" w:sz="0" w:space="0" w:color="auto"/>
        <w:right w:val="none" w:sz="0" w:space="0" w:color="auto"/>
      </w:divBdr>
    </w:div>
    <w:div w:id="246228967">
      <w:bodyDiv w:val="1"/>
      <w:marLeft w:val="0"/>
      <w:marRight w:val="0"/>
      <w:marTop w:val="0"/>
      <w:marBottom w:val="0"/>
      <w:divBdr>
        <w:top w:val="none" w:sz="0" w:space="0" w:color="auto"/>
        <w:left w:val="none" w:sz="0" w:space="0" w:color="auto"/>
        <w:bottom w:val="none" w:sz="0" w:space="0" w:color="auto"/>
        <w:right w:val="none" w:sz="0" w:space="0" w:color="auto"/>
      </w:divBdr>
    </w:div>
    <w:div w:id="248345417">
      <w:bodyDiv w:val="1"/>
      <w:marLeft w:val="0"/>
      <w:marRight w:val="0"/>
      <w:marTop w:val="0"/>
      <w:marBottom w:val="0"/>
      <w:divBdr>
        <w:top w:val="none" w:sz="0" w:space="0" w:color="auto"/>
        <w:left w:val="none" w:sz="0" w:space="0" w:color="auto"/>
        <w:bottom w:val="none" w:sz="0" w:space="0" w:color="auto"/>
        <w:right w:val="none" w:sz="0" w:space="0" w:color="auto"/>
      </w:divBdr>
    </w:div>
    <w:div w:id="248346807">
      <w:bodyDiv w:val="1"/>
      <w:marLeft w:val="0"/>
      <w:marRight w:val="0"/>
      <w:marTop w:val="0"/>
      <w:marBottom w:val="0"/>
      <w:divBdr>
        <w:top w:val="none" w:sz="0" w:space="0" w:color="auto"/>
        <w:left w:val="none" w:sz="0" w:space="0" w:color="auto"/>
        <w:bottom w:val="none" w:sz="0" w:space="0" w:color="auto"/>
        <w:right w:val="none" w:sz="0" w:space="0" w:color="auto"/>
      </w:divBdr>
    </w:div>
    <w:div w:id="249122937">
      <w:bodyDiv w:val="1"/>
      <w:marLeft w:val="0"/>
      <w:marRight w:val="0"/>
      <w:marTop w:val="0"/>
      <w:marBottom w:val="0"/>
      <w:divBdr>
        <w:top w:val="none" w:sz="0" w:space="0" w:color="auto"/>
        <w:left w:val="none" w:sz="0" w:space="0" w:color="auto"/>
        <w:bottom w:val="none" w:sz="0" w:space="0" w:color="auto"/>
        <w:right w:val="none" w:sz="0" w:space="0" w:color="auto"/>
      </w:divBdr>
    </w:div>
    <w:div w:id="250436925">
      <w:bodyDiv w:val="1"/>
      <w:marLeft w:val="0"/>
      <w:marRight w:val="0"/>
      <w:marTop w:val="0"/>
      <w:marBottom w:val="0"/>
      <w:divBdr>
        <w:top w:val="none" w:sz="0" w:space="0" w:color="auto"/>
        <w:left w:val="none" w:sz="0" w:space="0" w:color="auto"/>
        <w:bottom w:val="none" w:sz="0" w:space="0" w:color="auto"/>
        <w:right w:val="none" w:sz="0" w:space="0" w:color="auto"/>
      </w:divBdr>
      <w:divsChild>
        <w:div w:id="64426020">
          <w:marLeft w:val="480"/>
          <w:marRight w:val="0"/>
          <w:marTop w:val="0"/>
          <w:marBottom w:val="0"/>
          <w:divBdr>
            <w:top w:val="none" w:sz="0" w:space="0" w:color="auto"/>
            <w:left w:val="none" w:sz="0" w:space="0" w:color="auto"/>
            <w:bottom w:val="none" w:sz="0" w:space="0" w:color="auto"/>
            <w:right w:val="none" w:sz="0" w:space="0" w:color="auto"/>
          </w:divBdr>
        </w:div>
        <w:div w:id="78448643">
          <w:marLeft w:val="480"/>
          <w:marRight w:val="0"/>
          <w:marTop w:val="0"/>
          <w:marBottom w:val="0"/>
          <w:divBdr>
            <w:top w:val="none" w:sz="0" w:space="0" w:color="auto"/>
            <w:left w:val="none" w:sz="0" w:space="0" w:color="auto"/>
            <w:bottom w:val="none" w:sz="0" w:space="0" w:color="auto"/>
            <w:right w:val="none" w:sz="0" w:space="0" w:color="auto"/>
          </w:divBdr>
        </w:div>
        <w:div w:id="180437317">
          <w:marLeft w:val="480"/>
          <w:marRight w:val="0"/>
          <w:marTop w:val="0"/>
          <w:marBottom w:val="0"/>
          <w:divBdr>
            <w:top w:val="none" w:sz="0" w:space="0" w:color="auto"/>
            <w:left w:val="none" w:sz="0" w:space="0" w:color="auto"/>
            <w:bottom w:val="none" w:sz="0" w:space="0" w:color="auto"/>
            <w:right w:val="none" w:sz="0" w:space="0" w:color="auto"/>
          </w:divBdr>
        </w:div>
        <w:div w:id="182596567">
          <w:marLeft w:val="480"/>
          <w:marRight w:val="0"/>
          <w:marTop w:val="0"/>
          <w:marBottom w:val="0"/>
          <w:divBdr>
            <w:top w:val="none" w:sz="0" w:space="0" w:color="auto"/>
            <w:left w:val="none" w:sz="0" w:space="0" w:color="auto"/>
            <w:bottom w:val="none" w:sz="0" w:space="0" w:color="auto"/>
            <w:right w:val="none" w:sz="0" w:space="0" w:color="auto"/>
          </w:divBdr>
        </w:div>
        <w:div w:id="349647738">
          <w:marLeft w:val="480"/>
          <w:marRight w:val="0"/>
          <w:marTop w:val="0"/>
          <w:marBottom w:val="0"/>
          <w:divBdr>
            <w:top w:val="none" w:sz="0" w:space="0" w:color="auto"/>
            <w:left w:val="none" w:sz="0" w:space="0" w:color="auto"/>
            <w:bottom w:val="none" w:sz="0" w:space="0" w:color="auto"/>
            <w:right w:val="none" w:sz="0" w:space="0" w:color="auto"/>
          </w:divBdr>
        </w:div>
        <w:div w:id="504520975">
          <w:marLeft w:val="480"/>
          <w:marRight w:val="0"/>
          <w:marTop w:val="0"/>
          <w:marBottom w:val="0"/>
          <w:divBdr>
            <w:top w:val="none" w:sz="0" w:space="0" w:color="auto"/>
            <w:left w:val="none" w:sz="0" w:space="0" w:color="auto"/>
            <w:bottom w:val="none" w:sz="0" w:space="0" w:color="auto"/>
            <w:right w:val="none" w:sz="0" w:space="0" w:color="auto"/>
          </w:divBdr>
        </w:div>
        <w:div w:id="581067009">
          <w:marLeft w:val="480"/>
          <w:marRight w:val="0"/>
          <w:marTop w:val="0"/>
          <w:marBottom w:val="0"/>
          <w:divBdr>
            <w:top w:val="none" w:sz="0" w:space="0" w:color="auto"/>
            <w:left w:val="none" w:sz="0" w:space="0" w:color="auto"/>
            <w:bottom w:val="none" w:sz="0" w:space="0" w:color="auto"/>
            <w:right w:val="none" w:sz="0" w:space="0" w:color="auto"/>
          </w:divBdr>
        </w:div>
        <w:div w:id="601571145">
          <w:marLeft w:val="480"/>
          <w:marRight w:val="0"/>
          <w:marTop w:val="0"/>
          <w:marBottom w:val="0"/>
          <w:divBdr>
            <w:top w:val="none" w:sz="0" w:space="0" w:color="auto"/>
            <w:left w:val="none" w:sz="0" w:space="0" w:color="auto"/>
            <w:bottom w:val="none" w:sz="0" w:space="0" w:color="auto"/>
            <w:right w:val="none" w:sz="0" w:space="0" w:color="auto"/>
          </w:divBdr>
        </w:div>
        <w:div w:id="696589159">
          <w:marLeft w:val="480"/>
          <w:marRight w:val="0"/>
          <w:marTop w:val="0"/>
          <w:marBottom w:val="0"/>
          <w:divBdr>
            <w:top w:val="none" w:sz="0" w:space="0" w:color="auto"/>
            <w:left w:val="none" w:sz="0" w:space="0" w:color="auto"/>
            <w:bottom w:val="none" w:sz="0" w:space="0" w:color="auto"/>
            <w:right w:val="none" w:sz="0" w:space="0" w:color="auto"/>
          </w:divBdr>
        </w:div>
        <w:div w:id="704066710">
          <w:marLeft w:val="480"/>
          <w:marRight w:val="0"/>
          <w:marTop w:val="0"/>
          <w:marBottom w:val="0"/>
          <w:divBdr>
            <w:top w:val="none" w:sz="0" w:space="0" w:color="auto"/>
            <w:left w:val="none" w:sz="0" w:space="0" w:color="auto"/>
            <w:bottom w:val="none" w:sz="0" w:space="0" w:color="auto"/>
            <w:right w:val="none" w:sz="0" w:space="0" w:color="auto"/>
          </w:divBdr>
        </w:div>
        <w:div w:id="945160561">
          <w:marLeft w:val="480"/>
          <w:marRight w:val="0"/>
          <w:marTop w:val="0"/>
          <w:marBottom w:val="0"/>
          <w:divBdr>
            <w:top w:val="none" w:sz="0" w:space="0" w:color="auto"/>
            <w:left w:val="none" w:sz="0" w:space="0" w:color="auto"/>
            <w:bottom w:val="none" w:sz="0" w:space="0" w:color="auto"/>
            <w:right w:val="none" w:sz="0" w:space="0" w:color="auto"/>
          </w:divBdr>
        </w:div>
        <w:div w:id="954407690">
          <w:marLeft w:val="480"/>
          <w:marRight w:val="0"/>
          <w:marTop w:val="0"/>
          <w:marBottom w:val="0"/>
          <w:divBdr>
            <w:top w:val="none" w:sz="0" w:space="0" w:color="auto"/>
            <w:left w:val="none" w:sz="0" w:space="0" w:color="auto"/>
            <w:bottom w:val="none" w:sz="0" w:space="0" w:color="auto"/>
            <w:right w:val="none" w:sz="0" w:space="0" w:color="auto"/>
          </w:divBdr>
        </w:div>
        <w:div w:id="1093744585">
          <w:marLeft w:val="480"/>
          <w:marRight w:val="0"/>
          <w:marTop w:val="0"/>
          <w:marBottom w:val="0"/>
          <w:divBdr>
            <w:top w:val="none" w:sz="0" w:space="0" w:color="auto"/>
            <w:left w:val="none" w:sz="0" w:space="0" w:color="auto"/>
            <w:bottom w:val="none" w:sz="0" w:space="0" w:color="auto"/>
            <w:right w:val="none" w:sz="0" w:space="0" w:color="auto"/>
          </w:divBdr>
        </w:div>
        <w:div w:id="1097553608">
          <w:marLeft w:val="480"/>
          <w:marRight w:val="0"/>
          <w:marTop w:val="0"/>
          <w:marBottom w:val="0"/>
          <w:divBdr>
            <w:top w:val="none" w:sz="0" w:space="0" w:color="auto"/>
            <w:left w:val="none" w:sz="0" w:space="0" w:color="auto"/>
            <w:bottom w:val="none" w:sz="0" w:space="0" w:color="auto"/>
            <w:right w:val="none" w:sz="0" w:space="0" w:color="auto"/>
          </w:divBdr>
        </w:div>
        <w:div w:id="1147287166">
          <w:marLeft w:val="480"/>
          <w:marRight w:val="0"/>
          <w:marTop w:val="0"/>
          <w:marBottom w:val="0"/>
          <w:divBdr>
            <w:top w:val="none" w:sz="0" w:space="0" w:color="auto"/>
            <w:left w:val="none" w:sz="0" w:space="0" w:color="auto"/>
            <w:bottom w:val="none" w:sz="0" w:space="0" w:color="auto"/>
            <w:right w:val="none" w:sz="0" w:space="0" w:color="auto"/>
          </w:divBdr>
        </w:div>
        <w:div w:id="1181091272">
          <w:marLeft w:val="480"/>
          <w:marRight w:val="0"/>
          <w:marTop w:val="0"/>
          <w:marBottom w:val="0"/>
          <w:divBdr>
            <w:top w:val="none" w:sz="0" w:space="0" w:color="auto"/>
            <w:left w:val="none" w:sz="0" w:space="0" w:color="auto"/>
            <w:bottom w:val="none" w:sz="0" w:space="0" w:color="auto"/>
            <w:right w:val="none" w:sz="0" w:space="0" w:color="auto"/>
          </w:divBdr>
        </w:div>
        <w:div w:id="1452240434">
          <w:marLeft w:val="480"/>
          <w:marRight w:val="0"/>
          <w:marTop w:val="0"/>
          <w:marBottom w:val="0"/>
          <w:divBdr>
            <w:top w:val="none" w:sz="0" w:space="0" w:color="auto"/>
            <w:left w:val="none" w:sz="0" w:space="0" w:color="auto"/>
            <w:bottom w:val="none" w:sz="0" w:space="0" w:color="auto"/>
            <w:right w:val="none" w:sz="0" w:space="0" w:color="auto"/>
          </w:divBdr>
        </w:div>
        <w:div w:id="1454325262">
          <w:marLeft w:val="480"/>
          <w:marRight w:val="0"/>
          <w:marTop w:val="0"/>
          <w:marBottom w:val="0"/>
          <w:divBdr>
            <w:top w:val="none" w:sz="0" w:space="0" w:color="auto"/>
            <w:left w:val="none" w:sz="0" w:space="0" w:color="auto"/>
            <w:bottom w:val="none" w:sz="0" w:space="0" w:color="auto"/>
            <w:right w:val="none" w:sz="0" w:space="0" w:color="auto"/>
          </w:divBdr>
        </w:div>
        <w:div w:id="1512799895">
          <w:marLeft w:val="480"/>
          <w:marRight w:val="0"/>
          <w:marTop w:val="0"/>
          <w:marBottom w:val="0"/>
          <w:divBdr>
            <w:top w:val="none" w:sz="0" w:space="0" w:color="auto"/>
            <w:left w:val="none" w:sz="0" w:space="0" w:color="auto"/>
            <w:bottom w:val="none" w:sz="0" w:space="0" w:color="auto"/>
            <w:right w:val="none" w:sz="0" w:space="0" w:color="auto"/>
          </w:divBdr>
        </w:div>
        <w:div w:id="1523669033">
          <w:marLeft w:val="480"/>
          <w:marRight w:val="0"/>
          <w:marTop w:val="0"/>
          <w:marBottom w:val="0"/>
          <w:divBdr>
            <w:top w:val="none" w:sz="0" w:space="0" w:color="auto"/>
            <w:left w:val="none" w:sz="0" w:space="0" w:color="auto"/>
            <w:bottom w:val="none" w:sz="0" w:space="0" w:color="auto"/>
            <w:right w:val="none" w:sz="0" w:space="0" w:color="auto"/>
          </w:divBdr>
        </w:div>
        <w:div w:id="1527866006">
          <w:marLeft w:val="480"/>
          <w:marRight w:val="0"/>
          <w:marTop w:val="0"/>
          <w:marBottom w:val="0"/>
          <w:divBdr>
            <w:top w:val="none" w:sz="0" w:space="0" w:color="auto"/>
            <w:left w:val="none" w:sz="0" w:space="0" w:color="auto"/>
            <w:bottom w:val="none" w:sz="0" w:space="0" w:color="auto"/>
            <w:right w:val="none" w:sz="0" w:space="0" w:color="auto"/>
          </w:divBdr>
        </w:div>
        <w:div w:id="1581477672">
          <w:marLeft w:val="480"/>
          <w:marRight w:val="0"/>
          <w:marTop w:val="0"/>
          <w:marBottom w:val="0"/>
          <w:divBdr>
            <w:top w:val="none" w:sz="0" w:space="0" w:color="auto"/>
            <w:left w:val="none" w:sz="0" w:space="0" w:color="auto"/>
            <w:bottom w:val="none" w:sz="0" w:space="0" w:color="auto"/>
            <w:right w:val="none" w:sz="0" w:space="0" w:color="auto"/>
          </w:divBdr>
        </w:div>
        <w:div w:id="1707681936">
          <w:marLeft w:val="480"/>
          <w:marRight w:val="0"/>
          <w:marTop w:val="0"/>
          <w:marBottom w:val="0"/>
          <w:divBdr>
            <w:top w:val="none" w:sz="0" w:space="0" w:color="auto"/>
            <w:left w:val="none" w:sz="0" w:space="0" w:color="auto"/>
            <w:bottom w:val="none" w:sz="0" w:space="0" w:color="auto"/>
            <w:right w:val="none" w:sz="0" w:space="0" w:color="auto"/>
          </w:divBdr>
        </w:div>
        <w:div w:id="1745644380">
          <w:marLeft w:val="480"/>
          <w:marRight w:val="0"/>
          <w:marTop w:val="0"/>
          <w:marBottom w:val="0"/>
          <w:divBdr>
            <w:top w:val="none" w:sz="0" w:space="0" w:color="auto"/>
            <w:left w:val="none" w:sz="0" w:space="0" w:color="auto"/>
            <w:bottom w:val="none" w:sz="0" w:space="0" w:color="auto"/>
            <w:right w:val="none" w:sz="0" w:space="0" w:color="auto"/>
          </w:divBdr>
        </w:div>
        <w:div w:id="1803227641">
          <w:marLeft w:val="480"/>
          <w:marRight w:val="0"/>
          <w:marTop w:val="0"/>
          <w:marBottom w:val="0"/>
          <w:divBdr>
            <w:top w:val="none" w:sz="0" w:space="0" w:color="auto"/>
            <w:left w:val="none" w:sz="0" w:space="0" w:color="auto"/>
            <w:bottom w:val="none" w:sz="0" w:space="0" w:color="auto"/>
            <w:right w:val="none" w:sz="0" w:space="0" w:color="auto"/>
          </w:divBdr>
        </w:div>
        <w:div w:id="1823961737">
          <w:marLeft w:val="480"/>
          <w:marRight w:val="0"/>
          <w:marTop w:val="0"/>
          <w:marBottom w:val="0"/>
          <w:divBdr>
            <w:top w:val="none" w:sz="0" w:space="0" w:color="auto"/>
            <w:left w:val="none" w:sz="0" w:space="0" w:color="auto"/>
            <w:bottom w:val="none" w:sz="0" w:space="0" w:color="auto"/>
            <w:right w:val="none" w:sz="0" w:space="0" w:color="auto"/>
          </w:divBdr>
        </w:div>
        <w:div w:id="1991977791">
          <w:marLeft w:val="480"/>
          <w:marRight w:val="0"/>
          <w:marTop w:val="0"/>
          <w:marBottom w:val="0"/>
          <w:divBdr>
            <w:top w:val="none" w:sz="0" w:space="0" w:color="auto"/>
            <w:left w:val="none" w:sz="0" w:space="0" w:color="auto"/>
            <w:bottom w:val="none" w:sz="0" w:space="0" w:color="auto"/>
            <w:right w:val="none" w:sz="0" w:space="0" w:color="auto"/>
          </w:divBdr>
        </w:div>
      </w:divsChild>
    </w:div>
    <w:div w:id="254486656">
      <w:bodyDiv w:val="1"/>
      <w:marLeft w:val="0"/>
      <w:marRight w:val="0"/>
      <w:marTop w:val="0"/>
      <w:marBottom w:val="0"/>
      <w:divBdr>
        <w:top w:val="none" w:sz="0" w:space="0" w:color="auto"/>
        <w:left w:val="none" w:sz="0" w:space="0" w:color="auto"/>
        <w:bottom w:val="none" w:sz="0" w:space="0" w:color="auto"/>
        <w:right w:val="none" w:sz="0" w:space="0" w:color="auto"/>
      </w:divBdr>
    </w:div>
    <w:div w:id="255795405">
      <w:bodyDiv w:val="1"/>
      <w:marLeft w:val="0"/>
      <w:marRight w:val="0"/>
      <w:marTop w:val="0"/>
      <w:marBottom w:val="0"/>
      <w:divBdr>
        <w:top w:val="none" w:sz="0" w:space="0" w:color="auto"/>
        <w:left w:val="none" w:sz="0" w:space="0" w:color="auto"/>
        <w:bottom w:val="none" w:sz="0" w:space="0" w:color="auto"/>
        <w:right w:val="none" w:sz="0" w:space="0" w:color="auto"/>
      </w:divBdr>
    </w:div>
    <w:div w:id="261184727">
      <w:bodyDiv w:val="1"/>
      <w:marLeft w:val="0"/>
      <w:marRight w:val="0"/>
      <w:marTop w:val="0"/>
      <w:marBottom w:val="0"/>
      <w:divBdr>
        <w:top w:val="none" w:sz="0" w:space="0" w:color="auto"/>
        <w:left w:val="none" w:sz="0" w:space="0" w:color="auto"/>
        <w:bottom w:val="none" w:sz="0" w:space="0" w:color="auto"/>
        <w:right w:val="none" w:sz="0" w:space="0" w:color="auto"/>
      </w:divBdr>
    </w:div>
    <w:div w:id="262494261">
      <w:bodyDiv w:val="1"/>
      <w:marLeft w:val="0"/>
      <w:marRight w:val="0"/>
      <w:marTop w:val="0"/>
      <w:marBottom w:val="0"/>
      <w:divBdr>
        <w:top w:val="none" w:sz="0" w:space="0" w:color="auto"/>
        <w:left w:val="none" w:sz="0" w:space="0" w:color="auto"/>
        <w:bottom w:val="none" w:sz="0" w:space="0" w:color="auto"/>
        <w:right w:val="none" w:sz="0" w:space="0" w:color="auto"/>
      </w:divBdr>
      <w:divsChild>
        <w:div w:id="45493147">
          <w:marLeft w:val="480"/>
          <w:marRight w:val="0"/>
          <w:marTop w:val="0"/>
          <w:marBottom w:val="0"/>
          <w:divBdr>
            <w:top w:val="none" w:sz="0" w:space="0" w:color="auto"/>
            <w:left w:val="none" w:sz="0" w:space="0" w:color="auto"/>
            <w:bottom w:val="none" w:sz="0" w:space="0" w:color="auto"/>
            <w:right w:val="none" w:sz="0" w:space="0" w:color="auto"/>
          </w:divBdr>
        </w:div>
        <w:div w:id="264507872">
          <w:marLeft w:val="480"/>
          <w:marRight w:val="0"/>
          <w:marTop w:val="0"/>
          <w:marBottom w:val="0"/>
          <w:divBdr>
            <w:top w:val="none" w:sz="0" w:space="0" w:color="auto"/>
            <w:left w:val="none" w:sz="0" w:space="0" w:color="auto"/>
            <w:bottom w:val="none" w:sz="0" w:space="0" w:color="auto"/>
            <w:right w:val="none" w:sz="0" w:space="0" w:color="auto"/>
          </w:divBdr>
        </w:div>
        <w:div w:id="306207917">
          <w:marLeft w:val="480"/>
          <w:marRight w:val="0"/>
          <w:marTop w:val="0"/>
          <w:marBottom w:val="0"/>
          <w:divBdr>
            <w:top w:val="none" w:sz="0" w:space="0" w:color="auto"/>
            <w:left w:val="none" w:sz="0" w:space="0" w:color="auto"/>
            <w:bottom w:val="none" w:sz="0" w:space="0" w:color="auto"/>
            <w:right w:val="none" w:sz="0" w:space="0" w:color="auto"/>
          </w:divBdr>
        </w:div>
        <w:div w:id="513493031">
          <w:marLeft w:val="480"/>
          <w:marRight w:val="0"/>
          <w:marTop w:val="0"/>
          <w:marBottom w:val="0"/>
          <w:divBdr>
            <w:top w:val="none" w:sz="0" w:space="0" w:color="auto"/>
            <w:left w:val="none" w:sz="0" w:space="0" w:color="auto"/>
            <w:bottom w:val="none" w:sz="0" w:space="0" w:color="auto"/>
            <w:right w:val="none" w:sz="0" w:space="0" w:color="auto"/>
          </w:divBdr>
        </w:div>
        <w:div w:id="679115541">
          <w:marLeft w:val="480"/>
          <w:marRight w:val="0"/>
          <w:marTop w:val="0"/>
          <w:marBottom w:val="0"/>
          <w:divBdr>
            <w:top w:val="none" w:sz="0" w:space="0" w:color="auto"/>
            <w:left w:val="none" w:sz="0" w:space="0" w:color="auto"/>
            <w:bottom w:val="none" w:sz="0" w:space="0" w:color="auto"/>
            <w:right w:val="none" w:sz="0" w:space="0" w:color="auto"/>
          </w:divBdr>
        </w:div>
        <w:div w:id="745955177">
          <w:marLeft w:val="480"/>
          <w:marRight w:val="0"/>
          <w:marTop w:val="0"/>
          <w:marBottom w:val="0"/>
          <w:divBdr>
            <w:top w:val="none" w:sz="0" w:space="0" w:color="auto"/>
            <w:left w:val="none" w:sz="0" w:space="0" w:color="auto"/>
            <w:bottom w:val="none" w:sz="0" w:space="0" w:color="auto"/>
            <w:right w:val="none" w:sz="0" w:space="0" w:color="auto"/>
          </w:divBdr>
        </w:div>
        <w:div w:id="783618562">
          <w:marLeft w:val="480"/>
          <w:marRight w:val="0"/>
          <w:marTop w:val="0"/>
          <w:marBottom w:val="0"/>
          <w:divBdr>
            <w:top w:val="none" w:sz="0" w:space="0" w:color="auto"/>
            <w:left w:val="none" w:sz="0" w:space="0" w:color="auto"/>
            <w:bottom w:val="none" w:sz="0" w:space="0" w:color="auto"/>
            <w:right w:val="none" w:sz="0" w:space="0" w:color="auto"/>
          </w:divBdr>
        </w:div>
        <w:div w:id="785462544">
          <w:marLeft w:val="480"/>
          <w:marRight w:val="0"/>
          <w:marTop w:val="0"/>
          <w:marBottom w:val="0"/>
          <w:divBdr>
            <w:top w:val="none" w:sz="0" w:space="0" w:color="auto"/>
            <w:left w:val="none" w:sz="0" w:space="0" w:color="auto"/>
            <w:bottom w:val="none" w:sz="0" w:space="0" w:color="auto"/>
            <w:right w:val="none" w:sz="0" w:space="0" w:color="auto"/>
          </w:divBdr>
        </w:div>
        <w:div w:id="1092513063">
          <w:marLeft w:val="480"/>
          <w:marRight w:val="0"/>
          <w:marTop w:val="0"/>
          <w:marBottom w:val="0"/>
          <w:divBdr>
            <w:top w:val="none" w:sz="0" w:space="0" w:color="auto"/>
            <w:left w:val="none" w:sz="0" w:space="0" w:color="auto"/>
            <w:bottom w:val="none" w:sz="0" w:space="0" w:color="auto"/>
            <w:right w:val="none" w:sz="0" w:space="0" w:color="auto"/>
          </w:divBdr>
        </w:div>
        <w:div w:id="1123231055">
          <w:marLeft w:val="480"/>
          <w:marRight w:val="0"/>
          <w:marTop w:val="0"/>
          <w:marBottom w:val="0"/>
          <w:divBdr>
            <w:top w:val="none" w:sz="0" w:space="0" w:color="auto"/>
            <w:left w:val="none" w:sz="0" w:space="0" w:color="auto"/>
            <w:bottom w:val="none" w:sz="0" w:space="0" w:color="auto"/>
            <w:right w:val="none" w:sz="0" w:space="0" w:color="auto"/>
          </w:divBdr>
        </w:div>
        <w:div w:id="1236670099">
          <w:marLeft w:val="480"/>
          <w:marRight w:val="0"/>
          <w:marTop w:val="0"/>
          <w:marBottom w:val="0"/>
          <w:divBdr>
            <w:top w:val="none" w:sz="0" w:space="0" w:color="auto"/>
            <w:left w:val="none" w:sz="0" w:space="0" w:color="auto"/>
            <w:bottom w:val="none" w:sz="0" w:space="0" w:color="auto"/>
            <w:right w:val="none" w:sz="0" w:space="0" w:color="auto"/>
          </w:divBdr>
        </w:div>
        <w:div w:id="1286155081">
          <w:marLeft w:val="480"/>
          <w:marRight w:val="0"/>
          <w:marTop w:val="0"/>
          <w:marBottom w:val="0"/>
          <w:divBdr>
            <w:top w:val="none" w:sz="0" w:space="0" w:color="auto"/>
            <w:left w:val="none" w:sz="0" w:space="0" w:color="auto"/>
            <w:bottom w:val="none" w:sz="0" w:space="0" w:color="auto"/>
            <w:right w:val="none" w:sz="0" w:space="0" w:color="auto"/>
          </w:divBdr>
        </w:div>
        <w:div w:id="1363169528">
          <w:marLeft w:val="480"/>
          <w:marRight w:val="0"/>
          <w:marTop w:val="0"/>
          <w:marBottom w:val="0"/>
          <w:divBdr>
            <w:top w:val="none" w:sz="0" w:space="0" w:color="auto"/>
            <w:left w:val="none" w:sz="0" w:space="0" w:color="auto"/>
            <w:bottom w:val="none" w:sz="0" w:space="0" w:color="auto"/>
            <w:right w:val="none" w:sz="0" w:space="0" w:color="auto"/>
          </w:divBdr>
        </w:div>
        <w:div w:id="1529832091">
          <w:marLeft w:val="480"/>
          <w:marRight w:val="0"/>
          <w:marTop w:val="0"/>
          <w:marBottom w:val="0"/>
          <w:divBdr>
            <w:top w:val="none" w:sz="0" w:space="0" w:color="auto"/>
            <w:left w:val="none" w:sz="0" w:space="0" w:color="auto"/>
            <w:bottom w:val="none" w:sz="0" w:space="0" w:color="auto"/>
            <w:right w:val="none" w:sz="0" w:space="0" w:color="auto"/>
          </w:divBdr>
        </w:div>
        <w:div w:id="1678270382">
          <w:marLeft w:val="480"/>
          <w:marRight w:val="0"/>
          <w:marTop w:val="0"/>
          <w:marBottom w:val="0"/>
          <w:divBdr>
            <w:top w:val="none" w:sz="0" w:space="0" w:color="auto"/>
            <w:left w:val="none" w:sz="0" w:space="0" w:color="auto"/>
            <w:bottom w:val="none" w:sz="0" w:space="0" w:color="auto"/>
            <w:right w:val="none" w:sz="0" w:space="0" w:color="auto"/>
          </w:divBdr>
        </w:div>
        <w:div w:id="1682320271">
          <w:marLeft w:val="480"/>
          <w:marRight w:val="0"/>
          <w:marTop w:val="0"/>
          <w:marBottom w:val="0"/>
          <w:divBdr>
            <w:top w:val="none" w:sz="0" w:space="0" w:color="auto"/>
            <w:left w:val="none" w:sz="0" w:space="0" w:color="auto"/>
            <w:bottom w:val="none" w:sz="0" w:space="0" w:color="auto"/>
            <w:right w:val="none" w:sz="0" w:space="0" w:color="auto"/>
          </w:divBdr>
        </w:div>
        <w:div w:id="1758862925">
          <w:marLeft w:val="480"/>
          <w:marRight w:val="0"/>
          <w:marTop w:val="0"/>
          <w:marBottom w:val="0"/>
          <w:divBdr>
            <w:top w:val="none" w:sz="0" w:space="0" w:color="auto"/>
            <w:left w:val="none" w:sz="0" w:space="0" w:color="auto"/>
            <w:bottom w:val="none" w:sz="0" w:space="0" w:color="auto"/>
            <w:right w:val="none" w:sz="0" w:space="0" w:color="auto"/>
          </w:divBdr>
        </w:div>
        <w:div w:id="1949970453">
          <w:marLeft w:val="480"/>
          <w:marRight w:val="0"/>
          <w:marTop w:val="0"/>
          <w:marBottom w:val="0"/>
          <w:divBdr>
            <w:top w:val="none" w:sz="0" w:space="0" w:color="auto"/>
            <w:left w:val="none" w:sz="0" w:space="0" w:color="auto"/>
            <w:bottom w:val="none" w:sz="0" w:space="0" w:color="auto"/>
            <w:right w:val="none" w:sz="0" w:space="0" w:color="auto"/>
          </w:divBdr>
        </w:div>
        <w:div w:id="1982728844">
          <w:marLeft w:val="480"/>
          <w:marRight w:val="0"/>
          <w:marTop w:val="0"/>
          <w:marBottom w:val="0"/>
          <w:divBdr>
            <w:top w:val="none" w:sz="0" w:space="0" w:color="auto"/>
            <w:left w:val="none" w:sz="0" w:space="0" w:color="auto"/>
            <w:bottom w:val="none" w:sz="0" w:space="0" w:color="auto"/>
            <w:right w:val="none" w:sz="0" w:space="0" w:color="auto"/>
          </w:divBdr>
        </w:div>
        <w:div w:id="2076585838">
          <w:marLeft w:val="480"/>
          <w:marRight w:val="0"/>
          <w:marTop w:val="0"/>
          <w:marBottom w:val="0"/>
          <w:divBdr>
            <w:top w:val="none" w:sz="0" w:space="0" w:color="auto"/>
            <w:left w:val="none" w:sz="0" w:space="0" w:color="auto"/>
            <w:bottom w:val="none" w:sz="0" w:space="0" w:color="auto"/>
            <w:right w:val="none" w:sz="0" w:space="0" w:color="auto"/>
          </w:divBdr>
        </w:div>
        <w:div w:id="2077897277">
          <w:marLeft w:val="480"/>
          <w:marRight w:val="0"/>
          <w:marTop w:val="0"/>
          <w:marBottom w:val="0"/>
          <w:divBdr>
            <w:top w:val="none" w:sz="0" w:space="0" w:color="auto"/>
            <w:left w:val="none" w:sz="0" w:space="0" w:color="auto"/>
            <w:bottom w:val="none" w:sz="0" w:space="0" w:color="auto"/>
            <w:right w:val="none" w:sz="0" w:space="0" w:color="auto"/>
          </w:divBdr>
        </w:div>
        <w:div w:id="2104107136">
          <w:marLeft w:val="480"/>
          <w:marRight w:val="0"/>
          <w:marTop w:val="0"/>
          <w:marBottom w:val="0"/>
          <w:divBdr>
            <w:top w:val="none" w:sz="0" w:space="0" w:color="auto"/>
            <w:left w:val="none" w:sz="0" w:space="0" w:color="auto"/>
            <w:bottom w:val="none" w:sz="0" w:space="0" w:color="auto"/>
            <w:right w:val="none" w:sz="0" w:space="0" w:color="auto"/>
          </w:divBdr>
        </w:div>
        <w:div w:id="2127264072">
          <w:marLeft w:val="480"/>
          <w:marRight w:val="0"/>
          <w:marTop w:val="0"/>
          <w:marBottom w:val="0"/>
          <w:divBdr>
            <w:top w:val="none" w:sz="0" w:space="0" w:color="auto"/>
            <w:left w:val="none" w:sz="0" w:space="0" w:color="auto"/>
            <w:bottom w:val="none" w:sz="0" w:space="0" w:color="auto"/>
            <w:right w:val="none" w:sz="0" w:space="0" w:color="auto"/>
          </w:divBdr>
        </w:div>
      </w:divsChild>
    </w:div>
    <w:div w:id="262612172">
      <w:bodyDiv w:val="1"/>
      <w:marLeft w:val="0"/>
      <w:marRight w:val="0"/>
      <w:marTop w:val="0"/>
      <w:marBottom w:val="0"/>
      <w:divBdr>
        <w:top w:val="none" w:sz="0" w:space="0" w:color="auto"/>
        <w:left w:val="none" w:sz="0" w:space="0" w:color="auto"/>
        <w:bottom w:val="none" w:sz="0" w:space="0" w:color="auto"/>
        <w:right w:val="none" w:sz="0" w:space="0" w:color="auto"/>
      </w:divBdr>
    </w:div>
    <w:div w:id="268661666">
      <w:bodyDiv w:val="1"/>
      <w:marLeft w:val="0"/>
      <w:marRight w:val="0"/>
      <w:marTop w:val="0"/>
      <w:marBottom w:val="0"/>
      <w:divBdr>
        <w:top w:val="none" w:sz="0" w:space="0" w:color="auto"/>
        <w:left w:val="none" w:sz="0" w:space="0" w:color="auto"/>
        <w:bottom w:val="none" w:sz="0" w:space="0" w:color="auto"/>
        <w:right w:val="none" w:sz="0" w:space="0" w:color="auto"/>
      </w:divBdr>
    </w:div>
    <w:div w:id="271019102">
      <w:bodyDiv w:val="1"/>
      <w:marLeft w:val="0"/>
      <w:marRight w:val="0"/>
      <w:marTop w:val="0"/>
      <w:marBottom w:val="0"/>
      <w:divBdr>
        <w:top w:val="none" w:sz="0" w:space="0" w:color="auto"/>
        <w:left w:val="none" w:sz="0" w:space="0" w:color="auto"/>
        <w:bottom w:val="none" w:sz="0" w:space="0" w:color="auto"/>
        <w:right w:val="none" w:sz="0" w:space="0" w:color="auto"/>
      </w:divBdr>
    </w:div>
    <w:div w:id="271867186">
      <w:bodyDiv w:val="1"/>
      <w:marLeft w:val="0"/>
      <w:marRight w:val="0"/>
      <w:marTop w:val="0"/>
      <w:marBottom w:val="0"/>
      <w:divBdr>
        <w:top w:val="none" w:sz="0" w:space="0" w:color="auto"/>
        <w:left w:val="none" w:sz="0" w:space="0" w:color="auto"/>
        <w:bottom w:val="none" w:sz="0" w:space="0" w:color="auto"/>
        <w:right w:val="none" w:sz="0" w:space="0" w:color="auto"/>
      </w:divBdr>
    </w:div>
    <w:div w:id="274605395">
      <w:bodyDiv w:val="1"/>
      <w:marLeft w:val="0"/>
      <w:marRight w:val="0"/>
      <w:marTop w:val="0"/>
      <w:marBottom w:val="0"/>
      <w:divBdr>
        <w:top w:val="none" w:sz="0" w:space="0" w:color="auto"/>
        <w:left w:val="none" w:sz="0" w:space="0" w:color="auto"/>
        <w:bottom w:val="none" w:sz="0" w:space="0" w:color="auto"/>
        <w:right w:val="none" w:sz="0" w:space="0" w:color="auto"/>
      </w:divBdr>
      <w:divsChild>
        <w:div w:id="26611592">
          <w:marLeft w:val="480"/>
          <w:marRight w:val="0"/>
          <w:marTop w:val="0"/>
          <w:marBottom w:val="0"/>
          <w:divBdr>
            <w:top w:val="none" w:sz="0" w:space="0" w:color="auto"/>
            <w:left w:val="none" w:sz="0" w:space="0" w:color="auto"/>
            <w:bottom w:val="none" w:sz="0" w:space="0" w:color="auto"/>
            <w:right w:val="none" w:sz="0" w:space="0" w:color="auto"/>
          </w:divBdr>
        </w:div>
        <w:div w:id="87309020">
          <w:marLeft w:val="480"/>
          <w:marRight w:val="0"/>
          <w:marTop w:val="0"/>
          <w:marBottom w:val="0"/>
          <w:divBdr>
            <w:top w:val="none" w:sz="0" w:space="0" w:color="auto"/>
            <w:left w:val="none" w:sz="0" w:space="0" w:color="auto"/>
            <w:bottom w:val="none" w:sz="0" w:space="0" w:color="auto"/>
            <w:right w:val="none" w:sz="0" w:space="0" w:color="auto"/>
          </w:divBdr>
        </w:div>
        <w:div w:id="93550390">
          <w:marLeft w:val="480"/>
          <w:marRight w:val="0"/>
          <w:marTop w:val="0"/>
          <w:marBottom w:val="0"/>
          <w:divBdr>
            <w:top w:val="none" w:sz="0" w:space="0" w:color="auto"/>
            <w:left w:val="none" w:sz="0" w:space="0" w:color="auto"/>
            <w:bottom w:val="none" w:sz="0" w:space="0" w:color="auto"/>
            <w:right w:val="none" w:sz="0" w:space="0" w:color="auto"/>
          </w:divBdr>
        </w:div>
        <w:div w:id="100147018">
          <w:marLeft w:val="480"/>
          <w:marRight w:val="0"/>
          <w:marTop w:val="0"/>
          <w:marBottom w:val="0"/>
          <w:divBdr>
            <w:top w:val="none" w:sz="0" w:space="0" w:color="auto"/>
            <w:left w:val="none" w:sz="0" w:space="0" w:color="auto"/>
            <w:bottom w:val="none" w:sz="0" w:space="0" w:color="auto"/>
            <w:right w:val="none" w:sz="0" w:space="0" w:color="auto"/>
          </w:divBdr>
        </w:div>
        <w:div w:id="154301122">
          <w:marLeft w:val="480"/>
          <w:marRight w:val="0"/>
          <w:marTop w:val="0"/>
          <w:marBottom w:val="0"/>
          <w:divBdr>
            <w:top w:val="none" w:sz="0" w:space="0" w:color="auto"/>
            <w:left w:val="none" w:sz="0" w:space="0" w:color="auto"/>
            <w:bottom w:val="none" w:sz="0" w:space="0" w:color="auto"/>
            <w:right w:val="none" w:sz="0" w:space="0" w:color="auto"/>
          </w:divBdr>
        </w:div>
        <w:div w:id="228853526">
          <w:marLeft w:val="480"/>
          <w:marRight w:val="0"/>
          <w:marTop w:val="0"/>
          <w:marBottom w:val="0"/>
          <w:divBdr>
            <w:top w:val="none" w:sz="0" w:space="0" w:color="auto"/>
            <w:left w:val="none" w:sz="0" w:space="0" w:color="auto"/>
            <w:bottom w:val="none" w:sz="0" w:space="0" w:color="auto"/>
            <w:right w:val="none" w:sz="0" w:space="0" w:color="auto"/>
          </w:divBdr>
        </w:div>
        <w:div w:id="325478962">
          <w:marLeft w:val="480"/>
          <w:marRight w:val="0"/>
          <w:marTop w:val="0"/>
          <w:marBottom w:val="0"/>
          <w:divBdr>
            <w:top w:val="none" w:sz="0" w:space="0" w:color="auto"/>
            <w:left w:val="none" w:sz="0" w:space="0" w:color="auto"/>
            <w:bottom w:val="none" w:sz="0" w:space="0" w:color="auto"/>
            <w:right w:val="none" w:sz="0" w:space="0" w:color="auto"/>
          </w:divBdr>
        </w:div>
        <w:div w:id="338655457">
          <w:marLeft w:val="480"/>
          <w:marRight w:val="0"/>
          <w:marTop w:val="0"/>
          <w:marBottom w:val="0"/>
          <w:divBdr>
            <w:top w:val="none" w:sz="0" w:space="0" w:color="auto"/>
            <w:left w:val="none" w:sz="0" w:space="0" w:color="auto"/>
            <w:bottom w:val="none" w:sz="0" w:space="0" w:color="auto"/>
            <w:right w:val="none" w:sz="0" w:space="0" w:color="auto"/>
          </w:divBdr>
        </w:div>
        <w:div w:id="349767002">
          <w:marLeft w:val="480"/>
          <w:marRight w:val="0"/>
          <w:marTop w:val="0"/>
          <w:marBottom w:val="0"/>
          <w:divBdr>
            <w:top w:val="none" w:sz="0" w:space="0" w:color="auto"/>
            <w:left w:val="none" w:sz="0" w:space="0" w:color="auto"/>
            <w:bottom w:val="none" w:sz="0" w:space="0" w:color="auto"/>
            <w:right w:val="none" w:sz="0" w:space="0" w:color="auto"/>
          </w:divBdr>
        </w:div>
        <w:div w:id="403452977">
          <w:marLeft w:val="480"/>
          <w:marRight w:val="0"/>
          <w:marTop w:val="0"/>
          <w:marBottom w:val="0"/>
          <w:divBdr>
            <w:top w:val="none" w:sz="0" w:space="0" w:color="auto"/>
            <w:left w:val="none" w:sz="0" w:space="0" w:color="auto"/>
            <w:bottom w:val="none" w:sz="0" w:space="0" w:color="auto"/>
            <w:right w:val="none" w:sz="0" w:space="0" w:color="auto"/>
          </w:divBdr>
        </w:div>
        <w:div w:id="421338368">
          <w:marLeft w:val="480"/>
          <w:marRight w:val="0"/>
          <w:marTop w:val="0"/>
          <w:marBottom w:val="0"/>
          <w:divBdr>
            <w:top w:val="none" w:sz="0" w:space="0" w:color="auto"/>
            <w:left w:val="none" w:sz="0" w:space="0" w:color="auto"/>
            <w:bottom w:val="none" w:sz="0" w:space="0" w:color="auto"/>
            <w:right w:val="none" w:sz="0" w:space="0" w:color="auto"/>
          </w:divBdr>
        </w:div>
        <w:div w:id="450126209">
          <w:marLeft w:val="480"/>
          <w:marRight w:val="0"/>
          <w:marTop w:val="0"/>
          <w:marBottom w:val="0"/>
          <w:divBdr>
            <w:top w:val="none" w:sz="0" w:space="0" w:color="auto"/>
            <w:left w:val="none" w:sz="0" w:space="0" w:color="auto"/>
            <w:bottom w:val="none" w:sz="0" w:space="0" w:color="auto"/>
            <w:right w:val="none" w:sz="0" w:space="0" w:color="auto"/>
          </w:divBdr>
        </w:div>
        <w:div w:id="530386388">
          <w:marLeft w:val="480"/>
          <w:marRight w:val="0"/>
          <w:marTop w:val="0"/>
          <w:marBottom w:val="0"/>
          <w:divBdr>
            <w:top w:val="none" w:sz="0" w:space="0" w:color="auto"/>
            <w:left w:val="none" w:sz="0" w:space="0" w:color="auto"/>
            <w:bottom w:val="none" w:sz="0" w:space="0" w:color="auto"/>
            <w:right w:val="none" w:sz="0" w:space="0" w:color="auto"/>
          </w:divBdr>
        </w:div>
        <w:div w:id="589117413">
          <w:marLeft w:val="480"/>
          <w:marRight w:val="0"/>
          <w:marTop w:val="0"/>
          <w:marBottom w:val="0"/>
          <w:divBdr>
            <w:top w:val="none" w:sz="0" w:space="0" w:color="auto"/>
            <w:left w:val="none" w:sz="0" w:space="0" w:color="auto"/>
            <w:bottom w:val="none" w:sz="0" w:space="0" w:color="auto"/>
            <w:right w:val="none" w:sz="0" w:space="0" w:color="auto"/>
          </w:divBdr>
        </w:div>
        <w:div w:id="593978244">
          <w:marLeft w:val="480"/>
          <w:marRight w:val="0"/>
          <w:marTop w:val="0"/>
          <w:marBottom w:val="0"/>
          <w:divBdr>
            <w:top w:val="none" w:sz="0" w:space="0" w:color="auto"/>
            <w:left w:val="none" w:sz="0" w:space="0" w:color="auto"/>
            <w:bottom w:val="none" w:sz="0" w:space="0" w:color="auto"/>
            <w:right w:val="none" w:sz="0" w:space="0" w:color="auto"/>
          </w:divBdr>
        </w:div>
        <w:div w:id="599334912">
          <w:marLeft w:val="480"/>
          <w:marRight w:val="0"/>
          <w:marTop w:val="0"/>
          <w:marBottom w:val="0"/>
          <w:divBdr>
            <w:top w:val="none" w:sz="0" w:space="0" w:color="auto"/>
            <w:left w:val="none" w:sz="0" w:space="0" w:color="auto"/>
            <w:bottom w:val="none" w:sz="0" w:space="0" w:color="auto"/>
            <w:right w:val="none" w:sz="0" w:space="0" w:color="auto"/>
          </w:divBdr>
        </w:div>
        <w:div w:id="622007257">
          <w:marLeft w:val="480"/>
          <w:marRight w:val="0"/>
          <w:marTop w:val="0"/>
          <w:marBottom w:val="0"/>
          <w:divBdr>
            <w:top w:val="none" w:sz="0" w:space="0" w:color="auto"/>
            <w:left w:val="none" w:sz="0" w:space="0" w:color="auto"/>
            <w:bottom w:val="none" w:sz="0" w:space="0" w:color="auto"/>
            <w:right w:val="none" w:sz="0" w:space="0" w:color="auto"/>
          </w:divBdr>
        </w:div>
        <w:div w:id="643774055">
          <w:marLeft w:val="480"/>
          <w:marRight w:val="0"/>
          <w:marTop w:val="0"/>
          <w:marBottom w:val="0"/>
          <w:divBdr>
            <w:top w:val="none" w:sz="0" w:space="0" w:color="auto"/>
            <w:left w:val="none" w:sz="0" w:space="0" w:color="auto"/>
            <w:bottom w:val="none" w:sz="0" w:space="0" w:color="auto"/>
            <w:right w:val="none" w:sz="0" w:space="0" w:color="auto"/>
          </w:divBdr>
        </w:div>
        <w:div w:id="824204680">
          <w:marLeft w:val="480"/>
          <w:marRight w:val="0"/>
          <w:marTop w:val="0"/>
          <w:marBottom w:val="0"/>
          <w:divBdr>
            <w:top w:val="none" w:sz="0" w:space="0" w:color="auto"/>
            <w:left w:val="none" w:sz="0" w:space="0" w:color="auto"/>
            <w:bottom w:val="none" w:sz="0" w:space="0" w:color="auto"/>
            <w:right w:val="none" w:sz="0" w:space="0" w:color="auto"/>
          </w:divBdr>
        </w:div>
        <w:div w:id="830370068">
          <w:marLeft w:val="480"/>
          <w:marRight w:val="0"/>
          <w:marTop w:val="0"/>
          <w:marBottom w:val="0"/>
          <w:divBdr>
            <w:top w:val="none" w:sz="0" w:space="0" w:color="auto"/>
            <w:left w:val="none" w:sz="0" w:space="0" w:color="auto"/>
            <w:bottom w:val="none" w:sz="0" w:space="0" w:color="auto"/>
            <w:right w:val="none" w:sz="0" w:space="0" w:color="auto"/>
          </w:divBdr>
        </w:div>
        <w:div w:id="846213764">
          <w:marLeft w:val="480"/>
          <w:marRight w:val="0"/>
          <w:marTop w:val="0"/>
          <w:marBottom w:val="0"/>
          <w:divBdr>
            <w:top w:val="none" w:sz="0" w:space="0" w:color="auto"/>
            <w:left w:val="none" w:sz="0" w:space="0" w:color="auto"/>
            <w:bottom w:val="none" w:sz="0" w:space="0" w:color="auto"/>
            <w:right w:val="none" w:sz="0" w:space="0" w:color="auto"/>
          </w:divBdr>
        </w:div>
        <w:div w:id="888226284">
          <w:marLeft w:val="480"/>
          <w:marRight w:val="0"/>
          <w:marTop w:val="0"/>
          <w:marBottom w:val="0"/>
          <w:divBdr>
            <w:top w:val="none" w:sz="0" w:space="0" w:color="auto"/>
            <w:left w:val="none" w:sz="0" w:space="0" w:color="auto"/>
            <w:bottom w:val="none" w:sz="0" w:space="0" w:color="auto"/>
            <w:right w:val="none" w:sz="0" w:space="0" w:color="auto"/>
          </w:divBdr>
        </w:div>
        <w:div w:id="1037389844">
          <w:marLeft w:val="480"/>
          <w:marRight w:val="0"/>
          <w:marTop w:val="0"/>
          <w:marBottom w:val="0"/>
          <w:divBdr>
            <w:top w:val="none" w:sz="0" w:space="0" w:color="auto"/>
            <w:left w:val="none" w:sz="0" w:space="0" w:color="auto"/>
            <w:bottom w:val="none" w:sz="0" w:space="0" w:color="auto"/>
            <w:right w:val="none" w:sz="0" w:space="0" w:color="auto"/>
          </w:divBdr>
        </w:div>
        <w:div w:id="1121681329">
          <w:marLeft w:val="480"/>
          <w:marRight w:val="0"/>
          <w:marTop w:val="0"/>
          <w:marBottom w:val="0"/>
          <w:divBdr>
            <w:top w:val="none" w:sz="0" w:space="0" w:color="auto"/>
            <w:left w:val="none" w:sz="0" w:space="0" w:color="auto"/>
            <w:bottom w:val="none" w:sz="0" w:space="0" w:color="auto"/>
            <w:right w:val="none" w:sz="0" w:space="0" w:color="auto"/>
          </w:divBdr>
        </w:div>
        <w:div w:id="1127164469">
          <w:marLeft w:val="480"/>
          <w:marRight w:val="0"/>
          <w:marTop w:val="0"/>
          <w:marBottom w:val="0"/>
          <w:divBdr>
            <w:top w:val="none" w:sz="0" w:space="0" w:color="auto"/>
            <w:left w:val="none" w:sz="0" w:space="0" w:color="auto"/>
            <w:bottom w:val="none" w:sz="0" w:space="0" w:color="auto"/>
            <w:right w:val="none" w:sz="0" w:space="0" w:color="auto"/>
          </w:divBdr>
        </w:div>
        <w:div w:id="1198666730">
          <w:marLeft w:val="480"/>
          <w:marRight w:val="0"/>
          <w:marTop w:val="0"/>
          <w:marBottom w:val="0"/>
          <w:divBdr>
            <w:top w:val="none" w:sz="0" w:space="0" w:color="auto"/>
            <w:left w:val="none" w:sz="0" w:space="0" w:color="auto"/>
            <w:bottom w:val="none" w:sz="0" w:space="0" w:color="auto"/>
            <w:right w:val="none" w:sz="0" w:space="0" w:color="auto"/>
          </w:divBdr>
        </w:div>
        <w:div w:id="1216162829">
          <w:marLeft w:val="480"/>
          <w:marRight w:val="0"/>
          <w:marTop w:val="0"/>
          <w:marBottom w:val="0"/>
          <w:divBdr>
            <w:top w:val="none" w:sz="0" w:space="0" w:color="auto"/>
            <w:left w:val="none" w:sz="0" w:space="0" w:color="auto"/>
            <w:bottom w:val="none" w:sz="0" w:space="0" w:color="auto"/>
            <w:right w:val="none" w:sz="0" w:space="0" w:color="auto"/>
          </w:divBdr>
        </w:div>
        <w:div w:id="1350793286">
          <w:marLeft w:val="480"/>
          <w:marRight w:val="0"/>
          <w:marTop w:val="0"/>
          <w:marBottom w:val="0"/>
          <w:divBdr>
            <w:top w:val="none" w:sz="0" w:space="0" w:color="auto"/>
            <w:left w:val="none" w:sz="0" w:space="0" w:color="auto"/>
            <w:bottom w:val="none" w:sz="0" w:space="0" w:color="auto"/>
            <w:right w:val="none" w:sz="0" w:space="0" w:color="auto"/>
          </w:divBdr>
        </w:div>
        <w:div w:id="1413814130">
          <w:marLeft w:val="480"/>
          <w:marRight w:val="0"/>
          <w:marTop w:val="0"/>
          <w:marBottom w:val="0"/>
          <w:divBdr>
            <w:top w:val="none" w:sz="0" w:space="0" w:color="auto"/>
            <w:left w:val="none" w:sz="0" w:space="0" w:color="auto"/>
            <w:bottom w:val="none" w:sz="0" w:space="0" w:color="auto"/>
            <w:right w:val="none" w:sz="0" w:space="0" w:color="auto"/>
          </w:divBdr>
        </w:div>
        <w:div w:id="1452869318">
          <w:marLeft w:val="480"/>
          <w:marRight w:val="0"/>
          <w:marTop w:val="0"/>
          <w:marBottom w:val="0"/>
          <w:divBdr>
            <w:top w:val="none" w:sz="0" w:space="0" w:color="auto"/>
            <w:left w:val="none" w:sz="0" w:space="0" w:color="auto"/>
            <w:bottom w:val="none" w:sz="0" w:space="0" w:color="auto"/>
            <w:right w:val="none" w:sz="0" w:space="0" w:color="auto"/>
          </w:divBdr>
        </w:div>
        <w:div w:id="1467426719">
          <w:marLeft w:val="480"/>
          <w:marRight w:val="0"/>
          <w:marTop w:val="0"/>
          <w:marBottom w:val="0"/>
          <w:divBdr>
            <w:top w:val="none" w:sz="0" w:space="0" w:color="auto"/>
            <w:left w:val="none" w:sz="0" w:space="0" w:color="auto"/>
            <w:bottom w:val="none" w:sz="0" w:space="0" w:color="auto"/>
            <w:right w:val="none" w:sz="0" w:space="0" w:color="auto"/>
          </w:divBdr>
        </w:div>
        <w:div w:id="1479230694">
          <w:marLeft w:val="480"/>
          <w:marRight w:val="0"/>
          <w:marTop w:val="0"/>
          <w:marBottom w:val="0"/>
          <w:divBdr>
            <w:top w:val="none" w:sz="0" w:space="0" w:color="auto"/>
            <w:left w:val="none" w:sz="0" w:space="0" w:color="auto"/>
            <w:bottom w:val="none" w:sz="0" w:space="0" w:color="auto"/>
            <w:right w:val="none" w:sz="0" w:space="0" w:color="auto"/>
          </w:divBdr>
        </w:div>
        <w:div w:id="1488470757">
          <w:marLeft w:val="480"/>
          <w:marRight w:val="0"/>
          <w:marTop w:val="0"/>
          <w:marBottom w:val="0"/>
          <w:divBdr>
            <w:top w:val="none" w:sz="0" w:space="0" w:color="auto"/>
            <w:left w:val="none" w:sz="0" w:space="0" w:color="auto"/>
            <w:bottom w:val="none" w:sz="0" w:space="0" w:color="auto"/>
            <w:right w:val="none" w:sz="0" w:space="0" w:color="auto"/>
          </w:divBdr>
        </w:div>
        <w:div w:id="1510217550">
          <w:marLeft w:val="480"/>
          <w:marRight w:val="0"/>
          <w:marTop w:val="0"/>
          <w:marBottom w:val="0"/>
          <w:divBdr>
            <w:top w:val="none" w:sz="0" w:space="0" w:color="auto"/>
            <w:left w:val="none" w:sz="0" w:space="0" w:color="auto"/>
            <w:bottom w:val="none" w:sz="0" w:space="0" w:color="auto"/>
            <w:right w:val="none" w:sz="0" w:space="0" w:color="auto"/>
          </w:divBdr>
        </w:div>
        <w:div w:id="1547334139">
          <w:marLeft w:val="480"/>
          <w:marRight w:val="0"/>
          <w:marTop w:val="0"/>
          <w:marBottom w:val="0"/>
          <w:divBdr>
            <w:top w:val="none" w:sz="0" w:space="0" w:color="auto"/>
            <w:left w:val="none" w:sz="0" w:space="0" w:color="auto"/>
            <w:bottom w:val="none" w:sz="0" w:space="0" w:color="auto"/>
            <w:right w:val="none" w:sz="0" w:space="0" w:color="auto"/>
          </w:divBdr>
        </w:div>
        <w:div w:id="1585844995">
          <w:marLeft w:val="480"/>
          <w:marRight w:val="0"/>
          <w:marTop w:val="0"/>
          <w:marBottom w:val="0"/>
          <w:divBdr>
            <w:top w:val="none" w:sz="0" w:space="0" w:color="auto"/>
            <w:left w:val="none" w:sz="0" w:space="0" w:color="auto"/>
            <w:bottom w:val="none" w:sz="0" w:space="0" w:color="auto"/>
            <w:right w:val="none" w:sz="0" w:space="0" w:color="auto"/>
          </w:divBdr>
        </w:div>
        <w:div w:id="1606159701">
          <w:marLeft w:val="480"/>
          <w:marRight w:val="0"/>
          <w:marTop w:val="0"/>
          <w:marBottom w:val="0"/>
          <w:divBdr>
            <w:top w:val="none" w:sz="0" w:space="0" w:color="auto"/>
            <w:left w:val="none" w:sz="0" w:space="0" w:color="auto"/>
            <w:bottom w:val="none" w:sz="0" w:space="0" w:color="auto"/>
            <w:right w:val="none" w:sz="0" w:space="0" w:color="auto"/>
          </w:divBdr>
        </w:div>
        <w:div w:id="1620259173">
          <w:marLeft w:val="480"/>
          <w:marRight w:val="0"/>
          <w:marTop w:val="0"/>
          <w:marBottom w:val="0"/>
          <w:divBdr>
            <w:top w:val="none" w:sz="0" w:space="0" w:color="auto"/>
            <w:left w:val="none" w:sz="0" w:space="0" w:color="auto"/>
            <w:bottom w:val="none" w:sz="0" w:space="0" w:color="auto"/>
            <w:right w:val="none" w:sz="0" w:space="0" w:color="auto"/>
          </w:divBdr>
        </w:div>
        <w:div w:id="1745831717">
          <w:marLeft w:val="480"/>
          <w:marRight w:val="0"/>
          <w:marTop w:val="0"/>
          <w:marBottom w:val="0"/>
          <w:divBdr>
            <w:top w:val="none" w:sz="0" w:space="0" w:color="auto"/>
            <w:left w:val="none" w:sz="0" w:space="0" w:color="auto"/>
            <w:bottom w:val="none" w:sz="0" w:space="0" w:color="auto"/>
            <w:right w:val="none" w:sz="0" w:space="0" w:color="auto"/>
          </w:divBdr>
        </w:div>
        <w:div w:id="1749421948">
          <w:marLeft w:val="480"/>
          <w:marRight w:val="0"/>
          <w:marTop w:val="0"/>
          <w:marBottom w:val="0"/>
          <w:divBdr>
            <w:top w:val="none" w:sz="0" w:space="0" w:color="auto"/>
            <w:left w:val="none" w:sz="0" w:space="0" w:color="auto"/>
            <w:bottom w:val="none" w:sz="0" w:space="0" w:color="auto"/>
            <w:right w:val="none" w:sz="0" w:space="0" w:color="auto"/>
          </w:divBdr>
        </w:div>
        <w:div w:id="1804999430">
          <w:marLeft w:val="480"/>
          <w:marRight w:val="0"/>
          <w:marTop w:val="0"/>
          <w:marBottom w:val="0"/>
          <w:divBdr>
            <w:top w:val="none" w:sz="0" w:space="0" w:color="auto"/>
            <w:left w:val="none" w:sz="0" w:space="0" w:color="auto"/>
            <w:bottom w:val="none" w:sz="0" w:space="0" w:color="auto"/>
            <w:right w:val="none" w:sz="0" w:space="0" w:color="auto"/>
          </w:divBdr>
        </w:div>
        <w:div w:id="1862089791">
          <w:marLeft w:val="480"/>
          <w:marRight w:val="0"/>
          <w:marTop w:val="0"/>
          <w:marBottom w:val="0"/>
          <w:divBdr>
            <w:top w:val="none" w:sz="0" w:space="0" w:color="auto"/>
            <w:left w:val="none" w:sz="0" w:space="0" w:color="auto"/>
            <w:bottom w:val="none" w:sz="0" w:space="0" w:color="auto"/>
            <w:right w:val="none" w:sz="0" w:space="0" w:color="auto"/>
          </w:divBdr>
        </w:div>
        <w:div w:id="1999651680">
          <w:marLeft w:val="480"/>
          <w:marRight w:val="0"/>
          <w:marTop w:val="0"/>
          <w:marBottom w:val="0"/>
          <w:divBdr>
            <w:top w:val="none" w:sz="0" w:space="0" w:color="auto"/>
            <w:left w:val="none" w:sz="0" w:space="0" w:color="auto"/>
            <w:bottom w:val="none" w:sz="0" w:space="0" w:color="auto"/>
            <w:right w:val="none" w:sz="0" w:space="0" w:color="auto"/>
          </w:divBdr>
        </w:div>
        <w:div w:id="2018266962">
          <w:marLeft w:val="480"/>
          <w:marRight w:val="0"/>
          <w:marTop w:val="0"/>
          <w:marBottom w:val="0"/>
          <w:divBdr>
            <w:top w:val="none" w:sz="0" w:space="0" w:color="auto"/>
            <w:left w:val="none" w:sz="0" w:space="0" w:color="auto"/>
            <w:bottom w:val="none" w:sz="0" w:space="0" w:color="auto"/>
            <w:right w:val="none" w:sz="0" w:space="0" w:color="auto"/>
          </w:divBdr>
        </w:div>
        <w:div w:id="2037922141">
          <w:marLeft w:val="480"/>
          <w:marRight w:val="0"/>
          <w:marTop w:val="0"/>
          <w:marBottom w:val="0"/>
          <w:divBdr>
            <w:top w:val="none" w:sz="0" w:space="0" w:color="auto"/>
            <w:left w:val="none" w:sz="0" w:space="0" w:color="auto"/>
            <w:bottom w:val="none" w:sz="0" w:space="0" w:color="auto"/>
            <w:right w:val="none" w:sz="0" w:space="0" w:color="auto"/>
          </w:divBdr>
        </w:div>
      </w:divsChild>
    </w:div>
    <w:div w:id="274869337">
      <w:bodyDiv w:val="1"/>
      <w:marLeft w:val="0"/>
      <w:marRight w:val="0"/>
      <w:marTop w:val="0"/>
      <w:marBottom w:val="0"/>
      <w:divBdr>
        <w:top w:val="none" w:sz="0" w:space="0" w:color="auto"/>
        <w:left w:val="none" w:sz="0" w:space="0" w:color="auto"/>
        <w:bottom w:val="none" w:sz="0" w:space="0" w:color="auto"/>
        <w:right w:val="none" w:sz="0" w:space="0" w:color="auto"/>
      </w:divBdr>
    </w:div>
    <w:div w:id="277183811">
      <w:bodyDiv w:val="1"/>
      <w:marLeft w:val="0"/>
      <w:marRight w:val="0"/>
      <w:marTop w:val="0"/>
      <w:marBottom w:val="0"/>
      <w:divBdr>
        <w:top w:val="none" w:sz="0" w:space="0" w:color="auto"/>
        <w:left w:val="none" w:sz="0" w:space="0" w:color="auto"/>
        <w:bottom w:val="none" w:sz="0" w:space="0" w:color="auto"/>
        <w:right w:val="none" w:sz="0" w:space="0" w:color="auto"/>
      </w:divBdr>
    </w:div>
    <w:div w:id="278491429">
      <w:bodyDiv w:val="1"/>
      <w:marLeft w:val="0"/>
      <w:marRight w:val="0"/>
      <w:marTop w:val="0"/>
      <w:marBottom w:val="0"/>
      <w:divBdr>
        <w:top w:val="none" w:sz="0" w:space="0" w:color="auto"/>
        <w:left w:val="none" w:sz="0" w:space="0" w:color="auto"/>
        <w:bottom w:val="none" w:sz="0" w:space="0" w:color="auto"/>
        <w:right w:val="none" w:sz="0" w:space="0" w:color="auto"/>
      </w:divBdr>
    </w:div>
    <w:div w:id="281767011">
      <w:bodyDiv w:val="1"/>
      <w:marLeft w:val="0"/>
      <w:marRight w:val="0"/>
      <w:marTop w:val="0"/>
      <w:marBottom w:val="0"/>
      <w:divBdr>
        <w:top w:val="none" w:sz="0" w:space="0" w:color="auto"/>
        <w:left w:val="none" w:sz="0" w:space="0" w:color="auto"/>
        <w:bottom w:val="none" w:sz="0" w:space="0" w:color="auto"/>
        <w:right w:val="none" w:sz="0" w:space="0" w:color="auto"/>
      </w:divBdr>
    </w:div>
    <w:div w:id="282542468">
      <w:bodyDiv w:val="1"/>
      <w:marLeft w:val="0"/>
      <w:marRight w:val="0"/>
      <w:marTop w:val="0"/>
      <w:marBottom w:val="0"/>
      <w:divBdr>
        <w:top w:val="none" w:sz="0" w:space="0" w:color="auto"/>
        <w:left w:val="none" w:sz="0" w:space="0" w:color="auto"/>
        <w:bottom w:val="none" w:sz="0" w:space="0" w:color="auto"/>
        <w:right w:val="none" w:sz="0" w:space="0" w:color="auto"/>
      </w:divBdr>
    </w:div>
    <w:div w:id="284383999">
      <w:bodyDiv w:val="1"/>
      <w:marLeft w:val="0"/>
      <w:marRight w:val="0"/>
      <w:marTop w:val="0"/>
      <w:marBottom w:val="0"/>
      <w:divBdr>
        <w:top w:val="none" w:sz="0" w:space="0" w:color="auto"/>
        <w:left w:val="none" w:sz="0" w:space="0" w:color="auto"/>
        <w:bottom w:val="none" w:sz="0" w:space="0" w:color="auto"/>
        <w:right w:val="none" w:sz="0" w:space="0" w:color="auto"/>
      </w:divBdr>
    </w:div>
    <w:div w:id="290135288">
      <w:bodyDiv w:val="1"/>
      <w:marLeft w:val="0"/>
      <w:marRight w:val="0"/>
      <w:marTop w:val="0"/>
      <w:marBottom w:val="0"/>
      <w:divBdr>
        <w:top w:val="none" w:sz="0" w:space="0" w:color="auto"/>
        <w:left w:val="none" w:sz="0" w:space="0" w:color="auto"/>
        <w:bottom w:val="none" w:sz="0" w:space="0" w:color="auto"/>
        <w:right w:val="none" w:sz="0" w:space="0" w:color="auto"/>
      </w:divBdr>
    </w:div>
    <w:div w:id="297414009">
      <w:bodyDiv w:val="1"/>
      <w:marLeft w:val="0"/>
      <w:marRight w:val="0"/>
      <w:marTop w:val="0"/>
      <w:marBottom w:val="0"/>
      <w:divBdr>
        <w:top w:val="none" w:sz="0" w:space="0" w:color="auto"/>
        <w:left w:val="none" w:sz="0" w:space="0" w:color="auto"/>
        <w:bottom w:val="none" w:sz="0" w:space="0" w:color="auto"/>
        <w:right w:val="none" w:sz="0" w:space="0" w:color="auto"/>
      </w:divBdr>
    </w:div>
    <w:div w:id="301618428">
      <w:bodyDiv w:val="1"/>
      <w:marLeft w:val="0"/>
      <w:marRight w:val="0"/>
      <w:marTop w:val="0"/>
      <w:marBottom w:val="0"/>
      <w:divBdr>
        <w:top w:val="none" w:sz="0" w:space="0" w:color="auto"/>
        <w:left w:val="none" w:sz="0" w:space="0" w:color="auto"/>
        <w:bottom w:val="none" w:sz="0" w:space="0" w:color="auto"/>
        <w:right w:val="none" w:sz="0" w:space="0" w:color="auto"/>
      </w:divBdr>
    </w:div>
    <w:div w:id="302740101">
      <w:bodyDiv w:val="1"/>
      <w:marLeft w:val="0"/>
      <w:marRight w:val="0"/>
      <w:marTop w:val="0"/>
      <w:marBottom w:val="0"/>
      <w:divBdr>
        <w:top w:val="none" w:sz="0" w:space="0" w:color="auto"/>
        <w:left w:val="none" w:sz="0" w:space="0" w:color="auto"/>
        <w:bottom w:val="none" w:sz="0" w:space="0" w:color="auto"/>
        <w:right w:val="none" w:sz="0" w:space="0" w:color="auto"/>
      </w:divBdr>
    </w:div>
    <w:div w:id="303000369">
      <w:bodyDiv w:val="1"/>
      <w:marLeft w:val="0"/>
      <w:marRight w:val="0"/>
      <w:marTop w:val="0"/>
      <w:marBottom w:val="0"/>
      <w:divBdr>
        <w:top w:val="none" w:sz="0" w:space="0" w:color="auto"/>
        <w:left w:val="none" w:sz="0" w:space="0" w:color="auto"/>
        <w:bottom w:val="none" w:sz="0" w:space="0" w:color="auto"/>
        <w:right w:val="none" w:sz="0" w:space="0" w:color="auto"/>
      </w:divBdr>
    </w:div>
    <w:div w:id="304821994">
      <w:bodyDiv w:val="1"/>
      <w:marLeft w:val="0"/>
      <w:marRight w:val="0"/>
      <w:marTop w:val="0"/>
      <w:marBottom w:val="0"/>
      <w:divBdr>
        <w:top w:val="none" w:sz="0" w:space="0" w:color="auto"/>
        <w:left w:val="none" w:sz="0" w:space="0" w:color="auto"/>
        <w:bottom w:val="none" w:sz="0" w:space="0" w:color="auto"/>
        <w:right w:val="none" w:sz="0" w:space="0" w:color="auto"/>
      </w:divBdr>
    </w:div>
    <w:div w:id="305015847">
      <w:bodyDiv w:val="1"/>
      <w:marLeft w:val="0"/>
      <w:marRight w:val="0"/>
      <w:marTop w:val="0"/>
      <w:marBottom w:val="0"/>
      <w:divBdr>
        <w:top w:val="none" w:sz="0" w:space="0" w:color="auto"/>
        <w:left w:val="none" w:sz="0" w:space="0" w:color="auto"/>
        <w:bottom w:val="none" w:sz="0" w:space="0" w:color="auto"/>
        <w:right w:val="none" w:sz="0" w:space="0" w:color="auto"/>
      </w:divBdr>
    </w:div>
    <w:div w:id="311638363">
      <w:bodyDiv w:val="1"/>
      <w:marLeft w:val="0"/>
      <w:marRight w:val="0"/>
      <w:marTop w:val="0"/>
      <w:marBottom w:val="0"/>
      <w:divBdr>
        <w:top w:val="none" w:sz="0" w:space="0" w:color="auto"/>
        <w:left w:val="none" w:sz="0" w:space="0" w:color="auto"/>
        <w:bottom w:val="none" w:sz="0" w:space="0" w:color="auto"/>
        <w:right w:val="none" w:sz="0" w:space="0" w:color="auto"/>
      </w:divBdr>
    </w:div>
    <w:div w:id="312881017">
      <w:bodyDiv w:val="1"/>
      <w:marLeft w:val="0"/>
      <w:marRight w:val="0"/>
      <w:marTop w:val="0"/>
      <w:marBottom w:val="0"/>
      <w:divBdr>
        <w:top w:val="none" w:sz="0" w:space="0" w:color="auto"/>
        <w:left w:val="none" w:sz="0" w:space="0" w:color="auto"/>
        <w:bottom w:val="none" w:sz="0" w:space="0" w:color="auto"/>
        <w:right w:val="none" w:sz="0" w:space="0" w:color="auto"/>
      </w:divBdr>
    </w:div>
    <w:div w:id="314068789">
      <w:bodyDiv w:val="1"/>
      <w:marLeft w:val="0"/>
      <w:marRight w:val="0"/>
      <w:marTop w:val="0"/>
      <w:marBottom w:val="0"/>
      <w:divBdr>
        <w:top w:val="none" w:sz="0" w:space="0" w:color="auto"/>
        <w:left w:val="none" w:sz="0" w:space="0" w:color="auto"/>
        <w:bottom w:val="none" w:sz="0" w:space="0" w:color="auto"/>
        <w:right w:val="none" w:sz="0" w:space="0" w:color="auto"/>
      </w:divBdr>
    </w:div>
    <w:div w:id="314069450">
      <w:bodyDiv w:val="1"/>
      <w:marLeft w:val="0"/>
      <w:marRight w:val="0"/>
      <w:marTop w:val="0"/>
      <w:marBottom w:val="0"/>
      <w:divBdr>
        <w:top w:val="none" w:sz="0" w:space="0" w:color="auto"/>
        <w:left w:val="none" w:sz="0" w:space="0" w:color="auto"/>
        <w:bottom w:val="none" w:sz="0" w:space="0" w:color="auto"/>
        <w:right w:val="none" w:sz="0" w:space="0" w:color="auto"/>
      </w:divBdr>
    </w:div>
    <w:div w:id="314993385">
      <w:bodyDiv w:val="1"/>
      <w:marLeft w:val="0"/>
      <w:marRight w:val="0"/>
      <w:marTop w:val="0"/>
      <w:marBottom w:val="0"/>
      <w:divBdr>
        <w:top w:val="none" w:sz="0" w:space="0" w:color="auto"/>
        <w:left w:val="none" w:sz="0" w:space="0" w:color="auto"/>
        <w:bottom w:val="none" w:sz="0" w:space="0" w:color="auto"/>
        <w:right w:val="none" w:sz="0" w:space="0" w:color="auto"/>
      </w:divBdr>
    </w:div>
    <w:div w:id="320277290">
      <w:bodyDiv w:val="1"/>
      <w:marLeft w:val="0"/>
      <w:marRight w:val="0"/>
      <w:marTop w:val="0"/>
      <w:marBottom w:val="0"/>
      <w:divBdr>
        <w:top w:val="none" w:sz="0" w:space="0" w:color="auto"/>
        <w:left w:val="none" w:sz="0" w:space="0" w:color="auto"/>
        <w:bottom w:val="none" w:sz="0" w:space="0" w:color="auto"/>
        <w:right w:val="none" w:sz="0" w:space="0" w:color="auto"/>
      </w:divBdr>
    </w:div>
    <w:div w:id="323633822">
      <w:bodyDiv w:val="1"/>
      <w:marLeft w:val="0"/>
      <w:marRight w:val="0"/>
      <w:marTop w:val="0"/>
      <w:marBottom w:val="0"/>
      <w:divBdr>
        <w:top w:val="none" w:sz="0" w:space="0" w:color="auto"/>
        <w:left w:val="none" w:sz="0" w:space="0" w:color="auto"/>
        <w:bottom w:val="none" w:sz="0" w:space="0" w:color="auto"/>
        <w:right w:val="none" w:sz="0" w:space="0" w:color="auto"/>
      </w:divBdr>
    </w:div>
    <w:div w:id="329020735">
      <w:bodyDiv w:val="1"/>
      <w:marLeft w:val="0"/>
      <w:marRight w:val="0"/>
      <w:marTop w:val="0"/>
      <w:marBottom w:val="0"/>
      <w:divBdr>
        <w:top w:val="none" w:sz="0" w:space="0" w:color="auto"/>
        <w:left w:val="none" w:sz="0" w:space="0" w:color="auto"/>
        <w:bottom w:val="none" w:sz="0" w:space="0" w:color="auto"/>
        <w:right w:val="none" w:sz="0" w:space="0" w:color="auto"/>
      </w:divBdr>
    </w:div>
    <w:div w:id="335570655">
      <w:bodyDiv w:val="1"/>
      <w:marLeft w:val="0"/>
      <w:marRight w:val="0"/>
      <w:marTop w:val="0"/>
      <w:marBottom w:val="0"/>
      <w:divBdr>
        <w:top w:val="none" w:sz="0" w:space="0" w:color="auto"/>
        <w:left w:val="none" w:sz="0" w:space="0" w:color="auto"/>
        <w:bottom w:val="none" w:sz="0" w:space="0" w:color="auto"/>
        <w:right w:val="none" w:sz="0" w:space="0" w:color="auto"/>
      </w:divBdr>
    </w:div>
    <w:div w:id="335574245">
      <w:bodyDiv w:val="1"/>
      <w:marLeft w:val="0"/>
      <w:marRight w:val="0"/>
      <w:marTop w:val="0"/>
      <w:marBottom w:val="0"/>
      <w:divBdr>
        <w:top w:val="none" w:sz="0" w:space="0" w:color="auto"/>
        <w:left w:val="none" w:sz="0" w:space="0" w:color="auto"/>
        <w:bottom w:val="none" w:sz="0" w:space="0" w:color="auto"/>
        <w:right w:val="none" w:sz="0" w:space="0" w:color="auto"/>
      </w:divBdr>
    </w:div>
    <w:div w:id="336805976">
      <w:bodyDiv w:val="1"/>
      <w:marLeft w:val="0"/>
      <w:marRight w:val="0"/>
      <w:marTop w:val="0"/>
      <w:marBottom w:val="0"/>
      <w:divBdr>
        <w:top w:val="none" w:sz="0" w:space="0" w:color="auto"/>
        <w:left w:val="none" w:sz="0" w:space="0" w:color="auto"/>
        <w:bottom w:val="none" w:sz="0" w:space="0" w:color="auto"/>
        <w:right w:val="none" w:sz="0" w:space="0" w:color="auto"/>
      </w:divBdr>
    </w:div>
    <w:div w:id="338042583">
      <w:bodyDiv w:val="1"/>
      <w:marLeft w:val="0"/>
      <w:marRight w:val="0"/>
      <w:marTop w:val="0"/>
      <w:marBottom w:val="0"/>
      <w:divBdr>
        <w:top w:val="none" w:sz="0" w:space="0" w:color="auto"/>
        <w:left w:val="none" w:sz="0" w:space="0" w:color="auto"/>
        <w:bottom w:val="none" w:sz="0" w:space="0" w:color="auto"/>
        <w:right w:val="none" w:sz="0" w:space="0" w:color="auto"/>
      </w:divBdr>
    </w:div>
    <w:div w:id="338772949">
      <w:bodyDiv w:val="1"/>
      <w:marLeft w:val="0"/>
      <w:marRight w:val="0"/>
      <w:marTop w:val="0"/>
      <w:marBottom w:val="0"/>
      <w:divBdr>
        <w:top w:val="none" w:sz="0" w:space="0" w:color="auto"/>
        <w:left w:val="none" w:sz="0" w:space="0" w:color="auto"/>
        <w:bottom w:val="none" w:sz="0" w:space="0" w:color="auto"/>
        <w:right w:val="none" w:sz="0" w:space="0" w:color="auto"/>
      </w:divBdr>
    </w:div>
    <w:div w:id="344018508">
      <w:bodyDiv w:val="1"/>
      <w:marLeft w:val="0"/>
      <w:marRight w:val="0"/>
      <w:marTop w:val="0"/>
      <w:marBottom w:val="0"/>
      <w:divBdr>
        <w:top w:val="none" w:sz="0" w:space="0" w:color="auto"/>
        <w:left w:val="none" w:sz="0" w:space="0" w:color="auto"/>
        <w:bottom w:val="none" w:sz="0" w:space="0" w:color="auto"/>
        <w:right w:val="none" w:sz="0" w:space="0" w:color="auto"/>
      </w:divBdr>
      <w:divsChild>
        <w:div w:id="13584051">
          <w:marLeft w:val="480"/>
          <w:marRight w:val="0"/>
          <w:marTop w:val="0"/>
          <w:marBottom w:val="0"/>
          <w:divBdr>
            <w:top w:val="none" w:sz="0" w:space="0" w:color="auto"/>
            <w:left w:val="none" w:sz="0" w:space="0" w:color="auto"/>
            <w:bottom w:val="none" w:sz="0" w:space="0" w:color="auto"/>
            <w:right w:val="none" w:sz="0" w:space="0" w:color="auto"/>
          </w:divBdr>
        </w:div>
        <w:div w:id="29769994">
          <w:marLeft w:val="480"/>
          <w:marRight w:val="0"/>
          <w:marTop w:val="0"/>
          <w:marBottom w:val="0"/>
          <w:divBdr>
            <w:top w:val="none" w:sz="0" w:space="0" w:color="auto"/>
            <w:left w:val="none" w:sz="0" w:space="0" w:color="auto"/>
            <w:bottom w:val="none" w:sz="0" w:space="0" w:color="auto"/>
            <w:right w:val="none" w:sz="0" w:space="0" w:color="auto"/>
          </w:divBdr>
        </w:div>
        <w:div w:id="53936264">
          <w:marLeft w:val="480"/>
          <w:marRight w:val="0"/>
          <w:marTop w:val="0"/>
          <w:marBottom w:val="0"/>
          <w:divBdr>
            <w:top w:val="none" w:sz="0" w:space="0" w:color="auto"/>
            <w:left w:val="none" w:sz="0" w:space="0" w:color="auto"/>
            <w:bottom w:val="none" w:sz="0" w:space="0" w:color="auto"/>
            <w:right w:val="none" w:sz="0" w:space="0" w:color="auto"/>
          </w:divBdr>
        </w:div>
        <w:div w:id="296493238">
          <w:marLeft w:val="480"/>
          <w:marRight w:val="0"/>
          <w:marTop w:val="0"/>
          <w:marBottom w:val="0"/>
          <w:divBdr>
            <w:top w:val="none" w:sz="0" w:space="0" w:color="auto"/>
            <w:left w:val="none" w:sz="0" w:space="0" w:color="auto"/>
            <w:bottom w:val="none" w:sz="0" w:space="0" w:color="auto"/>
            <w:right w:val="none" w:sz="0" w:space="0" w:color="auto"/>
          </w:divBdr>
        </w:div>
        <w:div w:id="365180384">
          <w:marLeft w:val="480"/>
          <w:marRight w:val="0"/>
          <w:marTop w:val="0"/>
          <w:marBottom w:val="0"/>
          <w:divBdr>
            <w:top w:val="none" w:sz="0" w:space="0" w:color="auto"/>
            <w:left w:val="none" w:sz="0" w:space="0" w:color="auto"/>
            <w:bottom w:val="none" w:sz="0" w:space="0" w:color="auto"/>
            <w:right w:val="none" w:sz="0" w:space="0" w:color="auto"/>
          </w:divBdr>
        </w:div>
        <w:div w:id="431049874">
          <w:marLeft w:val="480"/>
          <w:marRight w:val="0"/>
          <w:marTop w:val="0"/>
          <w:marBottom w:val="0"/>
          <w:divBdr>
            <w:top w:val="none" w:sz="0" w:space="0" w:color="auto"/>
            <w:left w:val="none" w:sz="0" w:space="0" w:color="auto"/>
            <w:bottom w:val="none" w:sz="0" w:space="0" w:color="auto"/>
            <w:right w:val="none" w:sz="0" w:space="0" w:color="auto"/>
          </w:divBdr>
        </w:div>
        <w:div w:id="526603941">
          <w:marLeft w:val="480"/>
          <w:marRight w:val="0"/>
          <w:marTop w:val="0"/>
          <w:marBottom w:val="0"/>
          <w:divBdr>
            <w:top w:val="none" w:sz="0" w:space="0" w:color="auto"/>
            <w:left w:val="none" w:sz="0" w:space="0" w:color="auto"/>
            <w:bottom w:val="none" w:sz="0" w:space="0" w:color="auto"/>
            <w:right w:val="none" w:sz="0" w:space="0" w:color="auto"/>
          </w:divBdr>
        </w:div>
        <w:div w:id="728655567">
          <w:marLeft w:val="480"/>
          <w:marRight w:val="0"/>
          <w:marTop w:val="0"/>
          <w:marBottom w:val="0"/>
          <w:divBdr>
            <w:top w:val="none" w:sz="0" w:space="0" w:color="auto"/>
            <w:left w:val="none" w:sz="0" w:space="0" w:color="auto"/>
            <w:bottom w:val="none" w:sz="0" w:space="0" w:color="auto"/>
            <w:right w:val="none" w:sz="0" w:space="0" w:color="auto"/>
          </w:divBdr>
        </w:div>
        <w:div w:id="850988773">
          <w:marLeft w:val="480"/>
          <w:marRight w:val="0"/>
          <w:marTop w:val="0"/>
          <w:marBottom w:val="0"/>
          <w:divBdr>
            <w:top w:val="none" w:sz="0" w:space="0" w:color="auto"/>
            <w:left w:val="none" w:sz="0" w:space="0" w:color="auto"/>
            <w:bottom w:val="none" w:sz="0" w:space="0" w:color="auto"/>
            <w:right w:val="none" w:sz="0" w:space="0" w:color="auto"/>
          </w:divBdr>
        </w:div>
        <w:div w:id="1051614706">
          <w:marLeft w:val="480"/>
          <w:marRight w:val="0"/>
          <w:marTop w:val="0"/>
          <w:marBottom w:val="0"/>
          <w:divBdr>
            <w:top w:val="none" w:sz="0" w:space="0" w:color="auto"/>
            <w:left w:val="none" w:sz="0" w:space="0" w:color="auto"/>
            <w:bottom w:val="none" w:sz="0" w:space="0" w:color="auto"/>
            <w:right w:val="none" w:sz="0" w:space="0" w:color="auto"/>
          </w:divBdr>
        </w:div>
        <w:div w:id="1054894911">
          <w:marLeft w:val="480"/>
          <w:marRight w:val="0"/>
          <w:marTop w:val="0"/>
          <w:marBottom w:val="0"/>
          <w:divBdr>
            <w:top w:val="none" w:sz="0" w:space="0" w:color="auto"/>
            <w:left w:val="none" w:sz="0" w:space="0" w:color="auto"/>
            <w:bottom w:val="none" w:sz="0" w:space="0" w:color="auto"/>
            <w:right w:val="none" w:sz="0" w:space="0" w:color="auto"/>
          </w:divBdr>
        </w:div>
        <w:div w:id="1103040575">
          <w:marLeft w:val="480"/>
          <w:marRight w:val="0"/>
          <w:marTop w:val="0"/>
          <w:marBottom w:val="0"/>
          <w:divBdr>
            <w:top w:val="none" w:sz="0" w:space="0" w:color="auto"/>
            <w:left w:val="none" w:sz="0" w:space="0" w:color="auto"/>
            <w:bottom w:val="none" w:sz="0" w:space="0" w:color="auto"/>
            <w:right w:val="none" w:sz="0" w:space="0" w:color="auto"/>
          </w:divBdr>
        </w:div>
        <w:div w:id="1171916995">
          <w:marLeft w:val="480"/>
          <w:marRight w:val="0"/>
          <w:marTop w:val="0"/>
          <w:marBottom w:val="0"/>
          <w:divBdr>
            <w:top w:val="none" w:sz="0" w:space="0" w:color="auto"/>
            <w:left w:val="none" w:sz="0" w:space="0" w:color="auto"/>
            <w:bottom w:val="none" w:sz="0" w:space="0" w:color="auto"/>
            <w:right w:val="none" w:sz="0" w:space="0" w:color="auto"/>
          </w:divBdr>
        </w:div>
        <w:div w:id="1290093144">
          <w:marLeft w:val="480"/>
          <w:marRight w:val="0"/>
          <w:marTop w:val="0"/>
          <w:marBottom w:val="0"/>
          <w:divBdr>
            <w:top w:val="none" w:sz="0" w:space="0" w:color="auto"/>
            <w:left w:val="none" w:sz="0" w:space="0" w:color="auto"/>
            <w:bottom w:val="none" w:sz="0" w:space="0" w:color="auto"/>
            <w:right w:val="none" w:sz="0" w:space="0" w:color="auto"/>
          </w:divBdr>
        </w:div>
        <w:div w:id="1355376384">
          <w:marLeft w:val="480"/>
          <w:marRight w:val="0"/>
          <w:marTop w:val="0"/>
          <w:marBottom w:val="0"/>
          <w:divBdr>
            <w:top w:val="none" w:sz="0" w:space="0" w:color="auto"/>
            <w:left w:val="none" w:sz="0" w:space="0" w:color="auto"/>
            <w:bottom w:val="none" w:sz="0" w:space="0" w:color="auto"/>
            <w:right w:val="none" w:sz="0" w:space="0" w:color="auto"/>
          </w:divBdr>
        </w:div>
        <w:div w:id="1503012505">
          <w:marLeft w:val="480"/>
          <w:marRight w:val="0"/>
          <w:marTop w:val="0"/>
          <w:marBottom w:val="0"/>
          <w:divBdr>
            <w:top w:val="none" w:sz="0" w:space="0" w:color="auto"/>
            <w:left w:val="none" w:sz="0" w:space="0" w:color="auto"/>
            <w:bottom w:val="none" w:sz="0" w:space="0" w:color="auto"/>
            <w:right w:val="none" w:sz="0" w:space="0" w:color="auto"/>
          </w:divBdr>
        </w:div>
        <w:div w:id="1507359795">
          <w:marLeft w:val="480"/>
          <w:marRight w:val="0"/>
          <w:marTop w:val="0"/>
          <w:marBottom w:val="0"/>
          <w:divBdr>
            <w:top w:val="none" w:sz="0" w:space="0" w:color="auto"/>
            <w:left w:val="none" w:sz="0" w:space="0" w:color="auto"/>
            <w:bottom w:val="none" w:sz="0" w:space="0" w:color="auto"/>
            <w:right w:val="none" w:sz="0" w:space="0" w:color="auto"/>
          </w:divBdr>
        </w:div>
        <w:div w:id="1552418954">
          <w:marLeft w:val="480"/>
          <w:marRight w:val="0"/>
          <w:marTop w:val="0"/>
          <w:marBottom w:val="0"/>
          <w:divBdr>
            <w:top w:val="none" w:sz="0" w:space="0" w:color="auto"/>
            <w:left w:val="none" w:sz="0" w:space="0" w:color="auto"/>
            <w:bottom w:val="none" w:sz="0" w:space="0" w:color="auto"/>
            <w:right w:val="none" w:sz="0" w:space="0" w:color="auto"/>
          </w:divBdr>
        </w:div>
        <w:div w:id="1609777002">
          <w:marLeft w:val="480"/>
          <w:marRight w:val="0"/>
          <w:marTop w:val="0"/>
          <w:marBottom w:val="0"/>
          <w:divBdr>
            <w:top w:val="none" w:sz="0" w:space="0" w:color="auto"/>
            <w:left w:val="none" w:sz="0" w:space="0" w:color="auto"/>
            <w:bottom w:val="none" w:sz="0" w:space="0" w:color="auto"/>
            <w:right w:val="none" w:sz="0" w:space="0" w:color="auto"/>
          </w:divBdr>
        </w:div>
        <w:div w:id="1653364046">
          <w:marLeft w:val="480"/>
          <w:marRight w:val="0"/>
          <w:marTop w:val="0"/>
          <w:marBottom w:val="0"/>
          <w:divBdr>
            <w:top w:val="none" w:sz="0" w:space="0" w:color="auto"/>
            <w:left w:val="none" w:sz="0" w:space="0" w:color="auto"/>
            <w:bottom w:val="none" w:sz="0" w:space="0" w:color="auto"/>
            <w:right w:val="none" w:sz="0" w:space="0" w:color="auto"/>
          </w:divBdr>
        </w:div>
        <w:div w:id="1881631005">
          <w:marLeft w:val="480"/>
          <w:marRight w:val="0"/>
          <w:marTop w:val="0"/>
          <w:marBottom w:val="0"/>
          <w:divBdr>
            <w:top w:val="none" w:sz="0" w:space="0" w:color="auto"/>
            <w:left w:val="none" w:sz="0" w:space="0" w:color="auto"/>
            <w:bottom w:val="none" w:sz="0" w:space="0" w:color="auto"/>
            <w:right w:val="none" w:sz="0" w:space="0" w:color="auto"/>
          </w:divBdr>
        </w:div>
      </w:divsChild>
    </w:div>
    <w:div w:id="344132443">
      <w:bodyDiv w:val="1"/>
      <w:marLeft w:val="0"/>
      <w:marRight w:val="0"/>
      <w:marTop w:val="0"/>
      <w:marBottom w:val="0"/>
      <w:divBdr>
        <w:top w:val="none" w:sz="0" w:space="0" w:color="auto"/>
        <w:left w:val="none" w:sz="0" w:space="0" w:color="auto"/>
        <w:bottom w:val="none" w:sz="0" w:space="0" w:color="auto"/>
        <w:right w:val="none" w:sz="0" w:space="0" w:color="auto"/>
      </w:divBdr>
    </w:div>
    <w:div w:id="347101007">
      <w:bodyDiv w:val="1"/>
      <w:marLeft w:val="0"/>
      <w:marRight w:val="0"/>
      <w:marTop w:val="0"/>
      <w:marBottom w:val="0"/>
      <w:divBdr>
        <w:top w:val="none" w:sz="0" w:space="0" w:color="auto"/>
        <w:left w:val="none" w:sz="0" w:space="0" w:color="auto"/>
        <w:bottom w:val="none" w:sz="0" w:space="0" w:color="auto"/>
        <w:right w:val="none" w:sz="0" w:space="0" w:color="auto"/>
      </w:divBdr>
    </w:div>
    <w:div w:id="350688077">
      <w:bodyDiv w:val="1"/>
      <w:marLeft w:val="0"/>
      <w:marRight w:val="0"/>
      <w:marTop w:val="0"/>
      <w:marBottom w:val="0"/>
      <w:divBdr>
        <w:top w:val="none" w:sz="0" w:space="0" w:color="auto"/>
        <w:left w:val="none" w:sz="0" w:space="0" w:color="auto"/>
        <w:bottom w:val="none" w:sz="0" w:space="0" w:color="auto"/>
        <w:right w:val="none" w:sz="0" w:space="0" w:color="auto"/>
      </w:divBdr>
    </w:div>
    <w:div w:id="352222340">
      <w:bodyDiv w:val="1"/>
      <w:marLeft w:val="0"/>
      <w:marRight w:val="0"/>
      <w:marTop w:val="0"/>
      <w:marBottom w:val="0"/>
      <w:divBdr>
        <w:top w:val="none" w:sz="0" w:space="0" w:color="auto"/>
        <w:left w:val="none" w:sz="0" w:space="0" w:color="auto"/>
        <w:bottom w:val="none" w:sz="0" w:space="0" w:color="auto"/>
        <w:right w:val="none" w:sz="0" w:space="0" w:color="auto"/>
      </w:divBdr>
    </w:div>
    <w:div w:id="355887663">
      <w:bodyDiv w:val="1"/>
      <w:marLeft w:val="0"/>
      <w:marRight w:val="0"/>
      <w:marTop w:val="0"/>
      <w:marBottom w:val="0"/>
      <w:divBdr>
        <w:top w:val="none" w:sz="0" w:space="0" w:color="auto"/>
        <w:left w:val="none" w:sz="0" w:space="0" w:color="auto"/>
        <w:bottom w:val="none" w:sz="0" w:space="0" w:color="auto"/>
        <w:right w:val="none" w:sz="0" w:space="0" w:color="auto"/>
      </w:divBdr>
    </w:div>
    <w:div w:id="357005432">
      <w:bodyDiv w:val="1"/>
      <w:marLeft w:val="0"/>
      <w:marRight w:val="0"/>
      <w:marTop w:val="0"/>
      <w:marBottom w:val="0"/>
      <w:divBdr>
        <w:top w:val="none" w:sz="0" w:space="0" w:color="auto"/>
        <w:left w:val="none" w:sz="0" w:space="0" w:color="auto"/>
        <w:bottom w:val="none" w:sz="0" w:space="0" w:color="auto"/>
        <w:right w:val="none" w:sz="0" w:space="0" w:color="auto"/>
      </w:divBdr>
    </w:div>
    <w:div w:id="365562091">
      <w:bodyDiv w:val="1"/>
      <w:marLeft w:val="0"/>
      <w:marRight w:val="0"/>
      <w:marTop w:val="0"/>
      <w:marBottom w:val="0"/>
      <w:divBdr>
        <w:top w:val="none" w:sz="0" w:space="0" w:color="auto"/>
        <w:left w:val="none" w:sz="0" w:space="0" w:color="auto"/>
        <w:bottom w:val="none" w:sz="0" w:space="0" w:color="auto"/>
        <w:right w:val="none" w:sz="0" w:space="0" w:color="auto"/>
      </w:divBdr>
    </w:div>
    <w:div w:id="366030599">
      <w:bodyDiv w:val="1"/>
      <w:marLeft w:val="0"/>
      <w:marRight w:val="0"/>
      <w:marTop w:val="0"/>
      <w:marBottom w:val="0"/>
      <w:divBdr>
        <w:top w:val="none" w:sz="0" w:space="0" w:color="auto"/>
        <w:left w:val="none" w:sz="0" w:space="0" w:color="auto"/>
        <w:bottom w:val="none" w:sz="0" w:space="0" w:color="auto"/>
        <w:right w:val="none" w:sz="0" w:space="0" w:color="auto"/>
      </w:divBdr>
      <w:divsChild>
        <w:div w:id="88039783">
          <w:marLeft w:val="480"/>
          <w:marRight w:val="0"/>
          <w:marTop w:val="0"/>
          <w:marBottom w:val="0"/>
          <w:divBdr>
            <w:top w:val="none" w:sz="0" w:space="0" w:color="auto"/>
            <w:left w:val="none" w:sz="0" w:space="0" w:color="auto"/>
            <w:bottom w:val="none" w:sz="0" w:space="0" w:color="auto"/>
            <w:right w:val="none" w:sz="0" w:space="0" w:color="auto"/>
          </w:divBdr>
        </w:div>
        <w:div w:id="110516604">
          <w:marLeft w:val="480"/>
          <w:marRight w:val="0"/>
          <w:marTop w:val="0"/>
          <w:marBottom w:val="0"/>
          <w:divBdr>
            <w:top w:val="none" w:sz="0" w:space="0" w:color="auto"/>
            <w:left w:val="none" w:sz="0" w:space="0" w:color="auto"/>
            <w:bottom w:val="none" w:sz="0" w:space="0" w:color="auto"/>
            <w:right w:val="none" w:sz="0" w:space="0" w:color="auto"/>
          </w:divBdr>
        </w:div>
        <w:div w:id="229537354">
          <w:marLeft w:val="480"/>
          <w:marRight w:val="0"/>
          <w:marTop w:val="0"/>
          <w:marBottom w:val="0"/>
          <w:divBdr>
            <w:top w:val="none" w:sz="0" w:space="0" w:color="auto"/>
            <w:left w:val="none" w:sz="0" w:space="0" w:color="auto"/>
            <w:bottom w:val="none" w:sz="0" w:space="0" w:color="auto"/>
            <w:right w:val="none" w:sz="0" w:space="0" w:color="auto"/>
          </w:divBdr>
        </w:div>
        <w:div w:id="422461368">
          <w:marLeft w:val="480"/>
          <w:marRight w:val="0"/>
          <w:marTop w:val="0"/>
          <w:marBottom w:val="0"/>
          <w:divBdr>
            <w:top w:val="none" w:sz="0" w:space="0" w:color="auto"/>
            <w:left w:val="none" w:sz="0" w:space="0" w:color="auto"/>
            <w:bottom w:val="none" w:sz="0" w:space="0" w:color="auto"/>
            <w:right w:val="none" w:sz="0" w:space="0" w:color="auto"/>
          </w:divBdr>
        </w:div>
        <w:div w:id="473841205">
          <w:marLeft w:val="480"/>
          <w:marRight w:val="0"/>
          <w:marTop w:val="0"/>
          <w:marBottom w:val="0"/>
          <w:divBdr>
            <w:top w:val="none" w:sz="0" w:space="0" w:color="auto"/>
            <w:left w:val="none" w:sz="0" w:space="0" w:color="auto"/>
            <w:bottom w:val="none" w:sz="0" w:space="0" w:color="auto"/>
            <w:right w:val="none" w:sz="0" w:space="0" w:color="auto"/>
          </w:divBdr>
        </w:div>
        <w:div w:id="494616965">
          <w:marLeft w:val="480"/>
          <w:marRight w:val="0"/>
          <w:marTop w:val="0"/>
          <w:marBottom w:val="0"/>
          <w:divBdr>
            <w:top w:val="none" w:sz="0" w:space="0" w:color="auto"/>
            <w:left w:val="none" w:sz="0" w:space="0" w:color="auto"/>
            <w:bottom w:val="none" w:sz="0" w:space="0" w:color="auto"/>
            <w:right w:val="none" w:sz="0" w:space="0" w:color="auto"/>
          </w:divBdr>
        </w:div>
        <w:div w:id="531458343">
          <w:marLeft w:val="480"/>
          <w:marRight w:val="0"/>
          <w:marTop w:val="0"/>
          <w:marBottom w:val="0"/>
          <w:divBdr>
            <w:top w:val="none" w:sz="0" w:space="0" w:color="auto"/>
            <w:left w:val="none" w:sz="0" w:space="0" w:color="auto"/>
            <w:bottom w:val="none" w:sz="0" w:space="0" w:color="auto"/>
            <w:right w:val="none" w:sz="0" w:space="0" w:color="auto"/>
          </w:divBdr>
        </w:div>
        <w:div w:id="719789149">
          <w:marLeft w:val="480"/>
          <w:marRight w:val="0"/>
          <w:marTop w:val="0"/>
          <w:marBottom w:val="0"/>
          <w:divBdr>
            <w:top w:val="none" w:sz="0" w:space="0" w:color="auto"/>
            <w:left w:val="none" w:sz="0" w:space="0" w:color="auto"/>
            <w:bottom w:val="none" w:sz="0" w:space="0" w:color="auto"/>
            <w:right w:val="none" w:sz="0" w:space="0" w:color="auto"/>
          </w:divBdr>
        </w:div>
        <w:div w:id="735249168">
          <w:marLeft w:val="480"/>
          <w:marRight w:val="0"/>
          <w:marTop w:val="0"/>
          <w:marBottom w:val="0"/>
          <w:divBdr>
            <w:top w:val="none" w:sz="0" w:space="0" w:color="auto"/>
            <w:left w:val="none" w:sz="0" w:space="0" w:color="auto"/>
            <w:bottom w:val="none" w:sz="0" w:space="0" w:color="auto"/>
            <w:right w:val="none" w:sz="0" w:space="0" w:color="auto"/>
          </w:divBdr>
        </w:div>
        <w:div w:id="760637646">
          <w:marLeft w:val="480"/>
          <w:marRight w:val="0"/>
          <w:marTop w:val="0"/>
          <w:marBottom w:val="0"/>
          <w:divBdr>
            <w:top w:val="none" w:sz="0" w:space="0" w:color="auto"/>
            <w:left w:val="none" w:sz="0" w:space="0" w:color="auto"/>
            <w:bottom w:val="none" w:sz="0" w:space="0" w:color="auto"/>
            <w:right w:val="none" w:sz="0" w:space="0" w:color="auto"/>
          </w:divBdr>
        </w:div>
        <w:div w:id="810562999">
          <w:marLeft w:val="480"/>
          <w:marRight w:val="0"/>
          <w:marTop w:val="0"/>
          <w:marBottom w:val="0"/>
          <w:divBdr>
            <w:top w:val="none" w:sz="0" w:space="0" w:color="auto"/>
            <w:left w:val="none" w:sz="0" w:space="0" w:color="auto"/>
            <w:bottom w:val="none" w:sz="0" w:space="0" w:color="auto"/>
            <w:right w:val="none" w:sz="0" w:space="0" w:color="auto"/>
          </w:divBdr>
        </w:div>
        <w:div w:id="851189588">
          <w:marLeft w:val="480"/>
          <w:marRight w:val="0"/>
          <w:marTop w:val="0"/>
          <w:marBottom w:val="0"/>
          <w:divBdr>
            <w:top w:val="none" w:sz="0" w:space="0" w:color="auto"/>
            <w:left w:val="none" w:sz="0" w:space="0" w:color="auto"/>
            <w:bottom w:val="none" w:sz="0" w:space="0" w:color="auto"/>
            <w:right w:val="none" w:sz="0" w:space="0" w:color="auto"/>
          </w:divBdr>
        </w:div>
        <w:div w:id="917715069">
          <w:marLeft w:val="480"/>
          <w:marRight w:val="0"/>
          <w:marTop w:val="0"/>
          <w:marBottom w:val="0"/>
          <w:divBdr>
            <w:top w:val="none" w:sz="0" w:space="0" w:color="auto"/>
            <w:left w:val="none" w:sz="0" w:space="0" w:color="auto"/>
            <w:bottom w:val="none" w:sz="0" w:space="0" w:color="auto"/>
            <w:right w:val="none" w:sz="0" w:space="0" w:color="auto"/>
          </w:divBdr>
        </w:div>
        <w:div w:id="936526322">
          <w:marLeft w:val="480"/>
          <w:marRight w:val="0"/>
          <w:marTop w:val="0"/>
          <w:marBottom w:val="0"/>
          <w:divBdr>
            <w:top w:val="none" w:sz="0" w:space="0" w:color="auto"/>
            <w:left w:val="none" w:sz="0" w:space="0" w:color="auto"/>
            <w:bottom w:val="none" w:sz="0" w:space="0" w:color="auto"/>
            <w:right w:val="none" w:sz="0" w:space="0" w:color="auto"/>
          </w:divBdr>
        </w:div>
        <w:div w:id="950938960">
          <w:marLeft w:val="480"/>
          <w:marRight w:val="0"/>
          <w:marTop w:val="0"/>
          <w:marBottom w:val="0"/>
          <w:divBdr>
            <w:top w:val="none" w:sz="0" w:space="0" w:color="auto"/>
            <w:left w:val="none" w:sz="0" w:space="0" w:color="auto"/>
            <w:bottom w:val="none" w:sz="0" w:space="0" w:color="auto"/>
            <w:right w:val="none" w:sz="0" w:space="0" w:color="auto"/>
          </w:divBdr>
        </w:div>
        <w:div w:id="1024595032">
          <w:marLeft w:val="480"/>
          <w:marRight w:val="0"/>
          <w:marTop w:val="0"/>
          <w:marBottom w:val="0"/>
          <w:divBdr>
            <w:top w:val="none" w:sz="0" w:space="0" w:color="auto"/>
            <w:left w:val="none" w:sz="0" w:space="0" w:color="auto"/>
            <w:bottom w:val="none" w:sz="0" w:space="0" w:color="auto"/>
            <w:right w:val="none" w:sz="0" w:space="0" w:color="auto"/>
          </w:divBdr>
        </w:div>
        <w:div w:id="1230189022">
          <w:marLeft w:val="480"/>
          <w:marRight w:val="0"/>
          <w:marTop w:val="0"/>
          <w:marBottom w:val="0"/>
          <w:divBdr>
            <w:top w:val="none" w:sz="0" w:space="0" w:color="auto"/>
            <w:left w:val="none" w:sz="0" w:space="0" w:color="auto"/>
            <w:bottom w:val="none" w:sz="0" w:space="0" w:color="auto"/>
            <w:right w:val="none" w:sz="0" w:space="0" w:color="auto"/>
          </w:divBdr>
        </w:div>
        <w:div w:id="1499689686">
          <w:marLeft w:val="480"/>
          <w:marRight w:val="0"/>
          <w:marTop w:val="0"/>
          <w:marBottom w:val="0"/>
          <w:divBdr>
            <w:top w:val="none" w:sz="0" w:space="0" w:color="auto"/>
            <w:left w:val="none" w:sz="0" w:space="0" w:color="auto"/>
            <w:bottom w:val="none" w:sz="0" w:space="0" w:color="auto"/>
            <w:right w:val="none" w:sz="0" w:space="0" w:color="auto"/>
          </w:divBdr>
        </w:div>
        <w:div w:id="1558009148">
          <w:marLeft w:val="480"/>
          <w:marRight w:val="0"/>
          <w:marTop w:val="0"/>
          <w:marBottom w:val="0"/>
          <w:divBdr>
            <w:top w:val="none" w:sz="0" w:space="0" w:color="auto"/>
            <w:left w:val="none" w:sz="0" w:space="0" w:color="auto"/>
            <w:bottom w:val="none" w:sz="0" w:space="0" w:color="auto"/>
            <w:right w:val="none" w:sz="0" w:space="0" w:color="auto"/>
          </w:divBdr>
        </w:div>
        <w:div w:id="1588533667">
          <w:marLeft w:val="480"/>
          <w:marRight w:val="0"/>
          <w:marTop w:val="0"/>
          <w:marBottom w:val="0"/>
          <w:divBdr>
            <w:top w:val="none" w:sz="0" w:space="0" w:color="auto"/>
            <w:left w:val="none" w:sz="0" w:space="0" w:color="auto"/>
            <w:bottom w:val="none" w:sz="0" w:space="0" w:color="auto"/>
            <w:right w:val="none" w:sz="0" w:space="0" w:color="auto"/>
          </w:divBdr>
        </w:div>
        <w:div w:id="1652709848">
          <w:marLeft w:val="480"/>
          <w:marRight w:val="0"/>
          <w:marTop w:val="0"/>
          <w:marBottom w:val="0"/>
          <w:divBdr>
            <w:top w:val="none" w:sz="0" w:space="0" w:color="auto"/>
            <w:left w:val="none" w:sz="0" w:space="0" w:color="auto"/>
            <w:bottom w:val="none" w:sz="0" w:space="0" w:color="auto"/>
            <w:right w:val="none" w:sz="0" w:space="0" w:color="auto"/>
          </w:divBdr>
        </w:div>
        <w:div w:id="1657151415">
          <w:marLeft w:val="480"/>
          <w:marRight w:val="0"/>
          <w:marTop w:val="0"/>
          <w:marBottom w:val="0"/>
          <w:divBdr>
            <w:top w:val="none" w:sz="0" w:space="0" w:color="auto"/>
            <w:left w:val="none" w:sz="0" w:space="0" w:color="auto"/>
            <w:bottom w:val="none" w:sz="0" w:space="0" w:color="auto"/>
            <w:right w:val="none" w:sz="0" w:space="0" w:color="auto"/>
          </w:divBdr>
        </w:div>
        <w:div w:id="1912234873">
          <w:marLeft w:val="480"/>
          <w:marRight w:val="0"/>
          <w:marTop w:val="0"/>
          <w:marBottom w:val="0"/>
          <w:divBdr>
            <w:top w:val="none" w:sz="0" w:space="0" w:color="auto"/>
            <w:left w:val="none" w:sz="0" w:space="0" w:color="auto"/>
            <w:bottom w:val="none" w:sz="0" w:space="0" w:color="auto"/>
            <w:right w:val="none" w:sz="0" w:space="0" w:color="auto"/>
          </w:divBdr>
        </w:div>
        <w:div w:id="2022075812">
          <w:marLeft w:val="480"/>
          <w:marRight w:val="0"/>
          <w:marTop w:val="0"/>
          <w:marBottom w:val="0"/>
          <w:divBdr>
            <w:top w:val="none" w:sz="0" w:space="0" w:color="auto"/>
            <w:left w:val="none" w:sz="0" w:space="0" w:color="auto"/>
            <w:bottom w:val="none" w:sz="0" w:space="0" w:color="auto"/>
            <w:right w:val="none" w:sz="0" w:space="0" w:color="auto"/>
          </w:divBdr>
        </w:div>
        <w:div w:id="2041785577">
          <w:marLeft w:val="480"/>
          <w:marRight w:val="0"/>
          <w:marTop w:val="0"/>
          <w:marBottom w:val="0"/>
          <w:divBdr>
            <w:top w:val="none" w:sz="0" w:space="0" w:color="auto"/>
            <w:left w:val="none" w:sz="0" w:space="0" w:color="auto"/>
            <w:bottom w:val="none" w:sz="0" w:space="0" w:color="auto"/>
            <w:right w:val="none" w:sz="0" w:space="0" w:color="auto"/>
          </w:divBdr>
        </w:div>
        <w:div w:id="2063018909">
          <w:marLeft w:val="480"/>
          <w:marRight w:val="0"/>
          <w:marTop w:val="0"/>
          <w:marBottom w:val="0"/>
          <w:divBdr>
            <w:top w:val="none" w:sz="0" w:space="0" w:color="auto"/>
            <w:left w:val="none" w:sz="0" w:space="0" w:color="auto"/>
            <w:bottom w:val="none" w:sz="0" w:space="0" w:color="auto"/>
            <w:right w:val="none" w:sz="0" w:space="0" w:color="auto"/>
          </w:divBdr>
        </w:div>
        <w:div w:id="2135978805">
          <w:marLeft w:val="480"/>
          <w:marRight w:val="0"/>
          <w:marTop w:val="0"/>
          <w:marBottom w:val="0"/>
          <w:divBdr>
            <w:top w:val="none" w:sz="0" w:space="0" w:color="auto"/>
            <w:left w:val="none" w:sz="0" w:space="0" w:color="auto"/>
            <w:bottom w:val="none" w:sz="0" w:space="0" w:color="auto"/>
            <w:right w:val="none" w:sz="0" w:space="0" w:color="auto"/>
          </w:divBdr>
        </w:div>
      </w:divsChild>
    </w:div>
    <w:div w:id="367067245">
      <w:bodyDiv w:val="1"/>
      <w:marLeft w:val="0"/>
      <w:marRight w:val="0"/>
      <w:marTop w:val="0"/>
      <w:marBottom w:val="0"/>
      <w:divBdr>
        <w:top w:val="none" w:sz="0" w:space="0" w:color="auto"/>
        <w:left w:val="none" w:sz="0" w:space="0" w:color="auto"/>
        <w:bottom w:val="none" w:sz="0" w:space="0" w:color="auto"/>
        <w:right w:val="none" w:sz="0" w:space="0" w:color="auto"/>
      </w:divBdr>
    </w:div>
    <w:div w:id="369305517">
      <w:bodyDiv w:val="1"/>
      <w:marLeft w:val="0"/>
      <w:marRight w:val="0"/>
      <w:marTop w:val="0"/>
      <w:marBottom w:val="0"/>
      <w:divBdr>
        <w:top w:val="none" w:sz="0" w:space="0" w:color="auto"/>
        <w:left w:val="none" w:sz="0" w:space="0" w:color="auto"/>
        <w:bottom w:val="none" w:sz="0" w:space="0" w:color="auto"/>
        <w:right w:val="none" w:sz="0" w:space="0" w:color="auto"/>
      </w:divBdr>
    </w:div>
    <w:div w:id="372003894">
      <w:bodyDiv w:val="1"/>
      <w:marLeft w:val="0"/>
      <w:marRight w:val="0"/>
      <w:marTop w:val="0"/>
      <w:marBottom w:val="0"/>
      <w:divBdr>
        <w:top w:val="none" w:sz="0" w:space="0" w:color="auto"/>
        <w:left w:val="none" w:sz="0" w:space="0" w:color="auto"/>
        <w:bottom w:val="none" w:sz="0" w:space="0" w:color="auto"/>
        <w:right w:val="none" w:sz="0" w:space="0" w:color="auto"/>
      </w:divBdr>
      <w:divsChild>
        <w:div w:id="178659899">
          <w:marLeft w:val="480"/>
          <w:marRight w:val="0"/>
          <w:marTop w:val="0"/>
          <w:marBottom w:val="0"/>
          <w:divBdr>
            <w:top w:val="none" w:sz="0" w:space="0" w:color="auto"/>
            <w:left w:val="none" w:sz="0" w:space="0" w:color="auto"/>
            <w:bottom w:val="none" w:sz="0" w:space="0" w:color="auto"/>
            <w:right w:val="none" w:sz="0" w:space="0" w:color="auto"/>
          </w:divBdr>
        </w:div>
        <w:div w:id="212811439">
          <w:marLeft w:val="480"/>
          <w:marRight w:val="0"/>
          <w:marTop w:val="0"/>
          <w:marBottom w:val="0"/>
          <w:divBdr>
            <w:top w:val="none" w:sz="0" w:space="0" w:color="auto"/>
            <w:left w:val="none" w:sz="0" w:space="0" w:color="auto"/>
            <w:bottom w:val="none" w:sz="0" w:space="0" w:color="auto"/>
            <w:right w:val="none" w:sz="0" w:space="0" w:color="auto"/>
          </w:divBdr>
        </w:div>
        <w:div w:id="350377584">
          <w:marLeft w:val="480"/>
          <w:marRight w:val="0"/>
          <w:marTop w:val="0"/>
          <w:marBottom w:val="0"/>
          <w:divBdr>
            <w:top w:val="none" w:sz="0" w:space="0" w:color="auto"/>
            <w:left w:val="none" w:sz="0" w:space="0" w:color="auto"/>
            <w:bottom w:val="none" w:sz="0" w:space="0" w:color="auto"/>
            <w:right w:val="none" w:sz="0" w:space="0" w:color="auto"/>
          </w:divBdr>
        </w:div>
        <w:div w:id="381294048">
          <w:marLeft w:val="480"/>
          <w:marRight w:val="0"/>
          <w:marTop w:val="0"/>
          <w:marBottom w:val="0"/>
          <w:divBdr>
            <w:top w:val="none" w:sz="0" w:space="0" w:color="auto"/>
            <w:left w:val="none" w:sz="0" w:space="0" w:color="auto"/>
            <w:bottom w:val="none" w:sz="0" w:space="0" w:color="auto"/>
            <w:right w:val="none" w:sz="0" w:space="0" w:color="auto"/>
          </w:divBdr>
        </w:div>
        <w:div w:id="413092434">
          <w:marLeft w:val="480"/>
          <w:marRight w:val="0"/>
          <w:marTop w:val="0"/>
          <w:marBottom w:val="0"/>
          <w:divBdr>
            <w:top w:val="none" w:sz="0" w:space="0" w:color="auto"/>
            <w:left w:val="none" w:sz="0" w:space="0" w:color="auto"/>
            <w:bottom w:val="none" w:sz="0" w:space="0" w:color="auto"/>
            <w:right w:val="none" w:sz="0" w:space="0" w:color="auto"/>
          </w:divBdr>
        </w:div>
        <w:div w:id="414059951">
          <w:marLeft w:val="480"/>
          <w:marRight w:val="0"/>
          <w:marTop w:val="0"/>
          <w:marBottom w:val="0"/>
          <w:divBdr>
            <w:top w:val="none" w:sz="0" w:space="0" w:color="auto"/>
            <w:left w:val="none" w:sz="0" w:space="0" w:color="auto"/>
            <w:bottom w:val="none" w:sz="0" w:space="0" w:color="auto"/>
            <w:right w:val="none" w:sz="0" w:space="0" w:color="auto"/>
          </w:divBdr>
        </w:div>
        <w:div w:id="479082855">
          <w:marLeft w:val="480"/>
          <w:marRight w:val="0"/>
          <w:marTop w:val="0"/>
          <w:marBottom w:val="0"/>
          <w:divBdr>
            <w:top w:val="none" w:sz="0" w:space="0" w:color="auto"/>
            <w:left w:val="none" w:sz="0" w:space="0" w:color="auto"/>
            <w:bottom w:val="none" w:sz="0" w:space="0" w:color="auto"/>
            <w:right w:val="none" w:sz="0" w:space="0" w:color="auto"/>
          </w:divBdr>
        </w:div>
        <w:div w:id="554242136">
          <w:marLeft w:val="480"/>
          <w:marRight w:val="0"/>
          <w:marTop w:val="0"/>
          <w:marBottom w:val="0"/>
          <w:divBdr>
            <w:top w:val="none" w:sz="0" w:space="0" w:color="auto"/>
            <w:left w:val="none" w:sz="0" w:space="0" w:color="auto"/>
            <w:bottom w:val="none" w:sz="0" w:space="0" w:color="auto"/>
            <w:right w:val="none" w:sz="0" w:space="0" w:color="auto"/>
          </w:divBdr>
        </w:div>
        <w:div w:id="574362319">
          <w:marLeft w:val="480"/>
          <w:marRight w:val="0"/>
          <w:marTop w:val="0"/>
          <w:marBottom w:val="0"/>
          <w:divBdr>
            <w:top w:val="none" w:sz="0" w:space="0" w:color="auto"/>
            <w:left w:val="none" w:sz="0" w:space="0" w:color="auto"/>
            <w:bottom w:val="none" w:sz="0" w:space="0" w:color="auto"/>
            <w:right w:val="none" w:sz="0" w:space="0" w:color="auto"/>
          </w:divBdr>
        </w:div>
        <w:div w:id="725182251">
          <w:marLeft w:val="480"/>
          <w:marRight w:val="0"/>
          <w:marTop w:val="0"/>
          <w:marBottom w:val="0"/>
          <w:divBdr>
            <w:top w:val="none" w:sz="0" w:space="0" w:color="auto"/>
            <w:left w:val="none" w:sz="0" w:space="0" w:color="auto"/>
            <w:bottom w:val="none" w:sz="0" w:space="0" w:color="auto"/>
            <w:right w:val="none" w:sz="0" w:space="0" w:color="auto"/>
          </w:divBdr>
        </w:div>
        <w:div w:id="811409427">
          <w:marLeft w:val="480"/>
          <w:marRight w:val="0"/>
          <w:marTop w:val="0"/>
          <w:marBottom w:val="0"/>
          <w:divBdr>
            <w:top w:val="none" w:sz="0" w:space="0" w:color="auto"/>
            <w:left w:val="none" w:sz="0" w:space="0" w:color="auto"/>
            <w:bottom w:val="none" w:sz="0" w:space="0" w:color="auto"/>
            <w:right w:val="none" w:sz="0" w:space="0" w:color="auto"/>
          </w:divBdr>
        </w:div>
        <w:div w:id="824782435">
          <w:marLeft w:val="480"/>
          <w:marRight w:val="0"/>
          <w:marTop w:val="0"/>
          <w:marBottom w:val="0"/>
          <w:divBdr>
            <w:top w:val="none" w:sz="0" w:space="0" w:color="auto"/>
            <w:left w:val="none" w:sz="0" w:space="0" w:color="auto"/>
            <w:bottom w:val="none" w:sz="0" w:space="0" w:color="auto"/>
            <w:right w:val="none" w:sz="0" w:space="0" w:color="auto"/>
          </w:divBdr>
        </w:div>
        <w:div w:id="847863549">
          <w:marLeft w:val="480"/>
          <w:marRight w:val="0"/>
          <w:marTop w:val="0"/>
          <w:marBottom w:val="0"/>
          <w:divBdr>
            <w:top w:val="none" w:sz="0" w:space="0" w:color="auto"/>
            <w:left w:val="none" w:sz="0" w:space="0" w:color="auto"/>
            <w:bottom w:val="none" w:sz="0" w:space="0" w:color="auto"/>
            <w:right w:val="none" w:sz="0" w:space="0" w:color="auto"/>
          </w:divBdr>
        </w:div>
        <w:div w:id="904990935">
          <w:marLeft w:val="480"/>
          <w:marRight w:val="0"/>
          <w:marTop w:val="0"/>
          <w:marBottom w:val="0"/>
          <w:divBdr>
            <w:top w:val="none" w:sz="0" w:space="0" w:color="auto"/>
            <w:left w:val="none" w:sz="0" w:space="0" w:color="auto"/>
            <w:bottom w:val="none" w:sz="0" w:space="0" w:color="auto"/>
            <w:right w:val="none" w:sz="0" w:space="0" w:color="auto"/>
          </w:divBdr>
        </w:div>
        <w:div w:id="1097335432">
          <w:marLeft w:val="480"/>
          <w:marRight w:val="0"/>
          <w:marTop w:val="0"/>
          <w:marBottom w:val="0"/>
          <w:divBdr>
            <w:top w:val="none" w:sz="0" w:space="0" w:color="auto"/>
            <w:left w:val="none" w:sz="0" w:space="0" w:color="auto"/>
            <w:bottom w:val="none" w:sz="0" w:space="0" w:color="auto"/>
            <w:right w:val="none" w:sz="0" w:space="0" w:color="auto"/>
          </w:divBdr>
        </w:div>
        <w:div w:id="1174567308">
          <w:marLeft w:val="480"/>
          <w:marRight w:val="0"/>
          <w:marTop w:val="0"/>
          <w:marBottom w:val="0"/>
          <w:divBdr>
            <w:top w:val="none" w:sz="0" w:space="0" w:color="auto"/>
            <w:left w:val="none" w:sz="0" w:space="0" w:color="auto"/>
            <w:bottom w:val="none" w:sz="0" w:space="0" w:color="auto"/>
            <w:right w:val="none" w:sz="0" w:space="0" w:color="auto"/>
          </w:divBdr>
        </w:div>
        <w:div w:id="1187906249">
          <w:marLeft w:val="480"/>
          <w:marRight w:val="0"/>
          <w:marTop w:val="0"/>
          <w:marBottom w:val="0"/>
          <w:divBdr>
            <w:top w:val="none" w:sz="0" w:space="0" w:color="auto"/>
            <w:left w:val="none" w:sz="0" w:space="0" w:color="auto"/>
            <w:bottom w:val="none" w:sz="0" w:space="0" w:color="auto"/>
            <w:right w:val="none" w:sz="0" w:space="0" w:color="auto"/>
          </w:divBdr>
        </w:div>
        <w:div w:id="1190993748">
          <w:marLeft w:val="480"/>
          <w:marRight w:val="0"/>
          <w:marTop w:val="0"/>
          <w:marBottom w:val="0"/>
          <w:divBdr>
            <w:top w:val="none" w:sz="0" w:space="0" w:color="auto"/>
            <w:left w:val="none" w:sz="0" w:space="0" w:color="auto"/>
            <w:bottom w:val="none" w:sz="0" w:space="0" w:color="auto"/>
            <w:right w:val="none" w:sz="0" w:space="0" w:color="auto"/>
          </w:divBdr>
        </w:div>
        <w:div w:id="1337459282">
          <w:marLeft w:val="480"/>
          <w:marRight w:val="0"/>
          <w:marTop w:val="0"/>
          <w:marBottom w:val="0"/>
          <w:divBdr>
            <w:top w:val="none" w:sz="0" w:space="0" w:color="auto"/>
            <w:left w:val="none" w:sz="0" w:space="0" w:color="auto"/>
            <w:bottom w:val="none" w:sz="0" w:space="0" w:color="auto"/>
            <w:right w:val="none" w:sz="0" w:space="0" w:color="auto"/>
          </w:divBdr>
        </w:div>
        <w:div w:id="1381438851">
          <w:marLeft w:val="480"/>
          <w:marRight w:val="0"/>
          <w:marTop w:val="0"/>
          <w:marBottom w:val="0"/>
          <w:divBdr>
            <w:top w:val="none" w:sz="0" w:space="0" w:color="auto"/>
            <w:left w:val="none" w:sz="0" w:space="0" w:color="auto"/>
            <w:bottom w:val="none" w:sz="0" w:space="0" w:color="auto"/>
            <w:right w:val="none" w:sz="0" w:space="0" w:color="auto"/>
          </w:divBdr>
        </w:div>
        <w:div w:id="1479230296">
          <w:marLeft w:val="480"/>
          <w:marRight w:val="0"/>
          <w:marTop w:val="0"/>
          <w:marBottom w:val="0"/>
          <w:divBdr>
            <w:top w:val="none" w:sz="0" w:space="0" w:color="auto"/>
            <w:left w:val="none" w:sz="0" w:space="0" w:color="auto"/>
            <w:bottom w:val="none" w:sz="0" w:space="0" w:color="auto"/>
            <w:right w:val="none" w:sz="0" w:space="0" w:color="auto"/>
          </w:divBdr>
        </w:div>
        <w:div w:id="1497837586">
          <w:marLeft w:val="480"/>
          <w:marRight w:val="0"/>
          <w:marTop w:val="0"/>
          <w:marBottom w:val="0"/>
          <w:divBdr>
            <w:top w:val="none" w:sz="0" w:space="0" w:color="auto"/>
            <w:left w:val="none" w:sz="0" w:space="0" w:color="auto"/>
            <w:bottom w:val="none" w:sz="0" w:space="0" w:color="auto"/>
            <w:right w:val="none" w:sz="0" w:space="0" w:color="auto"/>
          </w:divBdr>
        </w:div>
        <w:div w:id="1891719417">
          <w:marLeft w:val="480"/>
          <w:marRight w:val="0"/>
          <w:marTop w:val="0"/>
          <w:marBottom w:val="0"/>
          <w:divBdr>
            <w:top w:val="none" w:sz="0" w:space="0" w:color="auto"/>
            <w:left w:val="none" w:sz="0" w:space="0" w:color="auto"/>
            <w:bottom w:val="none" w:sz="0" w:space="0" w:color="auto"/>
            <w:right w:val="none" w:sz="0" w:space="0" w:color="auto"/>
          </w:divBdr>
        </w:div>
        <w:div w:id="1947225227">
          <w:marLeft w:val="480"/>
          <w:marRight w:val="0"/>
          <w:marTop w:val="0"/>
          <w:marBottom w:val="0"/>
          <w:divBdr>
            <w:top w:val="none" w:sz="0" w:space="0" w:color="auto"/>
            <w:left w:val="none" w:sz="0" w:space="0" w:color="auto"/>
            <w:bottom w:val="none" w:sz="0" w:space="0" w:color="auto"/>
            <w:right w:val="none" w:sz="0" w:space="0" w:color="auto"/>
          </w:divBdr>
        </w:div>
        <w:div w:id="2039888030">
          <w:marLeft w:val="480"/>
          <w:marRight w:val="0"/>
          <w:marTop w:val="0"/>
          <w:marBottom w:val="0"/>
          <w:divBdr>
            <w:top w:val="none" w:sz="0" w:space="0" w:color="auto"/>
            <w:left w:val="none" w:sz="0" w:space="0" w:color="auto"/>
            <w:bottom w:val="none" w:sz="0" w:space="0" w:color="auto"/>
            <w:right w:val="none" w:sz="0" w:space="0" w:color="auto"/>
          </w:divBdr>
        </w:div>
        <w:div w:id="2071225067">
          <w:marLeft w:val="480"/>
          <w:marRight w:val="0"/>
          <w:marTop w:val="0"/>
          <w:marBottom w:val="0"/>
          <w:divBdr>
            <w:top w:val="none" w:sz="0" w:space="0" w:color="auto"/>
            <w:left w:val="none" w:sz="0" w:space="0" w:color="auto"/>
            <w:bottom w:val="none" w:sz="0" w:space="0" w:color="auto"/>
            <w:right w:val="none" w:sz="0" w:space="0" w:color="auto"/>
          </w:divBdr>
        </w:div>
      </w:divsChild>
    </w:div>
    <w:div w:id="372073770">
      <w:bodyDiv w:val="1"/>
      <w:marLeft w:val="0"/>
      <w:marRight w:val="0"/>
      <w:marTop w:val="0"/>
      <w:marBottom w:val="0"/>
      <w:divBdr>
        <w:top w:val="none" w:sz="0" w:space="0" w:color="auto"/>
        <w:left w:val="none" w:sz="0" w:space="0" w:color="auto"/>
        <w:bottom w:val="none" w:sz="0" w:space="0" w:color="auto"/>
        <w:right w:val="none" w:sz="0" w:space="0" w:color="auto"/>
      </w:divBdr>
    </w:div>
    <w:div w:id="374233848">
      <w:bodyDiv w:val="1"/>
      <w:marLeft w:val="0"/>
      <w:marRight w:val="0"/>
      <w:marTop w:val="0"/>
      <w:marBottom w:val="0"/>
      <w:divBdr>
        <w:top w:val="none" w:sz="0" w:space="0" w:color="auto"/>
        <w:left w:val="none" w:sz="0" w:space="0" w:color="auto"/>
        <w:bottom w:val="none" w:sz="0" w:space="0" w:color="auto"/>
        <w:right w:val="none" w:sz="0" w:space="0" w:color="auto"/>
      </w:divBdr>
    </w:div>
    <w:div w:id="375199221">
      <w:bodyDiv w:val="1"/>
      <w:marLeft w:val="0"/>
      <w:marRight w:val="0"/>
      <w:marTop w:val="0"/>
      <w:marBottom w:val="0"/>
      <w:divBdr>
        <w:top w:val="none" w:sz="0" w:space="0" w:color="auto"/>
        <w:left w:val="none" w:sz="0" w:space="0" w:color="auto"/>
        <w:bottom w:val="none" w:sz="0" w:space="0" w:color="auto"/>
        <w:right w:val="none" w:sz="0" w:space="0" w:color="auto"/>
      </w:divBdr>
    </w:div>
    <w:div w:id="375352500">
      <w:bodyDiv w:val="1"/>
      <w:marLeft w:val="0"/>
      <w:marRight w:val="0"/>
      <w:marTop w:val="0"/>
      <w:marBottom w:val="0"/>
      <w:divBdr>
        <w:top w:val="none" w:sz="0" w:space="0" w:color="auto"/>
        <w:left w:val="none" w:sz="0" w:space="0" w:color="auto"/>
        <w:bottom w:val="none" w:sz="0" w:space="0" w:color="auto"/>
        <w:right w:val="none" w:sz="0" w:space="0" w:color="auto"/>
      </w:divBdr>
      <w:divsChild>
        <w:div w:id="21785130">
          <w:marLeft w:val="480"/>
          <w:marRight w:val="0"/>
          <w:marTop w:val="0"/>
          <w:marBottom w:val="0"/>
          <w:divBdr>
            <w:top w:val="none" w:sz="0" w:space="0" w:color="auto"/>
            <w:left w:val="none" w:sz="0" w:space="0" w:color="auto"/>
            <w:bottom w:val="none" w:sz="0" w:space="0" w:color="auto"/>
            <w:right w:val="none" w:sz="0" w:space="0" w:color="auto"/>
          </w:divBdr>
        </w:div>
        <w:div w:id="72244976">
          <w:marLeft w:val="480"/>
          <w:marRight w:val="0"/>
          <w:marTop w:val="0"/>
          <w:marBottom w:val="0"/>
          <w:divBdr>
            <w:top w:val="none" w:sz="0" w:space="0" w:color="auto"/>
            <w:left w:val="none" w:sz="0" w:space="0" w:color="auto"/>
            <w:bottom w:val="none" w:sz="0" w:space="0" w:color="auto"/>
            <w:right w:val="none" w:sz="0" w:space="0" w:color="auto"/>
          </w:divBdr>
        </w:div>
        <w:div w:id="176236475">
          <w:marLeft w:val="480"/>
          <w:marRight w:val="0"/>
          <w:marTop w:val="0"/>
          <w:marBottom w:val="0"/>
          <w:divBdr>
            <w:top w:val="none" w:sz="0" w:space="0" w:color="auto"/>
            <w:left w:val="none" w:sz="0" w:space="0" w:color="auto"/>
            <w:bottom w:val="none" w:sz="0" w:space="0" w:color="auto"/>
            <w:right w:val="none" w:sz="0" w:space="0" w:color="auto"/>
          </w:divBdr>
        </w:div>
        <w:div w:id="188422917">
          <w:marLeft w:val="480"/>
          <w:marRight w:val="0"/>
          <w:marTop w:val="0"/>
          <w:marBottom w:val="0"/>
          <w:divBdr>
            <w:top w:val="none" w:sz="0" w:space="0" w:color="auto"/>
            <w:left w:val="none" w:sz="0" w:space="0" w:color="auto"/>
            <w:bottom w:val="none" w:sz="0" w:space="0" w:color="auto"/>
            <w:right w:val="none" w:sz="0" w:space="0" w:color="auto"/>
          </w:divBdr>
        </w:div>
        <w:div w:id="206261675">
          <w:marLeft w:val="480"/>
          <w:marRight w:val="0"/>
          <w:marTop w:val="0"/>
          <w:marBottom w:val="0"/>
          <w:divBdr>
            <w:top w:val="none" w:sz="0" w:space="0" w:color="auto"/>
            <w:left w:val="none" w:sz="0" w:space="0" w:color="auto"/>
            <w:bottom w:val="none" w:sz="0" w:space="0" w:color="auto"/>
            <w:right w:val="none" w:sz="0" w:space="0" w:color="auto"/>
          </w:divBdr>
        </w:div>
        <w:div w:id="467288021">
          <w:marLeft w:val="480"/>
          <w:marRight w:val="0"/>
          <w:marTop w:val="0"/>
          <w:marBottom w:val="0"/>
          <w:divBdr>
            <w:top w:val="none" w:sz="0" w:space="0" w:color="auto"/>
            <w:left w:val="none" w:sz="0" w:space="0" w:color="auto"/>
            <w:bottom w:val="none" w:sz="0" w:space="0" w:color="auto"/>
            <w:right w:val="none" w:sz="0" w:space="0" w:color="auto"/>
          </w:divBdr>
        </w:div>
        <w:div w:id="493760466">
          <w:marLeft w:val="480"/>
          <w:marRight w:val="0"/>
          <w:marTop w:val="0"/>
          <w:marBottom w:val="0"/>
          <w:divBdr>
            <w:top w:val="none" w:sz="0" w:space="0" w:color="auto"/>
            <w:left w:val="none" w:sz="0" w:space="0" w:color="auto"/>
            <w:bottom w:val="none" w:sz="0" w:space="0" w:color="auto"/>
            <w:right w:val="none" w:sz="0" w:space="0" w:color="auto"/>
          </w:divBdr>
        </w:div>
        <w:div w:id="525142970">
          <w:marLeft w:val="480"/>
          <w:marRight w:val="0"/>
          <w:marTop w:val="0"/>
          <w:marBottom w:val="0"/>
          <w:divBdr>
            <w:top w:val="none" w:sz="0" w:space="0" w:color="auto"/>
            <w:left w:val="none" w:sz="0" w:space="0" w:color="auto"/>
            <w:bottom w:val="none" w:sz="0" w:space="0" w:color="auto"/>
            <w:right w:val="none" w:sz="0" w:space="0" w:color="auto"/>
          </w:divBdr>
        </w:div>
        <w:div w:id="573122690">
          <w:marLeft w:val="480"/>
          <w:marRight w:val="0"/>
          <w:marTop w:val="0"/>
          <w:marBottom w:val="0"/>
          <w:divBdr>
            <w:top w:val="none" w:sz="0" w:space="0" w:color="auto"/>
            <w:left w:val="none" w:sz="0" w:space="0" w:color="auto"/>
            <w:bottom w:val="none" w:sz="0" w:space="0" w:color="auto"/>
            <w:right w:val="none" w:sz="0" w:space="0" w:color="auto"/>
          </w:divBdr>
        </w:div>
        <w:div w:id="595406195">
          <w:marLeft w:val="480"/>
          <w:marRight w:val="0"/>
          <w:marTop w:val="0"/>
          <w:marBottom w:val="0"/>
          <w:divBdr>
            <w:top w:val="none" w:sz="0" w:space="0" w:color="auto"/>
            <w:left w:val="none" w:sz="0" w:space="0" w:color="auto"/>
            <w:bottom w:val="none" w:sz="0" w:space="0" w:color="auto"/>
            <w:right w:val="none" w:sz="0" w:space="0" w:color="auto"/>
          </w:divBdr>
        </w:div>
        <w:div w:id="686098333">
          <w:marLeft w:val="480"/>
          <w:marRight w:val="0"/>
          <w:marTop w:val="0"/>
          <w:marBottom w:val="0"/>
          <w:divBdr>
            <w:top w:val="none" w:sz="0" w:space="0" w:color="auto"/>
            <w:left w:val="none" w:sz="0" w:space="0" w:color="auto"/>
            <w:bottom w:val="none" w:sz="0" w:space="0" w:color="auto"/>
            <w:right w:val="none" w:sz="0" w:space="0" w:color="auto"/>
          </w:divBdr>
        </w:div>
        <w:div w:id="950235829">
          <w:marLeft w:val="480"/>
          <w:marRight w:val="0"/>
          <w:marTop w:val="0"/>
          <w:marBottom w:val="0"/>
          <w:divBdr>
            <w:top w:val="none" w:sz="0" w:space="0" w:color="auto"/>
            <w:left w:val="none" w:sz="0" w:space="0" w:color="auto"/>
            <w:bottom w:val="none" w:sz="0" w:space="0" w:color="auto"/>
            <w:right w:val="none" w:sz="0" w:space="0" w:color="auto"/>
          </w:divBdr>
        </w:div>
        <w:div w:id="1086849528">
          <w:marLeft w:val="480"/>
          <w:marRight w:val="0"/>
          <w:marTop w:val="0"/>
          <w:marBottom w:val="0"/>
          <w:divBdr>
            <w:top w:val="none" w:sz="0" w:space="0" w:color="auto"/>
            <w:left w:val="none" w:sz="0" w:space="0" w:color="auto"/>
            <w:bottom w:val="none" w:sz="0" w:space="0" w:color="auto"/>
            <w:right w:val="none" w:sz="0" w:space="0" w:color="auto"/>
          </w:divBdr>
        </w:div>
        <w:div w:id="1373770442">
          <w:marLeft w:val="480"/>
          <w:marRight w:val="0"/>
          <w:marTop w:val="0"/>
          <w:marBottom w:val="0"/>
          <w:divBdr>
            <w:top w:val="none" w:sz="0" w:space="0" w:color="auto"/>
            <w:left w:val="none" w:sz="0" w:space="0" w:color="auto"/>
            <w:bottom w:val="none" w:sz="0" w:space="0" w:color="auto"/>
            <w:right w:val="none" w:sz="0" w:space="0" w:color="auto"/>
          </w:divBdr>
        </w:div>
        <w:div w:id="1448886741">
          <w:marLeft w:val="480"/>
          <w:marRight w:val="0"/>
          <w:marTop w:val="0"/>
          <w:marBottom w:val="0"/>
          <w:divBdr>
            <w:top w:val="none" w:sz="0" w:space="0" w:color="auto"/>
            <w:left w:val="none" w:sz="0" w:space="0" w:color="auto"/>
            <w:bottom w:val="none" w:sz="0" w:space="0" w:color="auto"/>
            <w:right w:val="none" w:sz="0" w:space="0" w:color="auto"/>
          </w:divBdr>
        </w:div>
        <w:div w:id="1812559390">
          <w:marLeft w:val="480"/>
          <w:marRight w:val="0"/>
          <w:marTop w:val="0"/>
          <w:marBottom w:val="0"/>
          <w:divBdr>
            <w:top w:val="none" w:sz="0" w:space="0" w:color="auto"/>
            <w:left w:val="none" w:sz="0" w:space="0" w:color="auto"/>
            <w:bottom w:val="none" w:sz="0" w:space="0" w:color="auto"/>
            <w:right w:val="none" w:sz="0" w:space="0" w:color="auto"/>
          </w:divBdr>
        </w:div>
        <w:div w:id="1836870247">
          <w:marLeft w:val="480"/>
          <w:marRight w:val="0"/>
          <w:marTop w:val="0"/>
          <w:marBottom w:val="0"/>
          <w:divBdr>
            <w:top w:val="none" w:sz="0" w:space="0" w:color="auto"/>
            <w:left w:val="none" w:sz="0" w:space="0" w:color="auto"/>
            <w:bottom w:val="none" w:sz="0" w:space="0" w:color="auto"/>
            <w:right w:val="none" w:sz="0" w:space="0" w:color="auto"/>
          </w:divBdr>
        </w:div>
        <w:div w:id="2083986098">
          <w:marLeft w:val="480"/>
          <w:marRight w:val="0"/>
          <w:marTop w:val="0"/>
          <w:marBottom w:val="0"/>
          <w:divBdr>
            <w:top w:val="none" w:sz="0" w:space="0" w:color="auto"/>
            <w:left w:val="none" w:sz="0" w:space="0" w:color="auto"/>
            <w:bottom w:val="none" w:sz="0" w:space="0" w:color="auto"/>
            <w:right w:val="none" w:sz="0" w:space="0" w:color="auto"/>
          </w:divBdr>
        </w:div>
      </w:divsChild>
    </w:div>
    <w:div w:id="378017663">
      <w:bodyDiv w:val="1"/>
      <w:marLeft w:val="0"/>
      <w:marRight w:val="0"/>
      <w:marTop w:val="0"/>
      <w:marBottom w:val="0"/>
      <w:divBdr>
        <w:top w:val="none" w:sz="0" w:space="0" w:color="auto"/>
        <w:left w:val="none" w:sz="0" w:space="0" w:color="auto"/>
        <w:bottom w:val="none" w:sz="0" w:space="0" w:color="auto"/>
        <w:right w:val="none" w:sz="0" w:space="0" w:color="auto"/>
      </w:divBdr>
    </w:div>
    <w:div w:id="378943655">
      <w:bodyDiv w:val="1"/>
      <w:marLeft w:val="0"/>
      <w:marRight w:val="0"/>
      <w:marTop w:val="0"/>
      <w:marBottom w:val="0"/>
      <w:divBdr>
        <w:top w:val="none" w:sz="0" w:space="0" w:color="auto"/>
        <w:left w:val="none" w:sz="0" w:space="0" w:color="auto"/>
        <w:bottom w:val="none" w:sz="0" w:space="0" w:color="auto"/>
        <w:right w:val="none" w:sz="0" w:space="0" w:color="auto"/>
      </w:divBdr>
    </w:div>
    <w:div w:id="384524667">
      <w:bodyDiv w:val="1"/>
      <w:marLeft w:val="0"/>
      <w:marRight w:val="0"/>
      <w:marTop w:val="0"/>
      <w:marBottom w:val="0"/>
      <w:divBdr>
        <w:top w:val="none" w:sz="0" w:space="0" w:color="auto"/>
        <w:left w:val="none" w:sz="0" w:space="0" w:color="auto"/>
        <w:bottom w:val="none" w:sz="0" w:space="0" w:color="auto"/>
        <w:right w:val="none" w:sz="0" w:space="0" w:color="auto"/>
      </w:divBdr>
      <w:divsChild>
        <w:div w:id="35592868">
          <w:marLeft w:val="480"/>
          <w:marRight w:val="0"/>
          <w:marTop w:val="0"/>
          <w:marBottom w:val="0"/>
          <w:divBdr>
            <w:top w:val="none" w:sz="0" w:space="0" w:color="auto"/>
            <w:left w:val="none" w:sz="0" w:space="0" w:color="auto"/>
            <w:bottom w:val="none" w:sz="0" w:space="0" w:color="auto"/>
            <w:right w:val="none" w:sz="0" w:space="0" w:color="auto"/>
          </w:divBdr>
        </w:div>
        <w:div w:id="61757699">
          <w:marLeft w:val="480"/>
          <w:marRight w:val="0"/>
          <w:marTop w:val="0"/>
          <w:marBottom w:val="0"/>
          <w:divBdr>
            <w:top w:val="none" w:sz="0" w:space="0" w:color="auto"/>
            <w:left w:val="none" w:sz="0" w:space="0" w:color="auto"/>
            <w:bottom w:val="none" w:sz="0" w:space="0" w:color="auto"/>
            <w:right w:val="none" w:sz="0" w:space="0" w:color="auto"/>
          </w:divBdr>
        </w:div>
        <w:div w:id="181208800">
          <w:marLeft w:val="480"/>
          <w:marRight w:val="0"/>
          <w:marTop w:val="0"/>
          <w:marBottom w:val="0"/>
          <w:divBdr>
            <w:top w:val="none" w:sz="0" w:space="0" w:color="auto"/>
            <w:left w:val="none" w:sz="0" w:space="0" w:color="auto"/>
            <w:bottom w:val="none" w:sz="0" w:space="0" w:color="auto"/>
            <w:right w:val="none" w:sz="0" w:space="0" w:color="auto"/>
          </w:divBdr>
        </w:div>
        <w:div w:id="220097471">
          <w:marLeft w:val="480"/>
          <w:marRight w:val="0"/>
          <w:marTop w:val="0"/>
          <w:marBottom w:val="0"/>
          <w:divBdr>
            <w:top w:val="none" w:sz="0" w:space="0" w:color="auto"/>
            <w:left w:val="none" w:sz="0" w:space="0" w:color="auto"/>
            <w:bottom w:val="none" w:sz="0" w:space="0" w:color="auto"/>
            <w:right w:val="none" w:sz="0" w:space="0" w:color="auto"/>
          </w:divBdr>
        </w:div>
        <w:div w:id="298076385">
          <w:marLeft w:val="480"/>
          <w:marRight w:val="0"/>
          <w:marTop w:val="0"/>
          <w:marBottom w:val="0"/>
          <w:divBdr>
            <w:top w:val="none" w:sz="0" w:space="0" w:color="auto"/>
            <w:left w:val="none" w:sz="0" w:space="0" w:color="auto"/>
            <w:bottom w:val="none" w:sz="0" w:space="0" w:color="auto"/>
            <w:right w:val="none" w:sz="0" w:space="0" w:color="auto"/>
          </w:divBdr>
        </w:div>
        <w:div w:id="377626575">
          <w:marLeft w:val="480"/>
          <w:marRight w:val="0"/>
          <w:marTop w:val="0"/>
          <w:marBottom w:val="0"/>
          <w:divBdr>
            <w:top w:val="none" w:sz="0" w:space="0" w:color="auto"/>
            <w:left w:val="none" w:sz="0" w:space="0" w:color="auto"/>
            <w:bottom w:val="none" w:sz="0" w:space="0" w:color="auto"/>
            <w:right w:val="none" w:sz="0" w:space="0" w:color="auto"/>
          </w:divBdr>
        </w:div>
        <w:div w:id="386728983">
          <w:marLeft w:val="480"/>
          <w:marRight w:val="0"/>
          <w:marTop w:val="0"/>
          <w:marBottom w:val="0"/>
          <w:divBdr>
            <w:top w:val="none" w:sz="0" w:space="0" w:color="auto"/>
            <w:left w:val="none" w:sz="0" w:space="0" w:color="auto"/>
            <w:bottom w:val="none" w:sz="0" w:space="0" w:color="auto"/>
            <w:right w:val="none" w:sz="0" w:space="0" w:color="auto"/>
          </w:divBdr>
        </w:div>
        <w:div w:id="403525738">
          <w:marLeft w:val="480"/>
          <w:marRight w:val="0"/>
          <w:marTop w:val="0"/>
          <w:marBottom w:val="0"/>
          <w:divBdr>
            <w:top w:val="none" w:sz="0" w:space="0" w:color="auto"/>
            <w:left w:val="none" w:sz="0" w:space="0" w:color="auto"/>
            <w:bottom w:val="none" w:sz="0" w:space="0" w:color="auto"/>
            <w:right w:val="none" w:sz="0" w:space="0" w:color="auto"/>
          </w:divBdr>
        </w:div>
        <w:div w:id="420102302">
          <w:marLeft w:val="480"/>
          <w:marRight w:val="0"/>
          <w:marTop w:val="0"/>
          <w:marBottom w:val="0"/>
          <w:divBdr>
            <w:top w:val="none" w:sz="0" w:space="0" w:color="auto"/>
            <w:left w:val="none" w:sz="0" w:space="0" w:color="auto"/>
            <w:bottom w:val="none" w:sz="0" w:space="0" w:color="auto"/>
            <w:right w:val="none" w:sz="0" w:space="0" w:color="auto"/>
          </w:divBdr>
        </w:div>
        <w:div w:id="447971137">
          <w:marLeft w:val="480"/>
          <w:marRight w:val="0"/>
          <w:marTop w:val="0"/>
          <w:marBottom w:val="0"/>
          <w:divBdr>
            <w:top w:val="none" w:sz="0" w:space="0" w:color="auto"/>
            <w:left w:val="none" w:sz="0" w:space="0" w:color="auto"/>
            <w:bottom w:val="none" w:sz="0" w:space="0" w:color="auto"/>
            <w:right w:val="none" w:sz="0" w:space="0" w:color="auto"/>
          </w:divBdr>
        </w:div>
        <w:div w:id="473958991">
          <w:marLeft w:val="480"/>
          <w:marRight w:val="0"/>
          <w:marTop w:val="0"/>
          <w:marBottom w:val="0"/>
          <w:divBdr>
            <w:top w:val="none" w:sz="0" w:space="0" w:color="auto"/>
            <w:left w:val="none" w:sz="0" w:space="0" w:color="auto"/>
            <w:bottom w:val="none" w:sz="0" w:space="0" w:color="auto"/>
            <w:right w:val="none" w:sz="0" w:space="0" w:color="auto"/>
          </w:divBdr>
        </w:div>
        <w:div w:id="477695471">
          <w:marLeft w:val="480"/>
          <w:marRight w:val="0"/>
          <w:marTop w:val="0"/>
          <w:marBottom w:val="0"/>
          <w:divBdr>
            <w:top w:val="none" w:sz="0" w:space="0" w:color="auto"/>
            <w:left w:val="none" w:sz="0" w:space="0" w:color="auto"/>
            <w:bottom w:val="none" w:sz="0" w:space="0" w:color="auto"/>
            <w:right w:val="none" w:sz="0" w:space="0" w:color="auto"/>
          </w:divBdr>
        </w:div>
        <w:div w:id="504785483">
          <w:marLeft w:val="480"/>
          <w:marRight w:val="0"/>
          <w:marTop w:val="0"/>
          <w:marBottom w:val="0"/>
          <w:divBdr>
            <w:top w:val="none" w:sz="0" w:space="0" w:color="auto"/>
            <w:left w:val="none" w:sz="0" w:space="0" w:color="auto"/>
            <w:bottom w:val="none" w:sz="0" w:space="0" w:color="auto"/>
            <w:right w:val="none" w:sz="0" w:space="0" w:color="auto"/>
          </w:divBdr>
        </w:div>
        <w:div w:id="534656656">
          <w:marLeft w:val="480"/>
          <w:marRight w:val="0"/>
          <w:marTop w:val="0"/>
          <w:marBottom w:val="0"/>
          <w:divBdr>
            <w:top w:val="none" w:sz="0" w:space="0" w:color="auto"/>
            <w:left w:val="none" w:sz="0" w:space="0" w:color="auto"/>
            <w:bottom w:val="none" w:sz="0" w:space="0" w:color="auto"/>
            <w:right w:val="none" w:sz="0" w:space="0" w:color="auto"/>
          </w:divBdr>
        </w:div>
        <w:div w:id="575823411">
          <w:marLeft w:val="480"/>
          <w:marRight w:val="0"/>
          <w:marTop w:val="0"/>
          <w:marBottom w:val="0"/>
          <w:divBdr>
            <w:top w:val="none" w:sz="0" w:space="0" w:color="auto"/>
            <w:left w:val="none" w:sz="0" w:space="0" w:color="auto"/>
            <w:bottom w:val="none" w:sz="0" w:space="0" w:color="auto"/>
            <w:right w:val="none" w:sz="0" w:space="0" w:color="auto"/>
          </w:divBdr>
        </w:div>
        <w:div w:id="585116925">
          <w:marLeft w:val="480"/>
          <w:marRight w:val="0"/>
          <w:marTop w:val="0"/>
          <w:marBottom w:val="0"/>
          <w:divBdr>
            <w:top w:val="none" w:sz="0" w:space="0" w:color="auto"/>
            <w:left w:val="none" w:sz="0" w:space="0" w:color="auto"/>
            <w:bottom w:val="none" w:sz="0" w:space="0" w:color="auto"/>
            <w:right w:val="none" w:sz="0" w:space="0" w:color="auto"/>
          </w:divBdr>
        </w:div>
        <w:div w:id="615867388">
          <w:marLeft w:val="480"/>
          <w:marRight w:val="0"/>
          <w:marTop w:val="0"/>
          <w:marBottom w:val="0"/>
          <w:divBdr>
            <w:top w:val="none" w:sz="0" w:space="0" w:color="auto"/>
            <w:left w:val="none" w:sz="0" w:space="0" w:color="auto"/>
            <w:bottom w:val="none" w:sz="0" w:space="0" w:color="auto"/>
            <w:right w:val="none" w:sz="0" w:space="0" w:color="auto"/>
          </w:divBdr>
        </w:div>
        <w:div w:id="631592980">
          <w:marLeft w:val="480"/>
          <w:marRight w:val="0"/>
          <w:marTop w:val="0"/>
          <w:marBottom w:val="0"/>
          <w:divBdr>
            <w:top w:val="none" w:sz="0" w:space="0" w:color="auto"/>
            <w:left w:val="none" w:sz="0" w:space="0" w:color="auto"/>
            <w:bottom w:val="none" w:sz="0" w:space="0" w:color="auto"/>
            <w:right w:val="none" w:sz="0" w:space="0" w:color="auto"/>
          </w:divBdr>
        </w:div>
        <w:div w:id="721294508">
          <w:marLeft w:val="480"/>
          <w:marRight w:val="0"/>
          <w:marTop w:val="0"/>
          <w:marBottom w:val="0"/>
          <w:divBdr>
            <w:top w:val="none" w:sz="0" w:space="0" w:color="auto"/>
            <w:left w:val="none" w:sz="0" w:space="0" w:color="auto"/>
            <w:bottom w:val="none" w:sz="0" w:space="0" w:color="auto"/>
            <w:right w:val="none" w:sz="0" w:space="0" w:color="auto"/>
          </w:divBdr>
        </w:div>
        <w:div w:id="776173078">
          <w:marLeft w:val="480"/>
          <w:marRight w:val="0"/>
          <w:marTop w:val="0"/>
          <w:marBottom w:val="0"/>
          <w:divBdr>
            <w:top w:val="none" w:sz="0" w:space="0" w:color="auto"/>
            <w:left w:val="none" w:sz="0" w:space="0" w:color="auto"/>
            <w:bottom w:val="none" w:sz="0" w:space="0" w:color="auto"/>
            <w:right w:val="none" w:sz="0" w:space="0" w:color="auto"/>
          </w:divBdr>
        </w:div>
        <w:div w:id="834616399">
          <w:marLeft w:val="480"/>
          <w:marRight w:val="0"/>
          <w:marTop w:val="0"/>
          <w:marBottom w:val="0"/>
          <w:divBdr>
            <w:top w:val="none" w:sz="0" w:space="0" w:color="auto"/>
            <w:left w:val="none" w:sz="0" w:space="0" w:color="auto"/>
            <w:bottom w:val="none" w:sz="0" w:space="0" w:color="auto"/>
            <w:right w:val="none" w:sz="0" w:space="0" w:color="auto"/>
          </w:divBdr>
        </w:div>
        <w:div w:id="867765612">
          <w:marLeft w:val="480"/>
          <w:marRight w:val="0"/>
          <w:marTop w:val="0"/>
          <w:marBottom w:val="0"/>
          <w:divBdr>
            <w:top w:val="none" w:sz="0" w:space="0" w:color="auto"/>
            <w:left w:val="none" w:sz="0" w:space="0" w:color="auto"/>
            <w:bottom w:val="none" w:sz="0" w:space="0" w:color="auto"/>
            <w:right w:val="none" w:sz="0" w:space="0" w:color="auto"/>
          </w:divBdr>
        </w:div>
        <w:div w:id="931015952">
          <w:marLeft w:val="480"/>
          <w:marRight w:val="0"/>
          <w:marTop w:val="0"/>
          <w:marBottom w:val="0"/>
          <w:divBdr>
            <w:top w:val="none" w:sz="0" w:space="0" w:color="auto"/>
            <w:left w:val="none" w:sz="0" w:space="0" w:color="auto"/>
            <w:bottom w:val="none" w:sz="0" w:space="0" w:color="auto"/>
            <w:right w:val="none" w:sz="0" w:space="0" w:color="auto"/>
          </w:divBdr>
        </w:div>
        <w:div w:id="1010260185">
          <w:marLeft w:val="480"/>
          <w:marRight w:val="0"/>
          <w:marTop w:val="0"/>
          <w:marBottom w:val="0"/>
          <w:divBdr>
            <w:top w:val="none" w:sz="0" w:space="0" w:color="auto"/>
            <w:left w:val="none" w:sz="0" w:space="0" w:color="auto"/>
            <w:bottom w:val="none" w:sz="0" w:space="0" w:color="auto"/>
            <w:right w:val="none" w:sz="0" w:space="0" w:color="auto"/>
          </w:divBdr>
        </w:div>
        <w:div w:id="1119185716">
          <w:marLeft w:val="480"/>
          <w:marRight w:val="0"/>
          <w:marTop w:val="0"/>
          <w:marBottom w:val="0"/>
          <w:divBdr>
            <w:top w:val="none" w:sz="0" w:space="0" w:color="auto"/>
            <w:left w:val="none" w:sz="0" w:space="0" w:color="auto"/>
            <w:bottom w:val="none" w:sz="0" w:space="0" w:color="auto"/>
            <w:right w:val="none" w:sz="0" w:space="0" w:color="auto"/>
          </w:divBdr>
        </w:div>
        <w:div w:id="1217743110">
          <w:marLeft w:val="480"/>
          <w:marRight w:val="0"/>
          <w:marTop w:val="0"/>
          <w:marBottom w:val="0"/>
          <w:divBdr>
            <w:top w:val="none" w:sz="0" w:space="0" w:color="auto"/>
            <w:left w:val="none" w:sz="0" w:space="0" w:color="auto"/>
            <w:bottom w:val="none" w:sz="0" w:space="0" w:color="auto"/>
            <w:right w:val="none" w:sz="0" w:space="0" w:color="auto"/>
          </w:divBdr>
        </w:div>
        <w:div w:id="1258368901">
          <w:marLeft w:val="480"/>
          <w:marRight w:val="0"/>
          <w:marTop w:val="0"/>
          <w:marBottom w:val="0"/>
          <w:divBdr>
            <w:top w:val="none" w:sz="0" w:space="0" w:color="auto"/>
            <w:left w:val="none" w:sz="0" w:space="0" w:color="auto"/>
            <w:bottom w:val="none" w:sz="0" w:space="0" w:color="auto"/>
            <w:right w:val="none" w:sz="0" w:space="0" w:color="auto"/>
          </w:divBdr>
        </w:div>
        <w:div w:id="1299535849">
          <w:marLeft w:val="480"/>
          <w:marRight w:val="0"/>
          <w:marTop w:val="0"/>
          <w:marBottom w:val="0"/>
          <w:divBdr>
            <w:top w:val="none" w:sz="0" w:space="0" w:color="auto"/>
            <w:left w:val="none" w:sz="0" w:space="0" w:color="auto"/>
            <w:bottom w:val="none" w:sz="0" w:space="0" w:color="auto"/>
            <w:right w:val="none" w:sz="0" w:space="0" w:color="auto"/>
          </w:divBdr>
        </w:div>
        <w:div w:id="1321999456">
          <w:marLeft w:val="480"/>
          <w:marRight w:val="0"/>
          <w:marTop w:val="0"/>
          <w:marBottom w:val="0"/>
          <w:divBdr>
            <w:top w:val="none" w:sz="0" w:space="0" w:color="auto"/>
            <w:left w:val="none" w:sz="0" w:space="0" w:color="auto"/>
            <w:bottom w:val="none" w:sz="0" w:space="0" w:color="auto"/>
            <w:right w:val="none" w:sz="0" w:space="0" w:color="auto"/>
          </w:divBdr>
        </w:div>
        <w:div w:id="1386760366">
          <w:marLeft w:val="480"/>
          <w:marRight w:val="0"/>
          <w:marTop w:val="0"/>
          <w:marBottom w:val="0"/>
          <w:divBdr>
            <w:top w:val="none" w:sz="0" w:space="0" w:color="auto"/>
            <w:left w:val="none" w:sz="0" w:space="0" w:color="auto"/>
            <w:bottom w:val="none" w:sz="0" w:space="0" w:color="auto"/>
            <w:right w:val="none" w:sz="0" w:space="0" w:color="auto"/>
          </w:divBdr>
        </w:div>
        <w:div w:id="1387145491">
          <w:marLeft w:val="480"/>
          <w:marRight w:val="0"/>
          <w:marTop w:val="0"/>
          <w:marBottom w:val="0"/>
          <w:divBdr>
            <w:top w:val="none" w:sz="0" w:space="0" w:color="auto"/>
            <w:left w:val="none" w:sz="0" w:space="0" w:color="auto"/>
            <w:bottom w:val="none" w:sz="0" w:space="0" w:color="auto"/>
            <w:right w:val="none" w:sz="0" w:space="0" w:color="auto"/>
          </w:divBdr>
        </w:div>
        <w:div w:id="1399473704">
          <w:marLeft w:val="480"/>
          <w:marRight w:val="0"/>
          <w:marTop w:val="0"/>
          <w:marBottom w:val="0"/>
          <w:divBdr>
            <w:top w:val="none" w:sz="0" w:space="0" w:color="auto"/>
            <w:left w:val="none" w:sz="0" w:space="0" w:color="auto"/>
            <w:bottom w:val="none" w:sz="0" w:space="0" w:color="auto"/>
            <w:right w:val="none" w:sz="0" w:space="0" w:color="auto"/>
          </w:divBdr>
        </w:div>
        <w:div w:id="1487815604">
          <w:marLeft w:val="480"/>
          <w:marRight w:val="0"/>
          <w:marTop w:val="0"/>
          <w:marBottom w:val="0"/>
          <w:divBdr>
            <w:top w:val="none" w:sz="0" w:space="0" w:color="auto"/>
            <w:left w:val="none" w:sz="0" w:space="0" w:color="auto"/>
            <w:bottom w:val="none" w:sz="0" w:space="0" w:color="auto"/>
            <w:right w:val="none" w:sz="0" w:space="0" w:color="auto"/>
          </w:divBdr>
        </w:div>
        <w:div w:id="1489595990">
          <w:marLeft w:val="480"/>
          <w:marRight w:val="0"/>
          <w:marTop w:val="0"/>
          <w:marBottom w:val="0"/>
          <w:divBdr>
            <w:top w:val="none" w:sz="0" w:space="0" w:color="auto"/>
            <w:left w:val="none" w:sz="0" w:space="0" w:color="auto"/>
            <w:bottom w:val="none" w:sz="0" w:space="0" w:color="auto"/>
            <w:right w:val="none" w:sz="0" w:space="0" w:color="auto"/>
          </w:divBdr>
        </w:div>
        <w:div w:id="1601331060">
          <w:marLeft w:val="480"/>
          <w:marRight w:val="0"/>
          <w:marTop w:val="0"/>
          <w:marBottom w:val="0"/>
          <w:divBdr>
            <w:top w:val="none" w:sz="0" w:space="0" w:color="auto"/>
            <w:left w:val="none" w:sz="0" w:space="0" w:color="auto"/>
            <w:bottom w:val="none" w:sz="0" w:space="0" w:color="auto"/>
            <w:right w:val="none" w:sz="0" w:space="0" w:color="auto"/>
          </w:divBdr>
        </w:div>
        <w:div w:id="1622492136">
          <w:marLeft w:val="480"/>
          <w:marRight w:val="0"/>
          <w:marTop w:val="0"/>
          <w:marBottom w:val="0"/>
          <w:divBdr>
            <w:top w:val="none" w:sz="0" w:space="0" w:color="auto"/>
            <w:left w:val="none" w:sz="0" w:space="0" w:color="auto"/>
            <w:bottom w:val="none" w:sz="0" w:space="0" w:color="auto"/>
            <w:right w:val="none" w:sz="0" w:space="0" w:color="auto"/>
          </w:divBdr>
        </w:div>
        <w:div w:id="1647466650">
          <w:marLeft w:val="480"/>
          <w:marRight w:val="0"/>
          <w:marTop w:val="0"/>
          <w:marBottom w:val="0"/>
          <w:divBdr>
            <w:top w:val="none" w:sz="0" w:space="0" w:color="auto"/>
            <w:left w:val="none" w:sz="0" w:space="0" w:color="auto"/>
            <w:bottom w:val="none" w:sz="0" w:space="0" w:color="auto"/>
            <w:right w:val="none" w:sz="0" w:space="0" w:color="auto"/>
          </w:divBdr>
        </w:div>
        <w:div w:id="1816794168">
          <w:marLeft w:val="480"/>
          <w:marRight w:val="0"/>
          <w:marTop w:val="0"/>
          <w:marBottom w:val="0"/>
          <w:divBdr>
            <w:top w:val="none" w:sz="0" w:space="0" w:color="auto"/>
            <w:left w:val="none" w:sz="0" w:space="0" w:color="auto"/>
            <w:bottom w:val="none" w:sz="0" w:space="0" w:color="auto"/>
            <w:right w:val="none" w:sz="0" w:space="0" w:color="auto"/>
          </w:divBdr>
        </w:div>
        <w:div w:id="1885484017">
          <w:marLeft w:val="480"/>
          <w:marRight w:val="0"/>
          <w:marTop w:val="0"/>
          <w:marBottom w:val="0"/>
          <w:divBdr>
            <w:top w:val="none" w:sz="0" w:space="0" w:color="auto"/>
            <w:left w:val="none" w:sz="0" w:space="0" w:color="auto"/>
            <w:bottom w:val="none" w:sz="0" w:space="0" w:color="auto"/>
            <w:right w:val="none" w:sz="0" w:space="0" w:color="auto"/>
          </w:divBdr>
        </w:div>
        <w:div w:id="1889032477">
          <w:marLeft w:val="480"/>
          <w:marRight w:val="0"/>
          <w:marTop w:val="0"/>
          <w:marBottom w:val="0"/>
          <w:divBdr>
            <w:top w:val="none" w:sz="0" w:space="0" w:color="auto"/>
            <w:left w:val="none" w:sz="0" w:space="0" w:color="auto"/>
            <w:bottom w:val="none" w:sz="0" w:space="0" w:color="auto"/>
            <w:right w:val="none" w:sz="0" w:space="0" w:color="auto"/>
          </w:divBdr>
        </w:div>
        <w:div w:id="2034526553">
          <w:marLeft w:val="480"/>
          <w:marRight w:val="0"/>
          <w:marTop w:val="0"/>
          <w:marBottom w:val="0"/>
          <w:divBdr>
            <w:top w:val="none" w:sz="0" w:space="0" w:color="auto"/>
            <w:left w:val="none" w:sz="0" w:space="0" w:color="auto"/>
            <w:bottom w:val="none" w:sz="0" w:space="0" w:color="auto"/>
            <w:right w:val="none" w:sz="0" w:space="0" w:color="auto"/>
          </w:divBdr>
        </w:div>
        <w:div w:id="2085562299">
          <w:marLeft w:val="480"/>
          <w:marRight w:val="0"/>
          <w:marTop w:val="0"/>
          <w:marBottom w:val="0"/>
          <w:divBdr>
            <w:top w:val="none" w:sz="0" w:space="0" w:color="auto"/>
            <w:left w:val="none" w:sz="0" w:space="0" w:color="auto"/>
            <w:bottom w:val="none" w:sz="0" w:space="0" w:color="auto"/>
            <w:right w:val="none" w:sz="0" w:space="0" w:color="auto"/>
          </w:divBdr>
        </w:div>
        <w:div w:id="2135098269">
          <w:marLeft w:val="480"/>
          <w:marRight w:val="0"/>
          <w:marTop w:val="0"/>
          <w:marBottom w:val="0"/>
          <w:divBdr>
            <w:top w:val="none" w:sz="0" w:space="0" w:color="auto"/>
            <w:left w:val="none" w:sz="0" w:space="0" w:color="auto"/>
            <w:bottom w:val="none" w:sz="0" w:space="0" w:color="auto"/>
            <w:right w:val="none" w:sz="0" w:space="0" w:color="auto"/>
          </w:divBdr>
        </w:div>
      </w:divsChild>
    </w:div>
    <w:div w:id="387999507">
      <w:bodyDiv w:val="1"/>
      <w:marLeft w:val="0"/>
      <w:marRight w:val="0"/>
      <w:marTop w:val="0"/>
      <w:marBottom w:val="0"/>
      <w:divBdr>
        <w:top w:val="none" w:sz="0" w:space="0" w:color="auto"/>
        <w:left w:val="none" w:sz="0" w:space="0" w:color="auto"/>
        <w:bottom w:val="none" w:sz="0" w:space="0" w:color="auto"/>
        <w:right w:val="none" w:sz="0" w:space="0" w:color="auto"/>
      </w:divBdr>
      <w:divsChild>
        <w:div w:id="35593047">
          <w:marLeft w:val="480"/>
          <w:marRight w:val="0"/>
          <w:marTop w:val="0"/>
          <w:marBottom w:val="0"/>
          <w:divBdr>
            <w:top w:val="none" w:sz="0" w:space="0" w:color="auto"/>
            <w:left w:val="none" w:sz="0" w:space="0" w:color="auto"/>
            <w:bottom w:val="none" w:sz="0" w:space="0" w:color="auto"/>
            <w:right w:val="none" w:sz="0" w:space="0" w:color="auto"/>
          </w:divBdr>
        </w:div>
        <w:div w:id="38283492">
          <w:marLeft w:val="480"/>
          <w:marRight w:val="0"/>
          <w:marTop w:val="0"/>
          <w:marBottom w:val="0"/>
          <w:divBdr>
            <w:top w:val="none" w:sz="0" w:space="0" w:color="auto"/>
            <w:left w:val="none" w:sz="0" w:space="0" w:color="auto"/>
            <w:bottom w:val="none" w:sz="0" w:space="0" w:color="auto"/>
            <w:right w:val="none" w:sz="0" w:space="0" w:color="auto"/>
          </w:divBdr>
        </w:div>
        <w:div w:id="45298398">
          <w:marLeft w:val="480"/>
          <w:marRight w:val="0"/>
          <w:marTop w:val="0"/>
          <w:marBottom w:val="0"/>
          <w:divBdr>
            <w:top w:val="none" w:sz="0" w:space="0" w:color="auto"/>
            <w:left w:val="none" w:sz="0" w:space="0" w:color="auto"/>
            <w:bottom w:val="none" w:sz="0" w:space="0" w:color="auto"/>
            <w:right w:val="none" w:sz="0" w:space="0" w:color="auto"/>
          </w:divBdr>
        </w:div>
        <w:div w:id="46995171">
          <w:marLeft w:val="480"/>
          <w:marRight w:val="0"/>
          <w:marTop w:val="0"/>
          <w:marBottom w:val="0"/>
          <w:divBdr>
            <w:top w:val="none" w:sz="0" w:space="0" w:color="auto"/>
            <w:left w:val="none" w:sz="0" w:space="0" w:color="auto"/>
            <w:bottom w:val="none" w:sz="0" w:space="0" w:color="auto"/>
            <w:right w:val="none" w:sz="0" w:space="0" w:color="auto"/>
          </w:divBdr>
        </w:div>
        <w:div w:id="118306950">
          <w:marLeft w:val="480"/>
          <w:marRight w:val="0"/>
          <w:marTop w:val="0"/>
          <w:marBottom w:val="0"/>
          <w:divBdr>
            <w:top w:val="none" w:sz="0" w:space="0" w:color="auto"/>
            <w:left w:val="none" w:sz="0" w:space="0" w:color="auto"/>
            <w:bottom w:val="none" w:sz="0" w:space="0" w:color="auto"/>
            <w:right w:val="none" w:sz="0" w:space="0" w:color="auto"/>
          </w:divBdr>
        </w:div>
        <w:div w:id="160895873">
          <w:marLeft w:val="480"/>
          <w:marRight w:val="0"/>
          <w:marTop w:val="0"/>
          <w:marBottom w:val="0"/>
          <w:divBdr>
            <w:top w:val="none" w:sz="0" w:space="0" w:color="auto"/>
            <w:left w:val="none" w:sz="0" w:space="0" w:color="auto"/>
            <w:bottom w:val="none" w:sz="0" w:space="0" w:color="auto"/>
            <w:right w:val="none" w:sz="0" w:space="0" w:color="auto"/>
          </w:divBdr>
        </w:div>
        <w:div w:id="166554967">
          <w:marLeft w:val="480"/>
          <w:marRight w:val="0"/>
          <w:marTop w:val="0"/>
          <w:marBottom w:val="0"/>
          <w:divBdr>
            <w:top w:val="none" w:sz="0" w:space="0" w:color="auto"/>
            <w:left w:val="none" w:sz="0" w:space="0" w:color="auto"/>
            <w:bottom w:val="none" w:sz="0" w:space="0" w:color="auto"/>
            <w:right w:val="none" w:sz="0" w:space="0" w:color="auto"/>
          </w:divBdr>
        </w:div>
        <w:div w:id="188421519">
          <w:marLeft w:val="480"/>
          <w:marRight w:val="0"/>
          <w:marTop w:val="0"/>
          <w:marBottom w:val="0"/>
          <w:divBdr>
            <w:top w:val="none" w:sz="0" w:space="0" w:color="auto"/>
            <w:left w:val="none" w:sz="0" w:space="0" w:color="auto"/>
            <w:bottom w:val="none" w:sz="0" w:space="0" w:color="auto"/>
            <w:right w:val="none" w:sz="0" w:space="0" w:color="auto"/>
          </w:divBdr>
        </w:div>
        <w:div w:id="207912160">
          <w:marLeft w:val="480"/>
          <w:marRight w:val="0"/>
          <w:marTop w:val="0"/>
          <w:marBottom w:val="0"/>
          <w:divBdr>
            <w:top w:val="none" w:sz="0" w:space="0" w:color="auto"/>
            <w:left w:val="none" w:sz="0" w:space="0" w:color="auto"/>
            <w:bottom w:val="none" w:sz="0" w:space="0" w:color="auto"/>
            <w:right w:val="none" w:sz="0" w:space="0" w:color="auto"/>
          </w:divBdr>
        </w:div>
        <w:div w:id="293877951">
          <w:marLeft w:val="480"/>
          <w:marRight w:val="0"/>
          <w:marTop w:val="0"/>
          <w:marBottom w:val="0"/>
          <w:divBdr>
            <w:top w:val="none" w:sz="0" w:space="0" w:color="auto"/>
            <w:left w:val="none" w:sz="0" w:space="0" w:color="auto"/>
            <w:bottom w:val="none" w:sz="0" w:space="0" w:color="auto"/>
            <w:right w:val="none" w:sz="0" w:space="0" w:color="auto"/>
          </w:divBdr>
        </w:div>
        <w:div w:id="326372887">
          <w:marLeft w:val="480"/>
          <w:marRight w:val="0"/>
          <w:marTop w:val="0"/>
          <w:marBottom w:val="0"/>
          <w:divBdr>
            <w:top w:val="none" w:sz="0" w:space="0" w:color="auto"/>
            <w:left w:val="none" w:sz="0" w:space="0" w:color="auto"/>
            <w:bottom w:val="none" w:sz="0" w:space="0" w:color="auto"/>
            <w:right w:val="none" w:sz="0" w:space="0" w:color="auto"/>
          </w:divBdr>
        </w:div>
        <w:div w:id="513955035">
          <w:marLeft w:val="480"/>
          <w:marRight w:val="0"/>
          <w:marTop w:val="0"/>
          <w:marBottom w:val="0"/>
          <w:divBdr>
            <w:top w:val="none" w:sz="0" w:space="0" w:color="auto"/>
            <w:left w:val="none" w:sz="0" w:space="0" w:color="auto"/>
            <w:bottom w:val="none" w:sz="0" w:space="0" w:color="auto"/>
            <w:right w:val="none" w:sz="0" w:space="0" w:color="auto"/>
          </w:divBdr>
        </w:div>
        <w:div w:id="597449992">
          <w:marLeft w:val="480"/>
          <w:marRight w:val="0"/>
          <w:marTop w:val="0"/>
          <w:marBottom w:val="0"/>
          <w:divBdr>
            <w:top w:val="none" w:sz="0" w:space="0" w:color="auto"/>
            <w:left w:val="none" w:sz="0" w:space="0" w:color="auto"/>
            <w:bottom w:val="none" w:sz="0" w:space="0" w:color="auto"/>
            <w:right w:val="none" w:sz="0" w:space="0" w:color="auto"/>
          </w:divBdr>
        </w:div>
        <w:div w:id="624586256">
          <w:marLeft w:val="480"/>
          <w:marRight w:val="0"/>
          <w:marTop w:val="0"/>
          <w:marBottom w:val="0"/>
          <w:divBdr>
            <w:top w:val="none" w:sz="0" w:space="0" w:color="auto"/>
            <w:left w:val="none" w:sz="0" w:space="0" w:color="auto"/>
            <w:bottom w:val="none" w:sz="0" w:space="0" w:color="auto"/>
            <w:right w:val="none" w:sz="0" w:space="0" w:color="auto"/>
          </w:divBdr>
        </w:div>
        <w:div w:id="703335128">
          <w:marLeft w:val="480"/>
          <w:marRight w:val="0"/>
          <w:marTop w:val="0"/>
          <w:marBottom w:val="0"/>
          <w:divBdr>
            <w:top w:val="none" w:sz="0" w:space="0" w:color="auto"/>
            <w:left w:val="none" w:sz="0" w:space="0" w:color="auto"/>
            <w:bottom w:val="none" w:sz="0" w:space="0" w:color="auto"/>
            <w:right w:val="none" w:sz="0" w:space="0" w:color="auto"/>
          </w:divBdr>
        </w:div>
        <w:div w:id="789785082">
          <w:marLeft w:val="480"/>
          <w:marRight w:val="0"/>
          <w:marTop w:val="0"/>
          <w:marBottom w:val="0"/>
          <w:divBdr>
            <w:top w:val="none" w:sz="0" w:space="0" w:color="auto"/>
            <w:left w:val="none" w:sz="0" w:space="0" w:color="auto"/>
            <w:bottom w:val="none" w:sz="0" w:space="0" w:color="auto"/>
            <w:right w:val="none" w:sz="0" w:space="0" w:color="auto"/>
          </w:divBdr>
        </w:div>
        <w:div w:id="807747610">
          <w:marLeft w:val="480"/>
          <w:marRight w:val="0"/>
          <w:marTop w:val="0"/>
          <w:marBottom w:val="0"/>
          <w:divBdr>
            <w:top w:val="none" w:sz="0" w:space="0" w:color="auto"/>
            <w:left w:val="none" w:sz="0" w:space="0" w:color="auto"/>
            <w:bottom w:val="none" w:sz="0" w:space="0" w:color="auto"/>
            <w:right w:val="none" w:sz="0" w:space="0" w:color="auto"/>
          </w:divBdr>
        </w:div>
        <w:div w:id="840661751">
          <w:marLeft w:val="480"/>
          <w:marRight w:val="0"/>
          <w:marTop w:val="0"/>
          <w:marBottom w:val="0"/>
          <w:divBdr>
            <w:top w:val="none" w:sz="0" w:space="0" w:color="auto"/>
            <w:left w:val="none" w:sz="0" w:space="0" w:color="auto"/>
            <w:bottom w:val="none" w:sz="0" w:space="0" w:color="auto"/>
            <w:right w:val="none" w:sz="0" w:space="0" w:color="auto"/>
          </w:divBdr>
        </w:div>
        <w:div w:id="882983774">
          <w:marLeft w:val="480"/>
          <w:marRight w:val="0"/>
          <w:marTop w:val="0"/>
          <w:marBottom w:val="0"/>
          <w:divBdr>
            <w:top w:val="none" w:sz="0" w:space="0" w:color="auto"/>
            <w:left w:val="none" w:sz="0" w:space="0" w:color="auto"/>
            <w:bottom w:val="none" w:sz="0" w:space="0" w:color="auto"/>
            <w:right w:val="none" w:sz="0" w:space="0" w:color="auto"/>
          </w:divBdr>
        </w:div>
        <w:div w:id="895044558">
          <w:marLeft w:val="480"/>
          <w:marRight w:val="0"/>
          <w:marTop w:val="0"/>
          <w:marBottom w:val="0"/>
          <w:divBdr>
            <w:top w:val="none" w:sz="0" w:space="0" w:color="auto"/>
            <w:left w:val="none" w:sz="0" w:space="0" w:color="auto"/>
            <w:bottom w:val="none" w:sz="0" w:space="0" w:color="auto"/>
            <w:right w:val="none" w:sz="0" w:space="0" w:color="auto"/>
          </w:divBdr>
        </w:div>
        <w:div w:id="963540149">
          <w:marLeft w:val="480"/>
          <w:marRight w:val="0"/>
          <w:marTop w:val="0"/>
          <w:marBottom w:val="0"/>
          <w:divBdr>
            <w:top w:val="none" w:sz="0" w:space="0" w:color="auto"/>
            <w:left w:val="none" w:sz="0" w:space="0" w:color="auto"/>
            <w:bottom w:val="none" w:sz="0" w:space="0" w:color="auto"/>
            <w:right w:val="none" w:sz="0" w:space="0" w:color="auto"/>
          </w:divBdr>
        </w:div>
        <w:div w:id="1002733448">
          <w:marLeft w:val="480"/>
          <w:marRight w:val="0"/>
          <w:marTop w:val="0"/>
          <w:marBottom w:val="0"/>
          <w:divBdr>
            <w:top w:val="none" w:sz="0" w:space="0" w:color="auto"/>
            <w:left w:val="none" w:sz="0" w:space="0" w:color="auto"/>
            <w:bottom w:val="none" w:sz="0" w:space="0" w:color="auto"/>
            <w:right w:val="none" w:sz="0" w:space="0" w:color="auto"/>
          </w:divBdr>
        </w:div>
        <w:div w:id="1057121786">
          <w:marLeft w:val="480"/>
          <w:marRight w:val="0"/>
          <w:marTop w:val="0"/>
          <w:marBottom w:val="0"/>
          <w:divBdr>
            <w:top w:val="none" w:sz="0" w:space="0" w:color="auto"/>
            <w:left w:val="none" w:sz="0" w:space="0" w:color="auto"/>
            <w:bottom w:val="none" w:sz="0" w:space="0" w:color="auto"/>
            <w:right w:val="none" w:sz="0" w:space="0" w:color="auto"/>
          </w:divBdr>
        </w:div>
        <w:div w:id="1085423579">
          <w:marLeft w:val="480"/>
          <w:marRight w:val="0"/>
          <w:marTop w:val="0"/>
          <w:marBottom w:val="0"/>
          <w:divBdr>
            <w:top w:val="none" w:sz="0" w:space="0" w:color="auto"/>
            <w:left w:val="none" w:sz="0" w:space="0" w:color="auto"/>
            <w:bottom w:val="none" w:sz="0" w:space="0" w:color="auto"/>
            <w:right w:val="none" w:sz="0" w:space="0" w:color="auto"/>
          </w:divBdr>
        </w:div>
        <w:div w:id="1116756164">
          <w:marLeft w:val="480"/>
          <w:marRight w:val="0"/>
          <w:marTop w:val="0"/>
          <w:marBottom w:val="0"/>
          <w:divBdr>
            <w:top w:val="none" w:sz="0" w:space="0" w:color="auto"/>
            <w:left w:val="none" w:sz="0" w:space="0" w:color="auto"/>
            <w:bottom w:val="none" w:sz="0" w:space="0" w:color="auto"/>
            <w:right w:val="none" w:sz="0" w:space="0" w:color="auto"/>
          </w:divBdr>
        </w:div>
        <w:div w:id="1229148310">
          <w:marLeft w:val="480"/>
          <w:marRight w:val="0"/>
          <w:marTop w:val="0"/>
          <w:marBottom w:val="0"/>
          <w:divBdr>
            <w:top w:val="none" w:sz="0" w:space="0" w:color="auto"/>
            <w:left w:val="none" w:sz="0" w:space="0" w:color="auto"/>
            <w:bottom w:val="none" w:sz="0" w:space="0" w:color="auto"/>
            <w:right w:val="none" w:sz="0" w:space="0" w:color="auto"/>
          </w:divBdr>
        </w:div>
        <w:div w:id="1252279169">
          <w:marLeft w:val="480"/>
          <w:marRight w:val="0"/>
          <w:marTop w:val="0"/>
          <w:marBottom w:val="0"/>
          <w:divBdr>
            <w:top w:val="none" w:sz="0" w:space="0" w:color="auto"/>
            <w:left w:val="none" w:sz="0" w:space="0" w:color="auto"/>
            <w:bottom w:val="none" w:sz="0" w:space="0" w:color="auto"/>
            <w:right w:val="none" w:sz="0" w:space="0" w:color="auto"/>
          </w:divBdr>
        </w:div>
        <w:div w:id="1268391218">
          <w:marLeft w:val="480"/>
          <w:marRight w:val="0"/>
          <w:marTop w:val="0"/>
          <w:marBottom w:val="0"/>
          <w:divBdr>
            <w:top w:val="none" w:sz="0" w:space="0" w:color="auto"/>
            <w:left w:val="none" w:sz="0" w:space="0" w:color="auto"/>
            <w:bottom w:val="none" w:sz="0" w:space="0" w:color="auto"/>
            <w:right w:val="none" w:sz="0" w:space="0" w:color="auto"/>
          </w:divBdr>
        </w:div>
        <w:div w:id="1287008637">
          <w:marLeft w:val="480"/>
          <w:marRight w:val="0"/>
          <w:marTop w:val="0"/>
          <w:marBottom w:val="0"/>
          <w:divBdr>
            <w:top w:val="none" w:sz="0" w:space="0" w:color="auto"/>
            <w:left w:val="none" w:sz="0" w:space="0" w:color="auto"/>
            <w:bottom w:val="none" w:sz="0" w:space="0" w:color="auto"/>
            <w:right w:val="none" w:sz="0" w:space="0" w:color="auto"/>
          </w:divBdr>
        </w:div>
        <w:div w:id="1334795743">
          <w:marLeft w:val="480"/>
          <w:marRight w:val="0"/>
          <w:marTop w:val="0"/>
          <w:marBottom w:val="0"/>
          <w:divBdr>
            <w:top w:val="none" w:sz="0" w:space="0" w:color="auto"/>
            <w:left w:val="none" w:sz="0" w:space="0" w:color="auto"/>
            <w:bottom w:val="none" w:sz="0" w:space="0" w:color="auto"/>
            <w:right w:val="none" w:sz="0" w:space="0" w:color="auto"/>
          </w:divBdr>
        </w:div>
        <w:div w:id="1358847654">
          <w:marLeft w:val="480"/>
          <w:marRight w:val="0"/>
          <w:marTop w:val="0"/>
          <w:marBottom w:val="0"/>
          <w:divBdr>
            <w:top w:val="none" w:sz="0" w:space="0" w:color="auto"/>
            <w:left w:val="none" w:sz="0" w:space="0" w:color="auto"/>
            <w:bottom w:val="none" w:sz="0" w:space="0" w:color="auto"/>
            <w:right w:val="none" w:sz="0" w:space="0" w:color="auto"/>
          </w:divBdr>
        </w:div>
        <w:div w:id="1378509547">
          <w:marLeft w:val="480"/>
          <w:marRight w:val="0"/>
          <w:marTop w:val="0"/>
          <w:marBottom w:val="0"/>
          <w:divBdr>
            <w:top w:val="none" w:sz="0" w:space="0" w:color="auto"/>
            <w:left w:val="none" w:sz="0" w:space="0" w:color="auto"/>
            <w:bottom w:val="none" w:sz="0" w:space="0" w:color="auto"/>
            <w:right w:val="none" w:sz="0" w:space="0" w:color="auto"/>
          </w:divBdr>
        </w:div>
        <w:div w:id="1448236813">
          <w:marLeft w:val="480"/>
          <w:marRight w:val="0"/>
          <w:marTop w:val="0"/>
          <w:marBottom w:val="0"/>
          <w:divBdr>
            <w:top w:val="none" w:sz="0" w:space="0" w:color="auto"/>
            <w:left w:val="none" w:sz="0" w:space="0" w:color="auto"/>
            <w:bottom w:val="none" w:sz="0" w:space="0" w:color="auto"/>
            <w:right w:val="none" w:sz="0" w:space="0" w:color="auto"/>
          </w:divBdr>
        </w:div>
        <w:div w:id="1583949534">
          <w:marLeft w:val="480"/>
          <w:marRight w:val="0"/>
          <w:marTop w:val="0"/>
          <w:marBottom w:val="0"/>
          <w:divBdr>
            <w:top w:val="none" w:sz="0" w:space="0" w:color="auto"/>
            <w:left w:val="none" w:sz="0" w:space="0" w:color="auto"/>
            <w:bottom w:val="none" w:sz="0" w:space="0" w:color="auto"/>
            <w:right w:val="none" w:sz="0" w:space="0" w:color="auto"/>
          </w:divBdr>
        </w:div>
        <w:div w:id="1611007488">
          <w:marLeft w:val="480"/>
          <w:marRight w:val="0"/>
          <w:marTop w:val="0"/>
          <w:marBottom w:val="0"/>
          <w:divBdr>
            <w:top w:val="none" w:sz="0" w:space="0" w:color="auto"/>
            <w:left w:val="none" w:sz="0" w:space="0" w:color="auto"/>
            <w:bottom w:val="none" w:sz="0" w:space="0" w:color="auto"/>
            <w:right w:val="none" w:sz="0" w:space="0" w:color="auto"/>
          </w:divBdr>
        </w:div>
        <w:div w:id="1657491375">
          <w:marLeft w:val="480"/>
          <w:marRight w:val="0"/>
          <w:marTop w:val="0"/>
          <w:marBottom w:val="0"/>
          <w:divBdr>
            <w:top w:val="none" w:sz="0" w:space="0" w:color="auto"/>
            <w:left w:val="none" w:sz="0" w:space="0" w:color="auto"/>
            <w:bottom w:val="none" w:sz="0" w:space="0" w:color="auto"/>
            <w:right w:val="none" w:sz="0" w:space="0" w:color="auto"/>
          </w:divBdr>
        </w:div>
        <w:div w:id="1664896311">
          <w:marLeft w:val="480"/>
          <w:marRight w:val="0"/>
          <w:marTop w:val="0"/>
          <w:marBottom w:val="0"/>
          <w:divBdr>
            <w:top w:val="none" w:sz="0" w:space="0" w:color="auto"/>
            <w:left w:val="none" w:sz="0" w:space="0" w:color="auto"/>
            <w:bottom w:val="none" w:sz="0" w:space="0" w:color="auto"/>
            <w:right w:val="none" w:sz="0" w:space="0" w:color="auto"/>
          </w:divBdr>
        </w:div>
        <w:div w:id="1816794079">
          <w:marLeft w:val="480"/>
          <w:marRight w:val="0"/>
          <w:marTop w:val="0"/>
          <w:marBottom w:val="0"/>
          <w:divBdr>
            <w:top w:val="none" w:sz="0" w:space="0" w:color="auto"/>
            <w:left w:val="none" w:sz="0" w:space="0" w:color="auto"/>
            <w:bottom w:val="none" w:sz="0" w:space="0" w:color="auto"/>
            <w:right w:val="none" w:sz="0" w:space="0" w:color="auto"/>
          </w:divBdr>
        </w:div>
        <w:div w:id="1940720132">
          <w:marLeft w:val="480"/>
          <w:marRight w:val="0"/>
          <w:marTop w:val="0"/>
          <w:marBottom w:val="0"/>
          <w:divBdr>
            <w:top w:val="none" w:sz="0" w:space="0" w:color="auto"/>
            <w:left w:val="none" w:sz="0" w:space="0" w:color="auto"/>
            <w:bottom w:val="none" w:sz="0" w:space="0" w:color="auto"/>
            <w:right w:val="none" w:sz="0" w:space="0" w:color="auto"/>
          </w:divBdr>
        </w:div>
        <w:div w:id="2028559304">
          <w:marLeft w:val="480"/>
          <w:marRight w:val="0"/>
          <w:marTop w:val="0"/>
          <w:marBottom w:val="0"/>
          <w:divBdr>
            <w:top w:val="none" w:sz="0" w:space="0" w:color="auto"/>
            <w:left w:val="none" w:sz="0" w:space="0" w:color="auto"/>
            <w:bottom w:val="none" w:sz="0" w:space="0" w:color="auto"/>
            <w:right w:val="none" w:sz="0" w:space="0" w:color="auto"/>
          </w:divBdr>
        </w:div>
        <w:div w:id="2038850325">
          <w:marLeft w:val="480"/>
          <w:marRight w:val="0"/>
          <w:marTop w:val="0"/>
          <w:marBottom w:val="0"/>
          <w:divBdr>
            <w:top w:val="none" w:sz="0" w:space="0" w:color="auto"/>
            <w:left w:val="none" w:sz="0" w:space="0" w:color="auto"/>
            <w:bottom w:val="none" w:sz="0" w:space="0" w:color="auto"/>
            <w:right w:val="none" w:sz="0" w:space="0" w:color="auto"/>
          </w:divBdr>
        </w:div>
        <w:div w:id="2058356419">
          <w:marLeft w:val="480"/>
          <w:marRight w:val="0"/>
          <w:marTop w:val="0"/>
          <w:marBottom w:val="0"/>
          <w:divBdr>
            <w:top w:val="none" w:sz="0" w:space="0" w:color="auto"/>
            <w:left w:val="none" w:sz="0" w:space="0" w:color="auto"/>
            <w:bottom w:val="none" w:sz="0" w:space="0" w:color="auto"/>
            <w:right w:val="none" w:sz="0" w:space="0" w:color="auto"/>
          </w:divBdr>
        </w:div>
        <w:div w:id="2093890915">
          <w:marLeft w:val="480"/>
          <w:marRight w:val="0"/>
          <w:marTop w:val="0"/>
          <w:marBottom w:val="0"/>
          <w:divBdr>
            <w:top w:val="none" w:sz="0" w:space="0" w:color="auto"/>
            <w:left w:val="none" w:sz="0" w:space="0" w:color="auto"/>
            <w:bottom w:val="none" w:sz="0" w:space="0" w:color="auto"/>
            <w:right w:val="none" w:sz="0" w:space="0" w:color="auto"/>
          </w:divBdr>
        </w:div>
      </w:divsChild>
    </w:div>
    <w:div w:id="390353745">
      <w:bodyDiv w:val="1"/>
      <w:marLeft w:val="0"/>
      <w:marRight w:val="0"/>
      <w:marTop w:val="0"/>
      <w:marBottom w:val="0"/>
      <w:divBdr>
        <w:top w:val="none" w:sz="0" w:space="0" w:color="auto"/>
        <w:left w:val="none" w:sz="0" w:space="0" w:color="auto"/>
        <w:bottom w:val="none" w:sz="0" w:space="0" w:color="auto"/>
        <w:right w:val="none" w:sz="0" w:space="0" w:color="auto"/>
      </w:divBdr>
    </w:div>
    <w:div w:id="391661286">
      <w:bodyDiv w:val="1"/>
      <w:marLeft w:val="0"/>
      <w:marRight w:val="0"/>
      <w:marTop w:val="0"/>
      <w:marBottom w:val="0"/>
      <w:divBdr>
        <w:top w:val="none" w:sz="0" w:space="0" w:color="auto"/>
        <w:left w:val="none" w:sz="0" w:space="0" w:color="auto"/>
        <w:bottom w:val="none" w:sz="0" w:space="0" w:color="auto"/>
        <w:right w:val="none" w:sz="0" w:space="0" w:color="auto"/>
      </w:divBdr>
    </w:div>
    <w:div w:id="392387809">
      <w:bodyDiv w:val="1"/>
      <w:marLeft w:val="0"/>
      <w:marRight w:val="0"/>
      <w:marTop w:val="0"/>
      <w:marBottom w:val="0"/>
      <w:divBdr>
        <w:top w:val="none" w:sz="0" w:space="0" w:color="auto"/>
        <w:left w:val="none" w:sz="0" w:space="0" w:color="auto"/>
        <w:bottom w:val="none" w:sz="0" w:space="0" w:color="auto"/>
        <w:right w:val="none" w:sz="0" w:space="0" w:color="auto"/>
      </w:divBdr>
    </w:div>
    <w:div w:id="407115432">
      <w:bodyDiv w:val="1"/>
      <w:marLeft w:val="0"/>
      <w:marRight w:val="0"/>
      <w:marTop w:val="0"/>
      <w:marBottom w:val="0"/>
      <w:divBdr>
        <w:top w:val="none" w:sz="0" w:space="0" w:color="auto"/>
        <w:left w:val="none" w:sz="0" w:space="0" w:color="auto"/>
        <w:bottom w:val="none" w:sz="0" w:space="0" w:color="auto"/>
        <w:right w:val="none" w:sz="0" w:space="0" w:color="auto"/>
      </w:divBdr>
    </w:div>
    <w:div w:id="410396245">
      <w:bodyDiv w:val="1"/>
      <w:marLeft w:val="0"/>
      <w:marRight w:val="0"/>
      <w:marTop w:val="0"/>
      <w:marBottom w:val="0"/>
      <w:divBdr>
        <w:top w:val="none" w:sz="0" w:space="0" w:color="auto"/>
        <w:left w:val="none" w:sz="0" w:space="0" w:color="auto"/>
        <w:bottom w:val="none" w:sz="0" w:space="0" w:color="auto"/>
        <w:right w:val="none" w:sz="0" w:space="0" w:color="auto"/>
      </w:divBdr>
    </w:div>
    <w:div w:id="413666017">
      <w:bodyDiv w:val="1"/>
      <w:marLeft w:val="0"/>
      <w:marRight w:val="0"/>
      <w:marTop w:val="0"/>
      <w:marBottom w:val="0"/>
      <w:divBdr>
        <w:top w:val="none" w:sz="0" w:space="0" w:color="auto"/>
        <w:left w:val="none" w:sz="0" w:space="0" w:color="auto"/>
        <w:bottom w:val="none" w:sz="0" w:space="0" w:color="auto"/>
        <w:right w:val="none" w:sz="0" w:space="0" w:color="auto"/>
      </w:divBdr>
    </w:div>
    <w:div w:id="415439395">
      <w:bodyDiv w:val="1"/>
      <w:marLeft w:val="0"/>
      <w:marRight w:val="0"/>
      <w:marTop w:val="0"/>
      <w:marBottom w:val="0"/>
      <w:divBdr>
        <w:top w:val="none" w:sz="0" w:space="0" w:color="auto"/>
        <w:left w:val="none" w:sz="0" w:space="0" w:color="auto"/>
        <w:bottom w:val="none" w:sz="0" w:space="0" w:color="auto"/>
        <w:right w:val="none" w:sz="0" w:space="0" w:color="auto"/>
      </w:divBdr>
    </w:div>
    <w:div w:id="422923077">
      <w:bodyDiv w:val="1"/>
      <w:marLeft w:val="0"/>
      <w:marRight w:val="0"/>
      <w:marTop w:val="0"/>
      <w:marBottom w:val="0"/>
      <w:divBdr>
        <w:top w:val="none" w:sz="0" w:space="0" w:color="auto"/>
        <w:left w:val="none" w:sz="0" w:space="0" w:color="auto"/>
        <w:bottom w:val="none" w:sz="0" w:space="0" w:color="auto"/>
        <w:right w:val="none" w:sz="0" w:space="0" w:color="auto"/>
      </w:divBdr>
    </w:div>
    <w:div w:id="425729663">
      <w:bodyDiv w:val="1"/>
      <w:marLeft w:val="0"/>
      <w:marRight w:val="0"/>
      <w:marTop w:val="0"/>
      <w:marBottom w:val="0"/>
      <w:divBdr>
        <w:top w:val="none" w:sz="0" w:space="0" w:color="auto"/>
        <w:left w:val="none" w:sz="0" w:space="0" w:color="auto"/>
        <w:bottom w:val="none" w:sz="0" w:space="0" w:color="auto"/>
        <w:right w:val="none" w:sz="0" w:space="0" w:color="auto"/>
      </w:divBdr>
    </w:div>
    <w:div w:id="426461714">
      <w:bodyDiv w:val="1"/>
      <w:marLeft w:val="0"/>
      <w:marRight w:val="0"/>
      <w:marTop w:val="0"/>
      <w:marBottom w:val="0"/>
      <w:divBdr>
        <w:top w:val="none" w:sz="0" w:space="0" w:color="auto"/>
        <w:left w:val="none" w:sz="0" w:space="0" w:color="auto"/>
        <w:bottom w:val="none" w:sz="0" w:space="0" w:color="auto"/>
        <w:right w:val="none" w:sz="0" w:space="0" w:color="auto"/>
      </w:divBdr>
    </w:div>
    <w:div w:id="428238278">
      <w:bodyDiv w:val="1"/>
      <w:marLeft w:val="0"/>
      <w:marRight w:val="0"/>
      <w:marTop w:val="0"/>
      <w:marBottom w:val="0"/>
      <w:divBdr>
        <w:top w:val="none" w:sz="0" w:space="0" w:color="auto"/>
        <w:left w:val="none" w:sz="0" w:space="0" w:color="auto"/>
        <w:bottom w:val="none" w:sz="0" w:space="0" w:color="auto"/>
        <w:right w:val="none" w:sz="0" w:space="0" w:color="auto"/>
      </w:divBdr>
    </w:div>
    <w:div w:id="428743667">
      <w:bodyDiv w:val="1"/>
      <w:marLeft w:val="0"/>
      <w:marRight w:val="0"/>
      <w:marTop w:val="0"/>
      <w:marBottom w:val="0"/>
      <w:divBdr>
        <w:top w:val="none" w:sz="0" w:space="0" w:color="auto"/>
        <w:left w:val="none" w:sz="0" w:space="0" w:color="auto"/>
        <w:bottom w:val="none" w:sz="0" w:space="0" w:color="auto"/>
        <w:right w:val="none" w:sz="0" w:space="0" w:color="auto"/>
      </w:divBdr>
    </w:div>
    <w:div w:id="429010551">
      <w:bodyDiv w:val="1"/>
      <w:marLeft w:val="0"/>
      <w:marRight w:val="0"/>
      <w:marTop w:val="0"/>
      <w:marBottom w:val="0"/>
      <w:divBdr>
        <w:top w:val="none" w:sz="0" w:space="0" w:color="auto"/>
        <w:left w:val="none" w:sz="0" w:space="0" w:color="auto"/>
        <w:bottom w:val="none" w:sz="0" w:space="0" w:color="auto"/>
        <w:right w:val="none" w:sz="0" w:space="0" w:color="auto"/>
      </w:divBdr>
    </w:div>
    <w:div w:id="436943956">
      <w:bodyDiv w:val="1"/>
      <w:marLeft w:val="0"/>
      <w:marRight w:val="0"/>
      <w:marTop w:val="0"/>
      <w:marBottom w:val="0"/>
      <w:divBdr>
        <w:top w:val="none" w:sz="0" w:space="0" w:color="auto"/>
        <w:left w:val="none" w:sz="0" w:space="0" w:color="auto"/>
        <w:bottom w:val="none" w:sz="0" w:space="0" w:color="auto"/>
        <w:right w:val="none" w:sz="0" w:space="0" w:color="auto"/>
      </w:divBdr>
    </w:div>
    <w:div w:id="439451127">
      <w:bodyDiv w:val="1"/>
      <w:marLeft w:val="0"/>
      <w:marRight w:val="0"/>
      <w:marTop w:val="0"/>
      <w:marBottom w:val="0"/>
      <w:divBdr>
        <w:top w:val="none" w:sz="0" w:space="0" w:color="auto"/>
        <w:left w:val="none" w:sz="0" w:space="0" w:color="auto"/>
        <w:bottom w:val="none" w:sz="0" w:space="0" w:color="auto"/>
        <w:right w:val="none" w:sz="0" w:space="0" w:color="auto"/>
      </w:divBdr>
    </w:div>
    <w:div w:id="441611704">
      <w:bodyDiv w:val="1"/>
      <w:marLeft w:val="0"/>
      <w:marRight w:val="0"/>
      <w:marTop w:val="0"/>
      <w:marBottom w:val="0"/>
      <w:divBdr>
        <w:top w:val="none" w:sz="0" w:space="0" w:color="auto"/>
        <w:left w:val="none" w:sz="0" w:space="0" w:color="auto"/>
        <w:bottom w:val="none" w:sz="0" w:space="0" w:color="auto"/>
        <w:right w:val="none" w:sz="0" w:space="0" w:color="auto"/>
      </w:divBdr>
    </w:div>
    <w:div w:id="446123256">
      <w:bodyDiv w:val="1"/>
      <w:marLeft w:val="0"/>
      <w:marRight w:val="0"/>
      <w:marTop w:val="0"/>
      <w:marBottom w:val="0"/>
      <w:divBdr>
        <w:top w:val="none" w:sz="0" w:space="0" w:color="auto"/>
        <w:left w:val="none" w:sz="0" w:space="0" w:color="auto"/>
        <w:bottom w:val="none" w:sz="0" w:space="0" w:color="auto"/>
        <w:right w:val="none" w:sz="0" w:space="0" w:color="auto"/>
      </w:divBdr>
    </w:div>
    <w:div w:id="447894971">
      <w:bodyDiv w:val="1"/>
      <w:marLeft w:val="0"/>
      <w:marRight w:val="0"/>
      <w:marTop w:val="0"/>
      <w:marBottom w:val="0"/>
      <w:divBdr>
        <w:top w:val="none" w:sz="0" w:space="0" w:color="auto"/>
        <w:left w:val="none" w:sz="0" w:space="0" w:color="auto"/>
        <w:bottom w:val="none" w:sz="0" w:space="0" w:color="auto"/>
        <w:right w:val="none" w:sz="0" w:space="0" w:color="auto"/>
      </w:divBdr>
      <w:divsChild>
        <w:div w:id="57558391">
          <w:marLeft w:val="480"/>
          <w:marRight w:val="0"/>
          <w:marTop w:val="0"/>
          <w:marBottom w:val="0"/>
          <w:divBdr>
            <w:top w:val="none" w:sz="0" w:space="0" w:color="auto"/>
            <w:left w:val="none" w:sz="0" w:space="0" w:color="auto"/>
            <w:bottom w:val="none" w:sz="0" w:space="0" w:color="auto"/>
            <w:right w:val="none" w:sz="0" w:space="0" w:color="auto"/>
          </w:divBdr>
        </w:div>
        <w:div w:id="110365223">
          <w:marLeft w:val="480"/>
          <w:marRight w:val="0"/>
          <w:marTop w:val="0"/>
          <w:marBottom w:val="0"/>
          <w:divBdr>
            <w:top w:val="none" w:sz="0" w:space="0" w:color="auto"/>
            <w:left w:val="none" w:sz="0" w:space="0" w:color="auto"/>
            <w:bottom w:val="none" w:sz="0" w:space="0" w:color="auto"/>
            <w:right w:val="none" w:sz="0" w:space="0" w:color="auto"/>
          </w:divBdr>
        </w:div>
        <w:div w:id="195627579">
          <w:marLeft w:val="480"/>
          <w:marRight w:val="0"/>
          <w:marTop w:val="0"/>
          <w:marBottom w:val="0"/>
          <w:divBdr>
            <w:top w:val="none" w:sz="0" w:space="0" w:color="auto"/>
            <w:left w:val="none" w:sz="0" w:space="0" w:color="auto"/>
            <w:bottom w:val="none" w:sz="0" w:space="0" w:color="auto"/>
            <w:right w:val="none" w:sz="0" w:space="0" w:color="auto"/>
          </w:divBdr>
        </w:div>
        <w:div w:id="784277974">
          <w:marLeft w:val="480"/>
          <w:marRight w:val="0"/>
          <w:marTop w:val="0"/>
          <w:marBottom w:val="0"/>
          <w:divBdr>
            <w:top w:val="none" w:sz="0" w:space="0" w:color="auto"/>
            <w:left w:val="none" w:sz="0" w:space="0" w:color="auto"/>
            <w:bottom w:val="none" w:sz="0" w:space="0" w:color="auto"/>
            <w:right w:val="none" w:sz="0" w:space="0" w:color="auto"/>
          </w:divBdr>
        </w:div>
        <w:div w:id="1002514036">
          <w:marLeft w:val="480"/>
          <w:marRight w:val="0"/>
          <w:marTop w:val="0"/>
          <w:marBottom w:val="0"/>
          <w:divBdr>
            <w:top w:val="none" w:sz="0" w:space="0" w:color="auto"/>
            <w:left w:val="none" w:sz="0" w:space="0" w:color="auto"/>
            <w:bottom w:val="none" w:sz="0" w:space="0" w:color="auto"/>
            <w:right w:val="none" w:sz="0" w:space="0" w:color="auto"/>
          </w:divBdr>
        </w:div>
        <w:div w:id="1274285853">
          <w:marLeft w:val="480"/>
          <w:marRight w:val="0"/>
          <w:marTop w:val="0"/>
          <w:marBottom w:val="0"/>
          <w:divBdr>
            <w:top w:val="none" w:sz="0" w:space="0" w:color="auto"/>
            <w:left w:val="none" w:sz="0" w:space="0" w:color="auto"/>
            <w:bottom w:val="none" w:sz="0" w:space="0" w:color="auto"/>
            <w:right w:val="none" w:sz="0" w:space="0" w:color="auto"/>
          </w:divBdr>
        </w:div>
        <w:div w:id="1499149757">
          <w:marLeft w:val="480"/>
          <w:marRight w:val="0"/>
          <w:marTop w:val="0"/>
          <w:marBottom w:val="0"/>
          <w:divBdr>
            <w:top w:val="none" w:sz="0" w:space="0" w:color="auto"/>
            <w:left w:val="none" w:sz="0" w:space="0" w:color="auto"/>
            <w:bottom w:val="none" w:sz="0" w:space="0" w:color="auto"/>
            <w:right w:val="none" w:sz="0" w:space="0" w:color="auto"/>
          </w:divBdr>
        </w:div>
        <w:div w:id="2001813226">
          <w:marLeft w:val="480"/>
          <w:marRight w:val="0"/>
          <w:marTop w:val="0"/>
          <w:marBottom w:val="0"/>
          <w:divBdr>
            <w:top w:val="none" w:sz="0" w:space="0" w:color="auto"/>
            <w:left w:val="none" w:sz="0" w:space="0" w:color="auto"/>
            <w:bottom w:val="none" w:sz="0" w:space="0" w:color="auto"/>
            <w:right w:val="none" w:sz="0" w:space="0" w:color="auto"/>
          </w:divBdr>
        </w:div>
      </w:divsChild>
    </w:div>
    <w:div w:id="451284289">
      <w:bodyDiv w:val="1"/>
      <w:marLeft w:val="0"/>
      <w:marRight w:val="0"/>
      <w:marTop w:val="0"/>
      <w:marBottom w:val="0"/>
      <w:divBdr>
        <w:top w:val="none" w:sz="0" w:space="0" w:color="auto"/>
        <w:left w:val="none" w:sz="0" w:space="0" w:color="auto"/>
        <w:bottom w:val="none" w:sz="0" w:space="0" w:color="auto"/>
        <w:right w:val="none" w:sz="0" w:space="0" w:color="auto"/>
      </w:divBdr>
    </w:div>
    <w:div w:id="451822593">
      <w:bodyDiv w:val="1"/>
      <w:marLeft w:val="0"/>
      <w:marRight w:val="0"/>
      <w:marTop w:val="0"/>
      <w:marBottom w:val="0"/>
      <w:divBdr>
        <w:top w:val="none" w:sz="0" w:space="0" w:color="auto"/>
        <w:left w:val="none" w:sz="0" w:space="0" w:color="auto"/>
        <w:bottom w:val="none" w:sz="0" w:space="0" w:color="auto"/>
        <w:right w:val="none" w:sz="0" w:space="0" w:color="auto"/>
      </w:divBdr>
    </w:div>
    <w:div w:id="454060558">
      <w:bodyDiv w:val="1"/>
      <w:marLeft w:val="0"/>
      <w:marRight w:val="0"/>
      <w:marTop w:val="0"/>
      <w:marBottom w:val="0"/>
      <w:divBdr>
        <w:top w:val="none" w:sz="0" w:space="0" w:color="auto"/>
        <w:left w:val="none" w:sz="0" w:space="0" w:color="auto"/>
        <w:bottom w:val="none" w:sz="0" w:space="0" w:color="auto"/>
        <w:right w:val="none" w:sz="0" w:space="0" w:color="auto"/>
      </w:divBdr>
    </w:div>
    <w:div w:id="454831489">
      <w:bodyDiv w:val="1"/>
      <w:marLeft w:val="0"/>
      <w:marRight w:val="0"/>
      <w:marTop w:val="0"/>
      <w:marBottom w:val="0"/>
      <w:divBdr>
        <w:top w:val="none" w:sz="0" w:space="0" w:color="auto"/>
        <w:left w:val="none" w:sz="0" w:space="0" w:color="auto"/>
        <w:bottom w:val="none" w:sz="0" w:space="0" w:color="auto"/>
        <w:right w:val="none" w:sz="0" w:space="0" w:color="auto"/>
      </w:divBdr>
    </w:div>
    <w:div w:id="456065216">
      <w:bodyDiv w:val="1"/>
      <w:marLeft w:val="0"/>
      <w:marRight w:val="0"/>
      <w:marTop w:val="0"/>
      <w:marBottom w:val="0"/>
      <w:divBdr>
        <w:top w:val="none" w:sz="0" w:space="0" w:color="auto"/>
        <w:left w:val="none" w:sz="0" w:space="0" w:color="auto"/>
        <w:bottom w:val="none" w:sz="0" w:space="0" w:color="auto"/>
        <w:right w:val="none" w:sz="0" w:space="0" w:color="auto"/>
      </w:divBdr>
    </w:div>
    <w:div w:id="457451048">
      <w:bodyDiv w:val="1"/>
      <w:marLeft w:val="0"/>
      <w:marRight w:val="0"/>
      <w:marTop w:val="0"/>
      <w:marBottom w:val="0"/>
      <w:divBdr>
        <w:top w:val="none" w:sz="0" w:space="0" w:color="auto"/>
        <w:left w:val="none" w:sz="0" w:space="0" w:color="auto"/>
        <w:bottom w:val="none" w:sz="0" w:space="0" w:color="auto"/>
        <w:right w:val="none" w:sz="0" w:space="0" w:color="auto"/>
      </w:divBdr>
    </w:div>
    <w:div w:id="459348057">
      <w:bodyDiv w:val="1"/>
      <w:marLeft w:val="0"/>
      <w:marRight w:val="0"/>
      <w:marTop w:val="0"/>
      <w:marBottom w:val="0"/>
      <w:divBdr>
        <w:top w:val="none" w:sz="0" w:space="0" w:color="auto"/>
        <w:left w:val="none" w:sz="0" w:space="0" w:color="auto"/>
        <w:bottom w:val="none" w:sz="0" w:space="0" w:color="auto"/>
        <w:right w:val="none" w:sz="0" w:space="0" w:color="auto"/>
      </w:divBdr>
    </w:div>
    <w:div w:id="464543365">
      <w:bodyDiv w:val="1"/>
      <w:marLeft w:val="0"/>
      <w:marRight w:val="0"/>
      <w:marTop w:val="0"/>
      <w:marBottom w:val="0"/>
      <w:divBdr>
        <w:top w:val="none" w:sz="0" w:space="0" w:color="auto"/>
        <w:left w:val="none" w:sz="0" w:space="0" w:color="auto"/>
        <w:bottom w:val="none" w:sz="0" w:space="0" w:color="auto"/>
        <w:right w:val="none" w:sz="0" w:space="0" w:color="auto"/>
      </w:divBdr>
    </w:div>
    <w:div w:id="464783881">
      <w:bodyDiv w:val="1"/>
      <w:marLeft w:val="0"/>
      <w:marRight w:val="0"/>
      <w:marTop w:val="0"/>
      <w:marBottom w:val="0"/>
      <w:divBdr>
        <w:top w:val="none" w:sz="0" w:space="0" w:color="auto"/>
        <w:left w:val="none" w:sz="0" w:space="0" w:color="auto"/>
        <w:bottom w:val="none" w:sz="0" w:space="0" w:color="auto"/>
        <w:right w:val="none" w:sz="0" w:space="0" w:color="auto"/>
      </w:divBdr>
      <w:divsChild>
        <w:div w:id="11690086">
          <w:marLeft w:val="480"/>
          <w:marRight w:val="0"/>
          <w:marTop w:val="0"/>
          <w:marBottom w:val="0"/>
          <w:divBdr>
            <w:top w:val="none" w:sz="0" w:space="0" w:color="auto"/>
            <w:left w:val="none" w:sz="0" w:space="0" w:color="auto"/>
            <w:bottom w:val="none" w:sz="0" w:space="0" w:color="auto"/>
            <w:right w:val="none" w:sz="0" w:space="0" w:color="auto"/>
          </w:divBdr>
        </w:div>
        <w:div w:id="18169500">
          <w:marLeft w:val="480"/>
          <w:marRight w:val="0"/>
          <w:marTop w:val="0"/>
          <w:marBottom w:val="0"/>
          <w:divBdr>
            <w:top w:val="none" w:sz="0" w:space="0" w:color="auto"/>
            <w:left w:val="none" w:sz="0" w:space="0" w:color="auto"/>
            <w:bottom w:val="none" w:sz="0" w:space="0" w:color="auto"/>
            <w:right w:val="none" w:sz="0" w:space="0" w:color="auto"/>
          </w:divBdr>
        </w:div>
        <w:div w:id="102308619">
          <w:marLeft w:val="480"/>
          <w:marRight w:val="0"/>
          <w:marTop w:val="0"/>
          <w:marBottom w:val="0"/>
          <w:divBdr>
            <w:top w:val="none" w:sz="0" w:space="0" w:color="auto"/>
            <w:left w:val="none" w:sz="0" w:space="0" w:color="auto"/>
            <w:bottom w:val="none" w:sz="0" w:space="0" w:color="auto"/>
            <w:right w:val="none" w:sz="0" w:space="0" w:color="auto"/>
          </w:divBdr>
        </w:div>
        <w:div w:id="103966071">
          <w:marLeft w:val="480"/>
          <w:marRight w:val="0"/>
          <w:marTop w:val="0"/>
          <w:marBottom w:val="0"/>
          <w:divBdr>
            <w:top w:val="none" w:sz="0" w:space="0" w:color="auto"/>
            <w:left w:val="none" w:sz="0" w:space="0" w:color="auto"/>
            <w:bottom w:val="none" w:sz="0" w:space="0" w:color="auto"/>
            <w:right w:val="none" w:sz="0" w:space="0" w:color="auto"/>
          </w:divBdr>
        </w:div>
        <w:div w:id="238946124">
          <w:marLeft w:val="480"/>
          <w:marRight w:val="0"/>
          <w:marTop w:val="0"/>
          <w:marBottom w:val="0"/>
          <w:divBdr>
            <w:top w:val="none" w:sz="0" w:space="0" w:color="auto"/>
            <w:left w:val="none" w:sz="0" w:space="0" w:color="auto"/>
            <w:bottom w:val="none" w:sz="0" w:space="0" w:color="auto"/>
            <w:right w:val="none" w:sz="0" w:space="0" w:color="auto"/>
          </w:divBdr>
        </w:div>
        <w:div w:id="321198174">
          <w:marLeft w:val="480"/>
          <w:marRight w:val="0"/>
          <w:marTop w:val="0"/>
          <w:marBottom w:val="0"/>
          <w:divBdr>
            <w:top w:val="none" w:sz="0" w:space="0" w:color="auto"/>
            <w:left w:val="none" w:sz="0" w:space="0" w:color="auto"/>
            <w:bottom w:val="none" w:sz="0" w:space="0" w:color="auto"/>
            <w:right w:val="none" w:sz="0" w:space="0" w:color="auto"/>
          </w:divBdr>
        </w:div>
        <w:div w:id="356011159">
          <w:marLeft w:val="480"/>
          <w:marRight w:val="0"/>
          <w:marTop w:val="0"/>
          <w:marBottom w:val="0"/>
          <w:divBdr>
            <w:top w:val="none" w:sz="0" w:space="0" w:color="auto"/>
            <w:left w:val="none" w:sz="0" w:space="0" w:color="auto"/>
            <w:bottom w:val="none" w:sz="0" w:space="0" w:color="auto"/>
            <w:right w:val="none" w:sz="0" w:space="0" w:color="auto"/>
          </w:divBdr>
        </w:div>
        <w:div w:id="383136217">
          <w:marLeft w:val="480"/>
          <w:marRight w:val="0"/>
          <w:marTop w:val="0"/>
          <w:marBottom w:val="0"/>
          <w:divBdr>
            <w:top w:val="none" w:sz="0" w:space="0" w:color="auto"/>
            <w:left w:val="none" w:sz="0" w:space="0" w:color="auto"/>
            <w:bottom w:val="none" w:sz="0" w:space="0" w:color="auto"/>
            <w:right w:val="none" w:sz="0" w:space="0" w:color="auto"/>
          </w:divBdr>
        </w:div>
        <w:div w:id="542519066">
          <w:marLeft w:val="480"/>
          <w:marRight w:val="0"/>
          <w:marTop w:val="0"/>
          <w:marBottom w:val="0"/>
          <w:divBdr>
            <w:top w:val="none" w:sz="0" w:space="0" w:color="auto"/>
            <w:left w:val="none" w:sz="0" w:space="0" w:color="auto"/>
            <w:bottom w:val="none" w:sz="0" w:space="0" w:color="auto"/>
            <w:right w:val="none" w:sz="0" w:space="0" w:color="auto"/>
          </w:divBdr>
        </w:div>
        <w:div w:id="695424675">
          <w:marLeft w:val="480"/>
          <w:marRight w:val="0"/>
          <w:marTop w:val="0"/>
          <w:marBottom w:val="0"/>
          <w:divBdr>
            <w:top w:val="none" w:sz="0" w:space="0" w:color="auto"/>
            <w:left w:val="none" w:sz="0" w:space="0" w:color="auto"/>
            <w:bottom w:val="none" w:sz="0" w:space="0" w:color="auto"/>
            <w:right w:val="none" w:sz="0" w:space="0" w:color="auto"/>
          </w:divBdr>
        </w:div>
        <w:div w:id="768083762">
          <w:marLeft w:val="480"/>
          <w:marRight w:val="0"/>
          <w:marTop w:val="0"/>
          <w:marBottom w:val="0"/>
          <w:divBdr>
            <w:top w:val="none" w:sz="0" w:space="0" w:color="auto"/>
            <w:left w:val="none" w:sz="0" w:space="0" w:color="auto"/>
            <w:bottom w:val="none" w:sz="0" w:space="0" w:color="auto"/>
            <w:right w:val="none" w:sz="0" w:space="0" w:color="auto"/>
          </w:divBdr>
        </w:div>
        <w:div w:id="768811638">
          <w:marLeft w:val="480"/>
          <w:marRight w:val="0"/>
          <w:marTop w:val="0"/>
          <w:marBottom w:val="0"/>
          <w:divBdr>
            <w:top w:val="none" w:sz="0" w:space="0" w:color="auto"/>
            <w:left w:val="none" w:sz="0" w:space="0" w:color="auto"/>
            <w:bottom w:val="none" w:sz="0" w:space="0" w:color="auto"/>
            <w:right w:val="none" w:sz="0" w:space="0" w:color="auto"/>
          </w:divBdr>
        </w:div>
        <w:div w:id="1000424092">
          <w:marLeft w:val="480"/>
          <w:marRight w:val="0"/>
          <w:marTop w:val="0"/>
          <w:marBottom w:val="0"/>
          <w:divBdr>
            <w:top w:val="none" w:sz="0" w:space="0" w:color="auto"/>
            <w:left w:val="none" w:sz="0" w:space="0" w:color="auto"/>
            <w:bottom w:val="none" w:sz="0" w:space="0" w:color="auto"/>
            <w:right w:val="none" w:sz="0" w:space="0" w:color="auto"/>
          </w:divBdr>
        </w:div>
        <w:div w:id="1193224886">
          <w:marLeft w:val="480"/>
          <w:marRight w:val="0"/>
          <w:marTop w:val="0"/>
          <w:marBottom w:val="0"/>
          <w:divBdr>
            <w:top w:val="none" w:sz="0" w:space="0" w:color="auto"/>
            <w:left w:val="none" w:sz="0" w:space="0" w:color="auto"/>
            <w:bottom w:val="none" w:sz="0" w:space="0" w:color="auto"/>
            <w:right w:val="none" w:sz="0" w:space="0" w:color="auto"/>
          </w:divBdr>
        </w:div>
        <w:div w:id="1302494888">
          <w:marLeft w:val="480"/>
          <w:marRight w:val="0"/>
          <w:marTop w:val="0"/>
          <w:marBottom w:val="0"/>
          <w:divBdr>
            <w:top w:val="none" w:sz="0" w:space="0" w:color="auto"/>
            <w:left w:val="none" w:sz="0" w:space="0" w:color="auto"/>
            <w:bottom w:val="none" w:sz="0" w:space="0" w:color="auto"/>
            <w:right w:val="none" w:sz="0" w:space="0" w:color="auto"/>
          </w:divBdr>
        </w:div>
        <w:div w:id="1326863997">
          <w:marLeft w:val="480"/>
          <w:marRight w:val="0"/>
          <w:marTop w:val="0"/>
          <w:marBottom w:val="0"/>
          <w:divBdr>
            <w:top w:val="none" w:sz="0" w:space="0" w:color="auto"/>
            <w:left w:val="none" w:sz="0" w:space="0" w:color="auto"/>
            <w:bottom w:val="none" w:sz="0" w:space="0" w:color="auto"/>
            <w:right w:val="none" w:sz="0" w:space="0" w:color="auto"/>
          </w:divBdr>
        </w:div>
        <w:div w:id="1444035335">
          <w:marLeft w:val="480"/>
          <w:marRight w:val="0"/>
          <w:marTop w:val="0"/>
          <w:marBottom w:val="0"/>
          <w:divBdr>
            <w:top w:val="none" w:sz="0" w:space="0" w:color="auto"/>
            <w:left w:val="none" w:sz="0" w:space="0" w:color="auto"/>
            <w:bottom w:val="none" w:sz="0" w:space="0" w:color="auto"/>
            <w:right w:val="none" w:sz="0" w:space="0" w:color="auto"/>
          </w:divBdr>
        </w:div>
        <w:div w:id="1450851351">
          <w:marLeft w:val="480"/>
          <w:marRight w:val="0"/>
          <w:marTop w:val="0"/>
          <w:marBottom w:val="0"/>
          <w:divBdr>
            <w:top w:val="none" w:sz="0" w:space="0" w:color="auto"/>
            <w:left w:val="none" w:sz="0" w:space="0" w:color="auto"/>
            <w:bottom w:val="none" w:sz="0" w:space="0" w:color="auto"/>
            <w:right w:val="none" w:sz="0" w:space="0" w:color="auto"/>
          </w:divBdr>
        </w:div>
        <w:div w:id="1488010206">
          <w:marLeft w:val="480"/>
          <w:marRight w:val="0"/>
          <w:marTop w:val="0"/>
          <w:marBottom w:val="0"/>
          <w:divBdr>
            <w:top w:val="none" w:sz="0" w:space="0" w:color="auto"/>
            <w:left w:val="none" w:sz="0" w:space="0" w:color="auto"/>
            <w:bottom w:val="none" w:sz="0" w:space="0" w:color="auto"/>
            <w:right w:val="none" w:sz="0" w:space="0" w:color="auto"/>
          </w:divBdr>
        </w:div>
        <w:div w:id="1527674659">
          <w:marLeft w:val="480"/>
          <w:marRight w:val="0"/>
          <w:marTop w:val="0"/>
          <w:marBottom w:val="0"/>
          <w:divBdr>
            <w:top w:val="none" w:sz="0" w:space="0" w:color="auto"/>
            <w:left w:val="none" w:sz="0" w:space="0" w:color="auto"/>
            <w:bottom w:val="none" w:sz="0" w:space="0" w:color="auto"/>
            <w:right w:val="none" w:sz="0" w:space="0" w:color="auto"/>
          </w:divBdr>
        </w:div>
        <w:div w:id="1565411532">
          <w:marLeft w:val="480"/>
          <w:marRight w:val="0"/>
          <w:marTop w:val="0"/>
          <w:marBottom w:val="0"/>
          <w:divBdr>
            <w:top w:val="none" w:sz="0" w:space="0" w:color="auto"/>
            <w:left w:val="none" w:sz="0" w:space="0" w:color="auto"/>
            <w:bottom w:val="none" w:sz="0" w:space="0" w:color="auto"/>
            <w:right w:val="none" w:sz="0" w:space="0" w:color="auto"/>
          </w:divBdr>
        </w:div>
        <w:div w:id="1614826770">
          <w:marLeft w:val="480"/>
          <w:marRight w:val="0"/>
          <w:marTop w:val="0"/>
          <w:marBottom w:val="0"/>
          <w:divBdr>
            <w:top w:val="none" w:sz="0" w:space="0" w:color="auto"/>
            <w:left w:val="none" w:sz="0" w:space="0" w:color="auto"/>
            <w:bottom w:val="none" w:sz="0" w:space="0" w:color="auto"/>
            <w:right w:val="none" w:sz="0" w:space="0" w:color="auto"/>
          </w:divBdr>
        </w:div>
        <w:div w:id="1804537680">
          <w:marLeft w:val="480"/>
          <w:marRight w:val="0"/>
          <w:marTop w:val="0"/>
          <w:marBottom w:val="0"/>
          <w:divBdr>
            <w:top w:val="none" w:sz="0" w:space="0" w:color="auto"/>
            <w:left w:val="none" w:sz="0" w:space="0" w:color="auto"/>
            <w:bottom w:val="none" w:sz="0" w:space="0" w:color="auto"/>
            <w:right w:val="none" w:sz="0" w:space="0" w:color="auto"/>
          </w:divBdr>
        </w:div>
        <w:div w:id="1816753168">
          <w:marLeft w:val="480"/>
          <w:marRight w:val="0"/>
          <w:marTop w:val="0"/>
          <w:marBottom w:val="0"/>
          <w:divBdr>
            <w:top w:val="none" w:sz="0" w:space="0" w:color="auto"/>
            <w:left w:val="none" w:sz="0" w:space="0" w:color="auto"/>
            <w:bottom w:val="none" w:sz="0" w:space="0" w:color="auto"/>
            <w:right w:val="none" w:sz="0" w:space="0" w:color="auto"/>
          </w:divBdr>
        </w:div>
        <w:div w:id="1867522859">
          <w:marLeft w:val="480"/>
          <w:marRight w:val="0"/>
          <w:marTop w:val="0"/>
          <w:marBottom w:val="0"/>
          <w:divBdr>
            <w:top w:val="none" w:sz="0" w:space="0" w:color="auto"/>
            <w:left w:val="none" w:sz="0" w:space="0" w:color="auto"/>
            <w:bottom w:val="none" w:sz="0" w:space="0" w:color="auto"/>
            <w:right w:val="none" w:sz="0" w:space="0" w:color="auto"/>
          </w:divBdr>
        </w:div>
        <w:div w:id="1924487677">
          <w:marLeft w:val="480"/>
          <w:marRight w:val="0"/>
          <w:marTop w:val="0"/>
          <w:marBottom w:val="0"/>
          <w:divBdr>
            <w:top w:val="none" w:sz="0" w:space="0" w:color="auto"/>
            <w:left w:val="none" w:sz="0" w:space="0" w:color="auto"/>
            <w:bottom w:val="none" w:sz="0" w:space="0" w:color="auto"/>
            <w:right w:val="none" w:sz="0" w:space="0" w:color="auto"/>
          </w:divBdr>
        </w:div>
        <w:div w:id="2024282496">
          <w:marLeft w:val="480"/>
          <w:marRight w:val="0"/>
          <w:marTop w:val="0"/>
          <w:marBottom w:val="0"/>
          <w:divBdr>
            <w:top w:val="none" w:sz="0" w:space="0" w:color="auto"/>
            <w:left w:val="none" w:sz="0" w:space="0" w:color="auto"/>
            <w:bottom w:val="none" w:sz="0" w:space="0" w:color="auto"/>
            <w:right w:val="none" w:sz="0" w:space="0" w:color="auto"/>
          </w:divBdr>
        </w:div>
      </w:divsChild>
    </w:div>
    <w:div w:id="465440179">
      <w:bodyDiv w:val="1"/>
      <w:marLeft w:val="0"/>
      <w:marRight w:val="0"/>
      <w:marTop w:val="0"/>
      <w:marBottom w:val="0"/>
      <w:divBdr>
        <w:top w:val="none" w:sz="0" w:space="0" w:color="auto"/>
        <w:left w:val="none" w:sz="0" w:space="0" w:color="auto"/>
        <w:bottom w:val="none" w:sz="0" w:space="0" w:color="auto"/>
        <w:right w:val="none" w:sz="0" w:space="0" w:color="auto"/>
      </w:divBdr>
    </w:div>
    <w:div w:id="466823126">
      <w:bodyDiv w:val="1"/>
      <w:marLeft w:val="0"/>
      <w:marRight w:val="0"/>
      <w:marTop w:val="0"/>
      <w:marBottom w:val="0"/>
      <w:divBdr>
        <w:top w:val="none" w:sz="0" w:space="0" w:color="auto"/>
        <w:left w:val="none" w:sz="0" w:space="0" w:color="auto"/>
        <w:bottom w:val="none" w:sz="0" w:space="0" w:color="auto"/>
        <w:right w:val="none" w:sz="0" w:space="0" w:color="auto"/>
      </w:divBdr>
    </w:div>
    <w:div w:id="467550049">
      <w:bodyDiv w:val="1"/>
      <w:marLeft w:val="0"/>
      <w:marRight w:val="0"/>
      <w:marTop w:val="0"/>
      <w:marBottom w:val="0"/>
      <w:divBdr>
        <w:top w:val="none" w:sz="0" w:space="0" w:color="auto"/>
        <w:left w:val="none" w:sz="0" w:space="0" w:color="auto"/>
        <w:bottom w:val="none" w:sz="0" w:space="0" w:color="auto"/>
        <w:right w:val="none" w:sz="0" w:space="0" w:color="auto"/>
      </w:divBdr>
    </w:div>
    <w:div w:id="471750416">
      <w:bodyDiv w:val="1"/>
      <w:marLeft w:val="0"/>
      <w:marRight w:val="0"/>
      <w:marTop w:val="0"/>
      <w:marBottom w:val="0"/>
      <w:divBdr>
        <w:top w:val="none" w:sz="0" w:space="0" w:color="auto"/>
        <w:left w:val="none" w:sz="0" w:space="0" w:color="auto"/>
        <w:bottom w:val="none" w:sz="0" w:space="0" w:color="auto"/>
        <w:right w:val="none" w:sz="0" w:space="0" w:color="auto"/>
      </w:divBdr>
    </w:div>
    <w:div w:id="473572370">
      <w:bodyDiv w:val="1"/>
      <w:marLeft w:val="0"/>
      <w:marRight w:val="0"/>
      <w:marTop w:val="0"/>
      <w:marBottom w:val="0"/>
      <w:divBdr>
        <w:top w:val="none" w:sz="0" w:space="0" w:color="auto"/>
        <w:left w:val="none" w:sz="0" w:space="0" w:color="auto"/>
        <w:bottom w:val="none" w:sz="0" w:space="0" w:color="auto"/>
        <w:right w:val="none" w:sz="0" w:space="0" w:color="auto"/>
      </w:divBdr>
    </w:div>
    <w:div w:id="476411293">
      <w:bodyDiv w:val="1"/>
      <w:marLeft w:val="0"/>
      <w:marRight w:val="0"/>
      <w:marTop w:val="0"/>
      <w:marBottom w:val="0"/>
      <w:divBdr>
        <w:top w:val="none" w:sz="0" w:space="0" w:color="auto"/>
        <w:left w:val="none" w:sz="0" w:space="0" w:color="auto"/>
        <w:bottom w:val="none" w:sz="0" w:space="0" w:color="auto"/>
        <w:right w:val="none" w:sz="0" w:space="0" w:color="auto"/>
      </w:divBdr>
      <w:divsChild>
        <w:div w:id="18743648">
          <w:marLeft w:val="480"/>
          <w:marRight w:val="0"/>
          <w:marTop w:val="0"/>
          <w:marBottom w:val="0"/>
          <w:divBdr>
            <w:top w:val="none" w:sz="0" w:space="0" w:color="auto"/>
            <w:left w:val="none" w:sz="0" w:space="0" w:color="auto"/>
            <w:bottom w:val="none" w:sz="0" w:space="0" w:color="auto"/>
            <w:right w:val="none" w:sz="0" w:space="0" w:color="auto"/>
          </w:divBdr>
        </w:div>
        <w:div w:id="30611610">
          <w:marLeft w:val="480"/>
          <w:marRight w:val="0"/>
          <w:marTop w:val="0"/>
          <w:marBottom w:val="0"/>
          <w:divBdr>
            <w:top w:val="none" w:sz="0" w:space="0" w:color="auto"/>
            <w:left w:val="none" w:sz="0" w:space="0" w:color="auto"/>
            <w:bottom w:val="none" w:sz="0" w:space="0" w:color="auto"/>
            <w:right w:val="none" w:sz="0" w:space="0" w:color="auto"/>
          </w:divBdr>
        </w:div>
        <w:div w:id="75709761">
          <w:marLeft w:val="480"/>
          <w:marRight w:val="0"/>
          <w:marTop w:val="0"/>
          <w:marBottom w:val="0"/>
          <w:divBdr>
            <w:top w:val="none" w:sz="0" w:space="0" w:color="auto"/>
            <w:left w:val="none" w:sz="0" w:space="0" w:color="auto"/>
            <w:bottom w:val="none" w:sz="0" w:space="0" w:color="auto"/>
            <w:right w:val="none" w:sz="0" w:space="0" w:color="auto"/>
          </w:divBdr>
        </w:div>
        <w:div w:id="150564151">
          <w:marLeft w:val="480"/>
          <w:marRight w:val="0"/>
          <w:marTop w:val="0"/>
          <w:marBottom w:val="0"/>
          <w:divBdr>
            <w:top w:val="none" w:sz="0" w:space="0" w:color="auto"/>
            <w:left w:val="none" w:sz="0" w:space="0" w:color="auto"/>
            <w:bottom w:val="none" w:sz="0" w:space="0" w:color="auto"/>
            <w:right w:val="none" w:sz="0" w:space="0" w:color="auto"/>
          </w:divBdr>
        </w:div>
        <w:div w:id="396899255">
          <w:marLeft w:val="480"/>
          <w:marRight w:val="0"/>
          <w:marTop w:val="0"/>
          <w:marBottom w:val="0"/>
          <w:divBdr>
            <w:top w:val="none" w:sz="0" w:space="0" w:color="auto"/>
            <w:left w:val="none" w:sz="0" w:space="0" w:color="auto"/>
            <w:bottom w:val="none" w:sz="0" w:space="0" w:color="auto"/>
            <w:right w:val="none" w:sz="0" w:space="0" w:color="auto"/>
          </w:divBdr>
        </w:div>
        <w:div w:id="558593198">
          <w:marLeft w:val="480"/>
          <w:marRight w:val="0"/>
          <w:marTop w:val="0"/>
          <w:marBottom w:val="0"/>
          <w:divBdr>
            <w:top w:val="none" w:sz="0" w:space="0" w:color="auto"/>
            <w:left w:val="none" w:sz="0" w:space="0" w:color="auto"/>
            <w:bottom w:val="none" w:sz="0" w:space="0" w:color="auto"/>
            <w:right w:val="none" w:sz="0" w:space="0" w:color="auto"/>
          </w:divBdr>
        </w:div>
        <w:div w:id="971446674">
          <w:marLeft w:val="480"/>
          <w:marRight w:val="0"/>
          <w:marTop w:val="0"/>
          <w:marBottom w:val="0"/>
          <w:divBdr>
            <w:top w:val="none" w:sz="0" w:space="0" w:color="auto"/>
            <w:left w:val="none" w:sz="0" w:space="0" w:color="auto"/>
            <w:bottom w:val="none" w:sz="0" w:space="0" w:color="auto"/>
            <w:right w:val="none" w:sz="0" w:space="0" w:color="auto"/>
          </w:divBdr>
        </w:div>
        <w:div w:id="1125080954">
          <w:marLeft w:val="480"/>
          <w:marRight w:val="0"/>
          <w:marTop w:val="0"/>
          <w:marBottom w:val="0"/>
          <w:divBdr>
            <w:top w:val="none" w:sz="0" w:space="0" w:color="auto"/>
            <w:left w:val="none" w:sz="0" w:space="0" w:color="auto"/>
            <w:bottom w:val="none" w:sz="0" w:space="0" w:color="auto"/>
            <w:right w:val="none" w:sz="0" w:space="0" w:color="auto"/>
          </w:divBdr>
        </w:div>
        <w:div w:id="1305812610">
          <w:marLeft w:val="480"/>
          <w:marRight w:val="0"/>
          <w:marTop w:val="0"/>
          <w:marBottom w:val="0"/>
          <w:divBdr>
            <w:top w:val="none" w:sz="0" w:space="0" w:color="auto"/>
            <w:left w:val="none" w:sz="0" w:space="0" w:color="auto"/>
            <w:bottom w:val="none" w:sz="0" w:space="0" w:color="auto"/>
            <w:right w:val="none" w:sz="0" w:space="0" w:color="auto"/>
          </w:divBdr>
        </w:div>
        <w:div w:id="1396930899">
          <w:marLeft w:val="480"/>
          <w:marRight w:val="0"/>
          <w:marTop w:val="0"/>
          <w:marBottom w:val="0"/>
          <w:divBdr>
            <w:top w:val="none" w:sz="0" w:space="0" w:color="auto"/>
            <w:left w:val="none" w:sz="0" w:space="0" w:color="auto"/>
            <w:bottom w:val="none" w:sz="0" w:space="0" w:color="auto"/>
            <w:right w:val="none" w:sz="0" w:space="0" w:color="auto"/>
          </w:divBdr>
        </w:div>
        <w:div w:id="1399010862">
          <w:marLeft w:val="480"/>
          <w:marRight w:val="0"/>
          <w:marTop w:val="0"/>
          <w:marBottom w:val="0"/>
          <w:divBdr>
            <w:top w:val="none" w:sz="0" w:space="0" w:color="auto"/>
            <w:left w:val="none" w:sz="0" w:space="0" w:color="auto"/>
            <w:bottom w:val="none" w:sz="0" w:space="0" w:color="auto"/>
            <w:right w:val="none" w:sz="0" w:space="0" w:color="auto"/>
          </w:divBdr>
        </w:div>
        <w:div w:id="1437677747">
          <w:marLeft w:val="480"/>
          <w:marRight w:val="0"/>
          <w:marTop w:val="0"/>
          <w:marBottom w:val="0"/>
          <w:divBdr>
            <w:top w:val="none" w:sz="0" w:space="0" w:color="auto"/>
            <w:left w:val="none" w:sz="0" w:space="0" w:color="auto"/>
            <w:bottom w:val="none" w:sz="0" w:space="0" w:color="auto"/>
            <w:right w:val="none" w:sz="0" w:space="0" w:color="auto"/>
          </w:divBdr>
        </w:div>
        <w:div w:id="1693216540">
          <w:marLeft w:val="480"/>
          <w:marRight w:val="0"/>
          <w:marTop w:val="0"/>
          <w:marBottom w:val="0"/>
          <w:divBdr>
            <w:top w:val="none" w:sz="0" w:space="0" w:color="auto"/>
            <w:left w:val="none" w:sz="0" w:space="0" w:color="auto"/>
            <w:bottom w:val="none" w:sz="0" w:space="0" w:color="auto"/>
            <w:right w:val="none" w:sz="0" w:space="0" w:color="auto"/>
          </w:divBdr>
        </w:div>
        <w:div w:id="1779057025">
          <w:marLeft w:val="480"/>
          <w:marRight w:val="0"/>
          <w:marTop w:val="0"/>
          <w:marBottom w:val="0"/>
          <w:divBdr>
            <w:top w:val="none" w:sz="0" w:space="0" w:color="auto"/>
            <w:left w:val="none" w:sz="0" w:space="0" w:color="auto"/>
            <w:bottom w:val="none" w:sz="0" w:space="0" w:color="auto"/>
            <w:right w:val="none" w:sz="0" w:space="0" w:color="auto"/>
          </w:divBdr>
        </w:div>
        <w:div w:id="1828786587">
          <w:marLeft w:val="480"/>
          <w:marRight w:val="0"/>
          <w:marTop w:val="0"/>
          <w:marBottom w:val="0"/>
          <w:divBdr>
            <w:top w:val="none" w:sz="0" w:space="0" w:color="auto"/>
            <w:left w:val="none" w:sz="0" w:space="0" w:color="auto"/>
            <w:bottom w:val="none" w:sz="0" w:space="0" w:color="auto"/>
            <w:right w:val="none" w:sz="0" w:space="0" w:color="auto"/>
          </w:divBdr>
        </w:div>
        <w:div w:id="1871066866">
          <w:marLeft w:val="480"/>
          <w:marRight w:val="0"/>
          <w:marTop w:val="0"/>
          <w:marBottom w:val="0"/>
          <w:divBdr>
            <w:top w:val="none" w:sz="0" w:space="0" w:color="auto"/>
            <w:left w:val="none" w:sz="0" w:space="0" w:color="auto"/>
            <w:bottom w:val="none" w:sz="0" w:space="0" w:color="auto"/>
            <w:right w:val="none" w:sz="0" w:space="0" w:color="auto"/>
          </w:divBdr>
        </w:div>
        <w:div w:id="2047564926">
          <w:marLeft w:val="480"/>
          <w:marRight w:val="0"/>
          <w:marTop w:val="0"/>
          <w:marBottom w:val="0"/>
          <w:divBdr>
            <w:top w:val="none" w:sz="0" w:space="0" w:color="auto"/>
            <w:left w:val="none" w:sz="0" w:space="0" w:color="auto"/>
            <w:bottom w:val="none" w:sz="0" w:space="0" w:color="auto"/>
            <w:right w:val="none" w:sz="0" w:space="0" w:color="auto"/>
          </w:divBdr>
        </w:div>
        <w:div w:id="2142993705">
          <w:marLeft w:val="480"/>
          <w:marRight w:val="0"/>
          <w:marTop w:val="0"/>
          <w:marBottom w:val="0"/>
          <w:divBdr>
            <w:top w:val="none" w:sz="0" w:space="0" w:color="auto"/>
            <w:left w:val="none" w:sz="0" w:space="0" w:color="auto"/>
            <w:bottom w:val="none" w:sz="0" w:space="0" w:color="auto"/>
            <w:right w:val="none" w:sz="0" w:space="0" w:color="auto"/>
          </w:divBdr>
        </w:div>
      </w:divsChild>
    </w:div>
    <w:div w:id="479463998">
      <w:bodyDiv w:val="1"/>
      <w:marLeft w:val="0"/>
      <w:marRight w:val="0"/>
      <w:marTop w:val="0"/>
      <w:marBottom w:val="0"/>
      <w:divBdr>
        <w:top w:val="none" w:sz="0" w:space="0" w:color="auto"/>
        <w:left w:val="none" w:sz="0" w:space="0" w:color="auto"/>
        <w:bottom w:val="none" w:sz="0" w:space="0" w:color="auto"/>
        <w:right w:val="none" w:sz="0" w:space="0" w:color="auto"/>
      </w:divBdr>
    </w:div>
    <w:div w:id="481387480">
      <w:bodyDiv w:val="1"/>
      <w:marLeft w:val="0"/>
      <w:marRight w:val="0"/>
      <w:marTop w:val="0"/>
      <w:marBottom w:val="0"/>
      <w:divBdr>
        <w:top w:val="none" w:sz="0" w:space="0" w:color="auto"/>
        <w:left w:val="none" w:sz="0" w:space="0" w:color="auto"/>
        <w:bottom w:val="none" w:sz="0" w:space="0" w:color="auto"/>
        <w:right w:val="none" w:sz="0" w:space="0" w:color="auto"/>
      </w:divBdr>
    </w:div>
    <w:div w:id="485978919">
      <w:bodyDiv w:val="1"/>
      <w:marLeft w:val="0"/>
      <w:marRight w:val="0"/>
      <w:marTop w:val="0"/>
      <w:marBottom w:val="0"/>
      <w:divBdr>
        <w:top w:val="none" w:sz="0" w:space="0" w:color="auto"/>
        <w:left w:val="none" w:sz="0" w:space="0" w:color="auto"/>
        <w:bottom w:val="none" w:sz="0" w:space="0" w:color="auto"/>
        <w:right w:val="none" w:sz="0" w:space="0" w:color="auto"/>
      </w:divBdr>
    </w:div>
    <w:div w:id="489560210">
      <w:bodyDiv w:val="1"/>
      <w:marLeft w:val="0"/>
      <w:marRight w:val="0"/>
      <w:marTop w:val="0"/>
      <w:marBottom w:val="0"/>
      <w:divBdr>
        <w:top w:val="none" w:sz="0" w:space="0" w:color="auto"/>
        <w:left w:val="none" w:sz="0" w:space="0" w:color="auto"/>
        <w:bottom w:val="none" w:sz="0" w:space="0" w:color="auto"/>
        <w:right w:val="none" w:sz="0" w:space="0" w:color="auto"/>
      </w:divBdr>
    </w:div>
    <w:div w:id="491531286">
      <w:bodyDiv w:val="1"/>
      <w:marLeft w:val="0"/>
      <w:marRight w:val="0"/>
      <w:marTop w:val="0"/>
      <w:marBottom w:val="0"/>
      <w:divBdr>
        <w:top w:val="none" w:sz="0" w:space="0" w:color="auto"/>
        <w:left w:val="none" w:sz="0" w:space="0" w:color="auto"/>
        <w:bottom w:val="none" w:sz="0" w:space="0" w:color="auto"/>
        <w:right w:val="none" w:sz="0" w:space="0" w:color="auto"/>
      </w:divBdr>
      <w:divsChild>
        <w:div w:id="2245451">
          <w:marLeft w:val="480"/>
          <w:marRight w:val="0"/>
          <w:marTop w:val="0"/>
          <w:marBottom w:val="0"/>
          <w:divBdr>
            <w:top w:val="none" w:sz="0" w:space="0" w:color="auto"/>
            <w:left w:val="none" w:sz="0" w:space="0" w:color="auto"/>
            <w:bottom w:val="none" w:sz="0" w:space="0" w:color="auto"/>
            <w:right w:val="none" w:sz="0" w:space="0" w:color="auto"/>
          </w:divBdr>
        </w:div>
        <w:div w:id="132647293">
          <w:marLeft w:val="480"/>
          <w:marRight w:val="0"/>
          <w:marTop w:val="0"/>
          <w:marBottom w:val="0"/>
          <w:divBdr>
            <w:top w:val="none" w:sz="0" w:space="0" w:color="auto"/>
            <w:left w:val="none" w:sz="0" w:space="0" w:color="auto"/>
            <w:bottom w:val="none" w:sz="0" w:space="0" w:color="auto"/>
            <w:right w:val="none" w:sz="0" w:space="0" w:color="auto"/>
          </w:divBdr>
        </w:div>
        <w:div w:id="163209764">
          <w:marLeft w:val="480"/>
          <w:marRight w:val="0"/>
          <w:marTop w:val="0"/>
          <w:marBottom w:val="0"/>
          <w:divBdr>
            <w:top w:val="none" w:sz="0" w:space="0" w:color="auto"/>
            <w:left w:val="none" w:sz="0" w:space="0" w:color="auto"/>
            <w:bottom w:val="none" w:sz="0" w:space="0" w:color="auto"/>
            <w:right w:val="none" w:sz="0" w:space="0" w:color="auto"/>
          </w:divBdr>
        </w:div>
        <w:div w:id="177161736">
          <w:marLeft w:val="480"/>
          <w:marRight w:val="0"/>
          <w:marTop w:val="0"/>
          <w:marBottom w:val="0"/>
          <w:divBdr>
            <w:top w:val="none" w:sz="0" w:space="0" w:color="auto"/>
            <w:left w:val="none" w:sz="0" w:space="0" w:color="auto"/>
            <w:bottom w:val="none" w:sz="0" w:space="0" w:color="auto"/>
            <w:right w:val="none" w:sz="0" w:space="0" w:color="auto"/>
          </w:divBdr>
        </w:div>
        <w:div w:id="180097418">
          <w:marLeft w:val="480"/>
          <w:marRight w:val="0"/>
          <w:marTop w:val="0"/>
          <w:marBottom w:val="0"/>
          <w:divBdr>
            <w:top w:val="none" w:sz="0" w:space="0" w:color="auto"/>
            <w:left w:val="none" w:sz="0" w:space="0" w:color="auto"/>
            <w:bottom w:val="none" w:sz="0" w:space="0" w:color="auto"/>
            <w:right w:val="none" w:sz="0" w:space="0" w:color="auto"/>
          </w:divBdr>
        </w:div>
        <w:div w:id="244338881">
          <w:marLeft w:val="480"/>
          <w:marRight w:val="0"/>
          <w:marTop w:val="0"/>
          <w:marBottom w:val="0"/>
          <w:divBdr>
            <w:top w:val="none" w:sz="0" w:space="0" w:color="auto"/>
            <w:left w:val="none" w:sz="0" w:space="0" w:color="auto"/>
            <w:bottom w:val="none" w:sz="0" w:space="0" w:color="auto"/>
            <w:right w:val="none" w:sz="0" w:space="0" w:color="auto"/>
          </w:divBdr>
        </w:div>
        <w:div w:id="318847554">
          <w:marLeft w:val="480"/>
          <w:marRight w:val="0"/>
          <w:marTop w:val="0"/>
          <w:marBottom w:val="0"/>
          <w:divBdr>
            <w:top w:val="none" w:sz="0" w:space="0" w:color="auto"/>
            <w:left w:val="none" w:sz="0" w:space="0" w:color="auto"/>
            <w:bottom w:val="none" w:sz="0" w:space="0" w:color="auto"/>
            <w:right w:val="none" w:sz="0" w:space="0" w:color="auto"/>
          </w:divBdr>
        </w:div>
        <w:div w:id="357202159">
          <w:marLeft w:val="480"/>
          <w:marRight w:val="0"/>
          <w:marTop w:val="0"/>
          <w:marBottom w:val="0"/>
          <w:divBdr>
            <w:top w:val="none" w:sz="0" w:space="0" w:color="auto"/>
            <w:left w:val="none" w:sz="0" w:space="0" w:color="auto"/>
            <w:bottom w:val="none" w:sz="0" w:space="0" w:color="auto"/>
            <w:right w:val="none" w:sz="0" w:space="0" w:color="auto"/>
          </w:divBdr>
        </w:div>
        <w:div w:id="360396567">
          <w:marLeft w:val="480"/>
          <w:marRight w:val="0"/>
          <w:marTop w:val="0"/>
          <w:marBottom w:val="0"/>
          <w:divBdr>
            <w:top w:val="none" w:sz="0" w:space="0" w:color="auto"/>
            <w:left w:val="none" w:sz="0" w:space="0" w:color="auto"/>
            <w:bottom w:val="none" w:sz="0" w:space="0" w:color="auto"/>
            <w:right w:val="none" w:sz="0" w:space="0" w:color="auto"/>
          </w:divBdr>
        </w:div>
        <w:div w:id="424501881">
          <w:marLeft w:val="480"/>
          <w:marRight w:val="0"/>
          <w:marTop w:val="0"/>
          <w:marBottom w:val="0"/>
          <w:divBdr>
            <w:top w:val="none" w:sz="0" w:space="0" w:color="auto"/>
            <w:left w:val="none" w:sz="0" w:space="0" w:color="auto"/>
            <w:bottom w:val="none" w:sz="0" w:space="0" w:color="auto"/>
            <w:right w:val="none" w:sz="0" w:space="0" w:color="auto"/>
          </w:divBdr>
        </w:div>
        <w:div w:id="587425142">
          <w:marLeft w:val="480"/>
          <w:marRight w:val="0"/>
          <w:marTop w:val="0"/>
          <w:marBottom w:val="0"/>
          <w:divBdr>
            <w:top w:val="none" w:sz="0" w:space="0" w:color="auto"/>
            <w:left w:val="none" w:sz="0" w:space="0" w:color="auto"/>
            <w:bottom w:val="none" w:sz="0" w:space="0" w:color="auto"/>
            <w:right w:val="none" w:sz="0" w:space="0" w:color="auto"/>
          </w:divBdr>
        </w:div>
        <w:div w:id="619605618">
          <w:marLeft w:val="480"/>
          <w:marRight w:val="0"/>
          <w:marTop w:val="0"/>
          <w:marBottom w:val="0"/>
          <w:divBdr>
            <w:top w:val="none" w:sz="0" w:space="0" w:color="auto"/>
            <w:left w:val="none" w:sz="0" w:space="0" w:color="auto"/>
            <w:bottom w:val="none" w:sz="0" w:space="0" w:color="auto"/>
            <w:right w:val="none" w:sz="0" w:space="0" w:color="auto"/>
          </w:divBdr>
        </w:div>
        <w:div w:id="650863724">
          <w:marLeft w:val="480"/>
          <w:marRight w:val="0"/>
          <w:marTop w:val="0"/>
          <w:marBottom w:val="0"/>
          <w:divBdr>
            <w:top w:val="none" w:sz="0" w:space="0" w:color="auto"/>
            <w:left w:val="none" w:sz="0" w:space="0" w:color="auto"/>
            <w:bottom w:val="none" w:sz="0" w:space="0" w:color="auto"/>
            <w:right w:val="none" w:sz="0" w:space="0" w:color="auto"/>
          </w:divBdr>
        </w:div>
        <w:div w:id="655765910">
          <w:marLeft w:val="480"/>
          <w:marRight w:val="0"/>
          <w:marTop w:val="0"/>
          <w:marBottom w:val="0"/>
          <w:divBdr>
            <w:top w:val="none" w:sz="0" w:space="0" w:color="auto"/>
            <w:left w:val="none" w:sz="0" w:space="0" w:color="auto"/>
            <w:bottom w:val="none" w:sz="0" w:space="0" w:color="auto"/>
            <w:right w:val="none" w:sz="0" w:space="0" w:color="auto"/>
          </w:divBdr>
        </w:div>
        <w:div w:id="718869601">
          <w:marLeft w:val="480"/>
          <w:marRight w:val="0"/>
          <w:marTop w:val="0"/>
          <w:marBottom w:val="0"/>
          <w:divBdr>
            <w:top w:val="none" w:sz="0" w:space="0" w:color="auto"/>
            <w:left w:val="none" w:sz="0" w:space="0" w:color="auto"/>
            <w:bottom w:val="none" w:sz="0" w:space="0" w:color="auto"/>
            <w:right w:val="none" w:sz="0" w:space="0" w:color="auto"/>
          </w:divBdr>
        </w:div>
        <w:div w:id="767193184">
          <w:marLeft w:val="480"/>
          <w:marRight w:val="0"/>
          <w:marTop w:val="0"/>
          <w:marBottom w:val="0"/>
          <w:divBdr>
            <w:top w:val="none" w:sz="0" w:space="0" w:color="auto"/>
            <w:left w:val="none" w:sz="0" w:space="0" w:color="auto"/>
            <w:bottom w:val="none" w:sz="0" w:space="0" w:color="auto"/>
            <w:right w:val="none" w:sz="0" w:space="0" w:color="auto"/>
          </w:divBdr>
        </w:div>
        <w:div w:id="823857681">
          <w:marLeft w:val="480"/>
          <w:marRight w:val="0"/>
          <w:marTop w:val="0"/>
          <w:marBottom w:val="0"/>
          <w:divBdr>
            <w:top w:val="none" w:sz="0" w:space="0" w:color="auto"/>
            <w:left w:val="none" w:sz="0" w:space="0" w:color="auto"/>
            <w:bottom w:val="none" w:sz="0" w:space="0" w:color="auto"/>
            <w:right w:val="none" w:sz="0" w:space="0" w:color="auto"/>
          </w:divBdr>
        </w:div>
        <w:div w:id="841312164">
          <w:marLeft w:val="480"/>
          <w:marRight w:val="0"/>
          <w:marTop w:val="0"/>
          <w:marBottom w:val="0"/>
          <w:divBdr>
            <w:top w:val="none" w:sz="0" w:space="0" w:color="auto"/>
            <w:left w:val="none" w:sz="0" w:space="0" w:color="auto"/>
            <w:bottom w:val="none" w:sz="0" w:space="0" w:color="auto"/>
            <w:right w:val="none" w:sz="0" w:space="0" w:color="auto"/>
          </w:divBdr>
        </w:div>
        <w:div w:id="987710907">
          <w:marLeft w:val="480"/>
          <w:marRight w:val="0"/>
          <w:marTop w:val="0"/>
          <w:marBottom w:val="0"/>
          <w:divBdr>
            <w:top w:val="none" w:sz="0" w:space="0" w:color="auto"/>
            <w:left w:val="none" w:sz="0" w:space="0" w:color="auto"/>
            <w:bottom w:val="none" w:sz="0" w:space="0" w:color="auto"/>
            <w:right w:val="none" w:sz="0" w:space="0" w:color="auto"/>
          </w:divBdr>
        </w:div>
        <w:div w:id="1021124200">
          <w:marLeft w:val="480"/>
          <w:marRight w:val="0"/>
          <w:marTop w:val="0"/>
          <w:marBottom w:val="0"/>
          <w:divBdr>
            <w:top w:val="none" w:sz="0" w:space="0" w:color="auto"/>
            <w:left w:val="none" w:sz="0" w:space="0" w:color="auto"/>
            <w:bottom w:val="none" w:sz="0" w:space="0" w:color="auto"/>
            <w:right w:val="none" w:sz="0" w:space="0" w:color="auto"/>
          </w:divBdr>
        </w:div>
        <w:div w:id="1146819230">
          <w:marLeft w:val="480"/>
          <w:marRight w:val="0"/>
          <w:marTop w:val="0"/>
          <w:marBottom w:val="0"/>
          <w:divBdr>
            <w:top w:val="none" w:sz="0" w:space="0" w:color="auto"/>
            <w:left w:val="none" w:sz="0" w:space="0" w:color="auto"/>
            <w:bottom w:val="none" w:sz="0" w:space="0" w:color="auto"/>
            <w:right w:val="none" w:sz="0" w:space="0" w:color="auto"/>
          </w:divBdr>
        </w:div>
        <w:div w:id="1186674678">
          <w:marLeft w:val="480"/>
          <w:marRight w:val="0"/>
          <w:marTop w:val="0"/>
          <w:marBottom w:val="0"/>
          <w:divBdr>
            <w:top w:val="none" w:sz="0" w:space="0" w:color="auto"/>
            <w:left w:val="none" w:sz="0" w:space="0" w:color="auto"/>
            <w:bottom w:val="none" w:sz="0" w:space="0" w:color="auto"/>
            <w:right w:val="none" w:sz="0" w:space="0" w:color="auto"/>
          </w:divBdr>
        </w:div>
        <w:div w:id="1194611811">
          <w:marLeft w:val="480"/>
          <w:marRight w:val="0"/>
          <w:marTop w:val="0"/>
          <w:marBottom w:val="0"/>
          <w:divBdr>
            <w:top w:val="none" w:sz="0" w:space="0" w:color="auto"/>
            <w:left w:val="none" w:sz="0" w:space="0" w:color="auto"/>
            <w:bottom w:val="none" w:sz="0" w:space="0" w:color="auto"/>
            <w:right w:val="none" w:sz="0" w:space="0" w:color="auto"/>
          </w:divBdr>
        </w:div>
        <w:div w:id="1244223316">
          <w:marLeft w:val="480"/>
          <w:marRight w:val="0"/>
          <w:marTop w:val="0"/>
          <w:marBottom w:val="0"/>
          <w:divBdr>
            <w:top w:val="none" w:sz="0" w:space="0" w:color="auto"/>
            <w:left w:val="none" w:sz="0" w:space="0" w:color="auto"/>
            <w:bottom w:val="none" w:sz="0" w:space="0" w:color="auto"/>
            <w:right w:val="none" w:sz="0" w:space="0" w:color="auto"/>
          </w:divBdr>
        </w:div>
        <w:div w:id="1373261149">
          <w:marLeft w:val="480"/>
          <w:marRight w:val="0"/>
          <w:marTop w:val="0"/>
          <w:marBottom w:val="0"/>
          <w:divBdr>
            <w:top w:val="none" w:sz="0" w:space="0" w:color="auto"/>
            <w:left w:val="none" w:sz="0" w:space="0" w:color="auto"/>
            <w:bottom w:val="none" w:sz="0" w:space="0" w:color="auto"/>
            <w:right w:val="none" w:sz="0" w:space="0" w:color="auto"/>
          </w:divBdr>
        </w:div>
        <w:div w:id="1394964671">
          <w:marLeft w:val="480"/>
          <w:marRight w:val="0"/>
          <w:marTop w:val="0"/>
          <w:marBottom w:val="0"/>
          <w:divBdr>
            <w:top w:val="none" w:sz="0" w:space="0" w:color="auto"/>
            <w:left w:val="none" w:sz="0" w:space="0" w:color="auto"/>
            <w:bottom w:val="none" w:sz="0" w:space="0" w:color="auto"/>
            <w:right w:val="none" w:sz="0" w:space="0" w:color="auto"/>
          </w:divBdr>
        </w:div>
        <w:div w:id="1417364628">
          <w:marLeft w:val="480"/>
          <w:marRight w:val="0"/>
          <w:marTop w:val="0"/>
          <w:marBottom w:val="0"/>
          <w:divBdr>
            <w:top w:val="none" w:sz="0" w:space="0" w:color="auto"/>
            <w:left w:val="none" w:sz="0" w:space="0" w:color="auto"/>
            <w:bottom w:val="none" w:sz="0" w:space="0" w:color="auto"/>
            <w:right w:val="none" w:sz="0" w:space="0" w:color="auto"/>
          </w:divBdr>
        </w:div>
        <w:div w:id="1457717938">
          <w:marLeft w:val="480"/>
          <w:marRight w:val="0"/>
          <w:marTop w:val="0"/>
          <w:marBottom w:val="0"/>
          <w:divBdr>
            <w:top w:val="none" w:sz="0" w:space="0" w:color="auto"/>
            <w:left w:val="none" w:sz="0" w:space="0" w:color="auto"/>
            <w:bottom w:val="none" w:sz="0" w:space="0" w:color="auto"/>
            <w:right w:val="none" w:sz="0" w:space="0" w:color="auto"/>
          </w:divBdr>
        </w:div>
        <w:div w:id="1530874157">
          <w:marLeft w:val="480"/>
          <w:marRight w:val="0"/>
          <w:marTop w:val="0"/>
          <w:marBottom w:val="0"/>
          <w:divBdr>
            <w:top w:val="none" w:sz="0" w:space="0" w:color="auto"/>
            <w:left w:val="none" w:sz="0" w:space="0" w:color="auto"/>
            <w:bottom w:val="none" w:sz="0" w:space="0" w:color="auto"/>
            <w:right w:val="none" w:sz="0" w:space="0" w:color="auto"/>
          </w:divBdr>
        </w:div>
        <w:div w:id="1574464077">
          <w:marLeft w:val="480"/>
          <w:marRight w:val="0"/>
          <w:marTop w:val="0"/>
          <w:marBottom w:val="0"/>
          <w:divBdr>
            <w:top w:val="none" w:sz="0" w:space="0" w:color="auto"/>
            <w:left w:val="none" w:sz="0" w:space="0" w:color="auto"/>
            <w:bottom w:val="none" w:sz="0" w:space="0" w:color="auto"/>
            <w:right w:val="none" w:sz="0" w:space="0" w:color="auto"/>
          </w:divBdr>
        </w:div>
        <w:div w:id="1595088063">
          <w:marLeft w:val="480"/>
          <w:marRight w:val="0"/>
          <w:marTop w:val="0"/>
          <w:marBottom w:val="0"/>
          <w:divBdr>
            <w:top w:val="none" w:sz="0" w:space="0" w:color="auto"/>
            <w:left w:val="none" w:sz="0" w:space="0" w:color="auto"/>
            <w:bottom w:val="none" w:sz="0" w:space="0" w:color="auto"/>
            <w:right w:val="none" w:sz="0" w:space="0" w:color="auto"/>
          </w:divBdr>
        </w:div>
        <w:div w:id="1695376225">
          <w:marLeft w:val="480"/>
          <w:marRight w:val="0"/>
          <w:marTop w:val="0"/>
          <w:marBottom w:val="0"/>
          <w:divBdr>
            <w:top w:val="none" w:sz="0" w:space="0" w:color="auto"/>
            <w:left w:val="none" w:sz="0" w:space="0" w:color="auto"/>
            <w:bottom w:val="none" w:sz="0" w:space="0" w:color="auto"/>
            <w:right w:val="none" w:sz="0" w:space="0" w:color="auto"/>
          </w:divBdr>
        </w:div>
        <w:div w:id="1700277782">
          <w:marLeft w:val="480"/>
          <w:marRight w:val="0"/>
          <w:marTop w:val="0"/>
          <w:marBottom w:val="0"/>
          <w:divBdr>
            <w:top w:val="none" w:sz="0" w:space="0" w:color="auto"/>
            <w:left w:val="none" w:sz="0" w:space="0" w:color="auto"/>
            <w:bottom w:val="none" w:sz="0" w:space="0" w:color="auto"/>
            <w:right w:val="none" w:sz="0" w:space="0" w:color="auto"/>
          </w:divBdr>
        </w:div>
        <w:div w:id="1726681460">
          <w:marLeft w:val="480"/>
          <w:marRight w:val="0"/>
          <w:marTop w:val="0"/>
          <w:marBottom w:val="0"/>
          <w:divBdr>
            <w:top w:val="none" w:sz="0" w:space="0" w:color="auto"/>
            <w:left w:val="none" w:sz="0" w:space="0" w:color="auto"/>
            <w:bottom w:val="none" w:sz="0" w:space="0" w:color="auto"/>
            <w:right w:val="none" w:sz="0" w:space="0" w:color="auto"/>
          </w:divBdr>
        </w:div>
        <w:div w:id="1779370625">
          <w:marLeft w:val="480"/>
          <w:marRight w:val="0"/>
          <w:marTop w:val="0"/>
          <w:marBottom w:val="0"/>
          <w:divBdr>
            <w:top w:val="none" w:sz="0" w:space="0" w:color="auto"/>
            <w:left w:val="none" w:sz="0" w:space="0" w:color="auto"/>
            <w:bottom w:val="none" w:sz="0" w:space="0" w:color="auto"/>
            <w:right w:val="none" w:sz="0" w:space="0" w:color="auto"/>
          </w:divBdr>
        </w:div>
        <w:div w:id="1789622362">
          <w:marLeft w:val="480"/>
          <w:marRight w:val="0"/>
          <w:marTop w:val="0"/>
          <w:marBottom w:val="0"/>
          <w:divBdr>
            <w:top w:val="none" w:sz="0" w:space="0" w:color="auto"/>
            <w:left w:val="none" w:sz="0" w:space="0" w:color="auto"/>
            <w:bottom w:val="none" w:sz="0" w:space="0" w:color="auto"/>
            <w:right w:val="none" w:sz="0" w:space="0" w:color="auto"/>
          </w:divBdr>
        </w:div>
        <w:div w:id="1877808989">
          <w:marLeft w:val="480"/>
          <w:marRight w:val="0"/>
          <w:marTop w:val="0"/>
          <w:marBottom w:val="0"/>
          <w:divBdr>
            <w:top w:val="none" w:sz="0" w:space="0" w:color="auto"/>
            <w:left w:val="none" w:sz="0" w:space="0" w:color="auto"/>
            <w:bottom w:val="none" w:sz="0" w:space="0" w:color="auto"/>
            <w:right w:val="none" w:sz="0" w:space="0" w:color="auto"/>
          </w:divBdr>
        </w:div>
        <w:div w:id="2029017384">
          <w:marLeft w:val="480"/>
          <w:marRight w:val="0"/>
          <w:marTop w:val="0"/>
          <w:marBottom w:val="0"/>
          <w:divBdr>
            <w:top w:val="none" w:sz="0" w:space="0" w:color="auto"/>
            <w:left w:val="none" w:sz="0" w:space="0" w:color="auto"/>
            <w:bottom w:val="none" w:sz="0" w:space="0" w:color="auto"/>
            <w:right w:val="none" w:sz="0" w:space="0" w:color="auto"/>
          </w:divBdr>
        </w:div>
        <w:div w:id="2031834023">
          <w:marLeft w:val="480"/>
          <w:marRight w:val="0"/>
          <w:marTop w:val="0"/>
          <w:marBottom w:val="0"/>
          <w:divBdr>
            <w:top w:val="none" w:sz="0" w:space="0" w:color="auto"/>
            <w:left w:val="none" w:sz="0" w:space="0" w:color="auto"/>
            <w:bottom w:val="none" w:sz="0" w:space="0" w:color="auto"/>
            <w:right w:val="none" w:sz="0" w:space="0" w:color="auto"/>
          </w:divBdr>
        </w:div>
        <w:div w:id="2034067413">
          <w:marLeft w:val="480"/>
          <w:marRight w:val="0"/>
          <w:marTop w:val="0"/>
          <w:marBottom w:val="0"/>
          <w:divBdr>
            <w:top w:val="none" w:sz="0" w:space="0" w:color="auto"/>
            <w:left w:val="none" w:sz="0" w:space="0" w:color="auto"/>
            <w:bottom w:val="none" w:sz="0" w:space="0" w:color="auto"/>
            <w:right w:val="none" w:sz="0" w:space="0" w:color="auto"/>
          </w:divBdr>
        </w:div>
        <w:div w:id="2109886854">
          <w:marLeft w:val="480"/>
          <w:marRight w:val="0"/>
          <w:marTop w:val="0"/>
          <w:marBottom w:val="0"/>
          <w:divBdr>
            <w:top w:val="none" w:sz="0" w:space="0" w:color="auto"/>
            <w:left w:val="none" w:sz="0" w:space="0" w:color="auto"/>
            <w:bottom w:val="none" w:sz="0" w:space="0" w:color="auto"/>
            <w:right w:val="none" w:sz="0" w:space="0" w:color="auto"/>
          </w:divBdr>
        </w:div>
        <w:div w:id="2112554690">
          <w:marLeft w:val="480"/>
          <w:marRight w:val="0"/>
          <w:marTop w:val="0"/>
          <w:marBottom w:val="0"/>
          <w:divBdr>
            <w:top w:val="none" w:sz="0" w:space="0" w:color="auto"/>
            <w:left w:val="none" w:sz="0" w:space="0" w:color="auto"/>
            <w:bottom w:val="none" w:sz="0" w:space="0" w:color="auto"/>
            <w:right w:val="none" w:sz="0" w:space="0" w:color="auto"/>
          </w:divBdr>
        </w:div>
        <w:div w:id="2123257734">
          <w:marLeft w:val="480"/>
          <w:marRight w:val="0"/>
          <w:marTop w:val="0"/>
          <w:marBottom w:val="0"/>
          <w:divBdr>
            <w:top w:val="none" w:sz="0" w:space="0" w:color="auto"/>
            <w:left w:val="none" w:sz="0" w:space="0" w:color="auto"/>
            <w:bottom w:val="none" w:sz="0" w:space="0" w:color="auto"/>
            <w:right w:val="none" w:sz="0" w:space="0" w:color="auto"/>
          </w:divBdr>
        </w:div>
        <w:div w:id="2134207616">
          <w:marLeft w:val="480"/>
          <w:marRight w:val="0"/>
          <w:marTop w:val="0"/>
          <w:marBottom w:val="0"/>
          <w:divBdr>
            <w:top w:val="none" w:sz="0" w:space="0" w:color="auto"/>
            <w:left w:val="none" w:sz="0" w:space="0" w:color="auto"/>
            <w:bottom w:val="none" w:sz="0" w:space="0" w:color="auto"/>
            <w:right w:val="none" w:sz="0" w:space="0" w:color="auto"/>
          </w:divBdr>
        </w:div>
        <w:div w:id="2139642307">
          <w:marLeft w:val="480"/>
          <w:marRight w:val="0"/>
          <w:marTop w:val="0"/>
          <w:marBottom w:val="0"/>
          <w:divBdr>
            <w:top w:val="none" w:sz="0" w:space="0" w:color="auto"/>
            <w:left w:val="none" w:sz="0" w:space="0" w:color="auto"/>
            <w:bottom w:val="none" w:sz="0" w:space="0" w:color="auto"/>
            <w:right w:val="none" w:sz="0" w:space="0" w:color="auto"/>
          </w:divBdr>
        </w:div>
      </w:divsChild>
    </w:div>
    <w:div w:id="492259361">
      <w:bodyDiv w:val="1"/>
      <w:marLeft w:val="0"/>
      <w:marRight w:val="0"/>
      <w:marTop w:val="0"/>
      <w:marBottom w:val="0"/>
      <w:divBdr>
        <w:top w:val="none" w:sz="0" w:space="0" w:color="auto"/>
        <w:left w:val="none" w:sz="0" w:space="0" w:color="auto"/>
        <w:bottom w:val="none" w:sz="0" w:space="0" w:color="auto"/>
        <w:right w:val="none" w:sz="0" w:space="0" w:color="auto"/>
      </w:divBdr>
    </w:div>
    <w:div w:id="494342324">
      <w:bodyDiv w:val="1"/>
      <w:marLeft w:val="0"/>
      <w:marRight w:val="0"/>
      <w:marTop w:val="0"/>
      <w:marBottom w:val="0"/>
      <w:divBdr>
        <w:top w:val="none" w:sz="0" w:space="0" w:color="auto"/>
        <w:left w:val="none" w:sz="0" w:space="0" w:color="auto"/>
        <w:bottom w:val="none" w:sz="0" w:space="0" w:color="auto"/>
        <w:right w:val="none" w:sz="0" w:space="0" w:color="auto"/>
      </w:divBdr>
    </w:div>
    <w:div w:id="495345712">
      <w:bodyDiv w:val="1"/>
      <w:marLeft w:val="0"/>
      <w:marRight w:val="0"/>
      <w:marTop w:val="0"/>
      <w:marBottom w:val="0"/>
      <w:divBdr>
        <w:top w:val="none" w:sz="0" w:space="0" w:color="auto"/>
        <w:left w:val="none" w:sz="0" w:space="0" w:color="auto"/>
        <w:bottom w:val="none" w:sz="0" w:space="0" w:color="auto"/>
        <w:right w:val="none" w:sz="0" w:space="0" w:color="auto"/>
      </w:divBdr>
    </w:div>
    <w:div w:id="501898376">
      <w:bodyDiv w:val="1"/>
      <w:marLeft w:val="0"/>
      <w:marRight w:val="0"/>
      <w:marTop w:val="0"/>
      <w:marBottom w:val="0"/>
      <w:divBdr>
        <w:top w:val="none" w:sz="0" w:space="0" w:color="auto"/>
        <w:left w:val="none" w:sz="0" w:space="0" w:color="auto"/>
        <w:bottom w:val="none" w:sz="0" w:space="0" w:color="auto"/>
        <w:right w:val="none" w:sz="0" w:space="0" w:color="auto"/>
      </w:divBdr>
    </w:div>
    <w:div w:id="503937398">
      <w:bodyDiv w:val="1"/>
      <w:marLeft w:val="0"/>
      <w:marRight w:val="0"/>
      <w:marTop w:val="0"/>
      <w:marBottom w:val="0"/>
      <w:divBdr>
        <w:top w:val="none" w:sz="0" w:space="0" w:color="auto"/>
        <w:left w:val="none" w:sz="0" w:space="0" w:color="auto"/>
        <w:bottom w:val="none" w:sz="0" w:space="0" w:color="auto"/>
        <w:right w:val="none" w:sz="0" w:space="0" w:color="auto"/>
      </w:divBdr>
    </w:div>
    <w:div w:id="510753091">
      <w:bodyDiv w:val="1"/>
      <w:marLeft w:val="0"/>
      <w:marRight w:val="0"/>
      <w:marTop w:val="0"/>
      <w:marBottom w:val="0"/>
      <w:divBdr>
        <w:top w:val="none" w:sz="0" w:space="0" w:color="auto"/>
        <w:left w:val="none" w:sz="0" w:space="0" w:color="auto"/>
        <w:bottom w:val="none" w:sz="0" w:space="0" w:color="auto"/>
        <w:right w:val="none" w:sz="0" w:space="0" w:color="auto"/>
      </w:divBdr>
    </w:div>
    <w:div w:id="510804830">
      <w:bodyDiv w:val="1"/>
      <w:marLeft w:val="0"/>
      <w:marRight w:val="0"/>
      <w:marTop w:val="0"/>
      <w:marBottom w:val="0"/>
      <w:divBdr>
        <w:top w:val="none" w:sz="0" w:space="0" w:color="auto"/>
        <w:left w:val="none" w:sz="0" w:space="0" w:color="auto"/>
        <w:bottom w:val="none" w:sz="0" w:space="0" w:color="auto"/>
        <w:right w:val="none" w:sz="0" w:space="0" w:color="auto"/>
      </w:divBdr>
    </w:div>
    <w:div w:id="513417280">
      <w:bodyDiv w:val="1"/>
      <w:marLeft w:val="0"/>
      <w:marRight w:val="0"/>
      <w:marTop w:val="0"/>
      <w:marBottom w:val="0"/>
      <w:divBdr>
        <w:top w:val="none" w:sz="0" w:space="0" w:color="auto"/>
        <w:left w:val="none" w:sz="0" w:space="0" w:color="auto"/>
        <w:bottom w:val="none" w:sz="0" w:space="0" w:color="auto"/>
        <w:right w:val="none" w:sz="0" w:space="0" w:color="auto"/>
      </w:divBdr>
      <w:divsChild>
        <w:div w:id="10382637">
          <w:marLeft w:val="480"/>
          <w:marRight w:val="0"/>
          <w:marTop w:val="0"/>
          <w:marBottom w:val="0"/>
          <w:divBdr>
            <w:top w:val="none" w:sz="0" w:space="0" w:color="auto"/>
            <w:left w:val="none" w:sz="0" w:space="0" w:color="auto"/>
            <w:bottom w:val="none" w:sz="0" w:space="0" w:color="auto"/>
            <w:right w:val="none" w:sz="0" w:space="0" w:color="auto"/>
          </w:divBdr>
        </w:div>
        <w:div w:id="21127424">
          <w:marLeft w:val="480"/>
          <w:marRight w:val="0"/>
          <w:marTop w:val="0"/>
          <w:marBottom w:val="0"/>
          <w:divBdr>
            <w:top w:val="none" w:sz="0" w:space="0" w:color="auto"/>
            <w:left w:val="none" w:sz="0" w:space="0" w:color="auto"/>
            <w:bottom w:val="none" w:sz="0" w:space="0" w:color="auto"/>
            <w:right w:val="none" w:sz="0" w:space="0" w:color="auto"/>
          </w:divBdr>
        </w:div>
        <w:div w:id="254873422">
          <w:marLeft w:val="480"/>
          <w:marRight w:val="0"/>
          <w:marTop w:val="0"/>
          <w:marBottom w:val="0"/>
          <w:divBdr>
            <w:top w:val="none" w:sz="0" w:space="0" w:color="auto"/>
            <w:left w:val="none" w:sz="0" w:space="0" w:color="auto"/>
            <w:bottom w:val="none" w:sz="0" w:space="0" w:color="auto"/>
            <w:right w:val="none" w:sz="0" w:space="0" w:color="auto"/>
          </w:divBdr>
        </w:div>
        <w:div w:id="276066759">
          <w:marLeft w:val="480"/>
          <w:marRight w:val="0"/>
          <w:marTop w:val="0"/>
          <w:marBottom w:val="0"/>
          <w:divBdr>
            <w:top w:val="none" w:sz="0" w:space="0" w:color="auto"/>
            <w:left w:val="none" w:sz="0" w:space="0" w:color="auto"/>
            <w:bottom w:val="none" w:sz="0" w:space="0" w:color="auto"/>
            <w:right w:val="none" w:sz="0" w:space="0" w:color="auto"/>
          </w:divBdr>
        </w:div>
        <w:div w:id="349262488">
          <w:marLeft w:val="480"/>
          <w:marRight w:val="0"/>
          <w:marTop w:val="0"/>
          <w:marBottom w:val="0"/>
          <w:divBdr>
            <w:top w:val="none" w:sz="0" w:space="0" w:color="auto"/>
            <w:left w:val="none" w:sz="0" w:space="0" w:color="auto"/>
            <w:bottom w:val="none" w:sz="0" w:space="0" w:color="auto"/>
            <w:right w:val="none" w:sz="0" w:space="0" w:color="auto"/>
          </w:divBdr>
        </w:div>
        <w:div w:id="482698379">
          <w:marLeft w:val="480"/>
          <w:marRight w:val="0"/>
          <w:marTop w:val="0"/>
          <w:marBottom w:val="0"/>
          <w:divBdr>
            <w:top w:val="none" w:sz="0" w:space="0" w:color="auto"/>
            <w:left w:val="none" w:sz="0" w:space="0" w:color="auto"/>
            <w:bottom w:val="none" w:sz="0" w:space="0" w:color="auto"/>
            <w:right w:val="none" w:sz="0" w:space="0" w:color="auto"/>
          </w:divBdr>
        </w:div>
        <w:div w:id="485319454">
          <w:marLeft w:val="480"/>
          <w:marRight w:val="0"/>
          <w:marTop w:val="0"/>
          <w:marBottom w:val="0"/>
          <w:divBdr>
            <w:top w:val="none" w:sz="0" w:space="0" w:color="auto"/>
            <w:left w:val="none" w:sz="0" w:space="0" w:color="auto"/>
            <w:bottom w:val="none" w:sz="0" w:space="0" w:color="auto"/>
            <w:right w:val="none" w:sz="0" w:space="0" w:color="auto"/>
          </w:divBdr>
        </w:div>
        <w:div w:id="546643998">
          <w:marLeft w:val="480"/>
          <w:marRight w:val="0"/>
          <w:marTop w:val="0"/>
          <w:marBottom w:val="0"/>
          <w:divBdr>
            <w:top w:val="none" w:sz="0" w:space="0" w:color="auto"/>
            <w:left w:val="none" w:sz="0" w:space="0" w:color="auto"/>
            <w:bottom w:val="none" w:sz="0" w:space="0" w:color="auto"/>
            <w:right w:val="none" w:sz="0" w:space="0" w:color="auto"/>
          </w:divBdr>
        </w:div>
        <w:div w:id="550770546">
          <w:marLeft w:val="480"/>
          <w:marRight w:val="0"/>
          <w:marTop w:val="0"/>
          <w:marBottom w:val="0"/>
          <w:divBdr>
            <w:top w:val="none" w:sz="0" w:space="0" w:color="auto"/>
            <w:left w:val="none" w:sz="0" w:space="0" w:color="auto"/>
            <w:bottom w:val="none" w:sz="0" w:space="0" w:color="auto"/>
            <w:right w:val="none" w:sz="0" w:space="0" w:color="auto"/>
          </w:divBdr>
        </w:div>
        <w:div w:id="557396852">
          <w:marLeft w:val="480"/>
          <w:marRight w:val="0"/>
          <w:marTop w:val="0"/>
          <w:marBottom w:val="0"/>
          <w:divBdr>
            <w:top w:val="none" w:sz="0" w:space="0" w:color="auto"/>
            <w:left w:val="none" w:sz="0" w:space="0" w:color="auto"/>
            <w:bottom w:val="none" w:sz="0" w:space="0" w:color="auto"/>
            <w:right w:val="none" w:sz="0" w:space="0" w:color="auto"/>
          </w:divBdr>
        </w:div>
        <w:div w:id="648944833">
          <w:marLeft w:val="480"/>
          <w:marRight w:val="0"/>
          <w:marTop w:val="0"/>
          <w:marBottom w:val="0"/>
          <w:divBdr>
            <w:top w:val="none" w:sz="0" w:space="0" w:color="auto"/>
            <w:left w:val="none" w:sz="0" w:space="0" w:color="auto"/>
            <w:bottom w:val="none" w:sz="0" w:space="0" w:color="auto"/>
            <w:right w:val="none" w:sz="0" w:space="0" w:color="auto"/>
          </w:divBdr>
        </w:div>
        <w:div w:id="683677911">
          <w:marLeft w:val="480"/>
          <w:marRight w:val="0"/>
          <w:marTop w:val="0"/>
          <w:marBottom w:val="0"/>
          <w:divBdr>
            <w:top w:val="none" w:sz="0" w:space="0" w:color="auto"/>
            <w:left w:val="none" w:sz="0" w:space="0" w:color="auto"/>
            <w:bottom w:val="none" w:sz="0" w:space="0" w:color="auto"/>
            <w:right w:val="none" w:sz="0" w:space="0" w:color="auto"/>
          </w:divBdr>
        </w:div>
        <w:div w:id="695544980">
          <w:marLeft w:val="480"/>
          <w:marRight w:val="0"/>
          <w:marTop w:val="0"/>
          <w:marBottom w:val="0"/>
          <w:divBdr>
            <w:top w:val="none" w:sz="0" w:space="0" w:color="auto"/>
            <w:left w:val="none" w:sz="0" w:space="0" w:color="auto"/>
            <w:bottom w:val="none" w:sz="0" w:space="0" w:color="auto"/>
            <w:right w:val="none" w:sz="0" w:space="0" w:color="auto"/>
          </w:divBdr>
        </w:div>
        <w:div w:id="926381438">
          <w:marLeft w:val="480"/>
          <w:marRight w:val="0"/>
          <w:marTop w:val="0"/>
          <w:marBottom w:val="0"/>
          <w:divBdr>
            <w:top w:val="none" w:sz="0" w:space="0" w:color="auto"/>
            <w:left w:val="none" w:sz="0" w:space="0" w:color="auto"/>
            <w:bottom w:val="none" w:sz="0" w:space="0" w:color="auto"/>
            <w:right w:val="none" w:sz="0" w:space="0" w:color="auto"/>
          </w:divBdr>
        </w:div>
        <w:div w:id="939948386">
          <w:marLeft w:val="480"/>
          <w:marRight w:val="0"/>
          <w:marTop w:val="0"/>
          <w:marBottom w:val="0"/>
          <w:divBdr>
            <w:top w:val="none" w:sz="0" w:space="0" w:color="auto"/>
            <w:left w:val="none" w:sz="0" w:space="0" w:color="auto"/>
            <w:bottom w:val="none" w:sz="0" w:space="0" w:color="auto"/>
            <w:right w:val="none" w:sz="0" w:space="0" w:color="auto"/>
          </w:divBdr>
        </w:div>
        <w:div w:id="1026055562">
          <w:marLeft w:val="480"/>
          <w:marRight w:val="0"/>
          <w:marTop w:val="0"/>
          <w:marBottom w:val="0"/>
          <w:divBdr>
            <w:top w:val="none" w:sz="0" w:space="0" w:color="auto"/>
            <w:left w:val="none" w:sz="0" w:space="0" w:color="auto"/>
            <w:bottom w:val="none" w:sz="0" w:space="0" w:color="auto"/>
            <w:right w:val="none" w:sz="0" w:space="0" w:color="auto"/>
          </w:divBdr>
        </w:div>
        <w:div w:id="1059137802">
          <w:marLeft w:val="480"/>
          <w:marRight w:val="0"/>
          <w:marTop w:val="0"/>
          <w:marBottom w:val="0"/>
          <w:divBdr>
            <w:top w:val="none" w:sz="0" w:space="0" w:color="auto"/>
            <w:left w:val="none" w:sz="0" w:space="0" w:color="auto"/>
            <w:bottom w:val="none" w:sz="0" w:space="0" w:color="auto"/>
            <w:right w:val="none" w:sz="0" w:space="0" w:color="auto"/>
          </w:divBdr>
        </w:div>
        <w:div w:id="1269776659">
          <w:marLeft w:val="480"/>
          <w:marRight w:val="0"/>
          <w:marTop w:val="0"/>
          <w:marBottom w:val="0"/>
          <w:divBdr>
            <w:top w:val="none" w:sz="0" w:space="0" w:color="auto"/>
            <w:left w:val="none" w:sz="0" w:space="0" w:color="auto"/>
            <w:bottom w:val="none" w:sz="0" w:space="0" w:color="auto"/>
            <w:right w:val="none" w:sz="0" w:space="0" w:color="auto"/>
          </w:divBdr>
        </w:div>
        <w:div w:id="1327827503">
          <w:marLeft w:val="480"/>
          <w:marRight w:val="0"/>
          <w:marTop w:val="0"/>
          <w:marBottom w:val="0"/>
          <w:divBdr>
            <w:top w:val="none" w:sz="0" w:space="0" w:color="auto"/>
            <w:left w:val="none" w:sz="0" w:space="0" w:color="auto"/>
            <w:bottom w:val="none" w:sz="0" w:space="0" w:color="auto"/>
            <w:right w:val="none" w:sz="0" w:space="0" w:color="auto"/>
          </w:divBdr>
        </w:div>
        <w:div w:id="1419669217">
          <w:marLeft w:val="480"/>
          <w:marRight w:val="0"/>
          <w:marTop w:val="0"/>
          <w:marBottom w:val="0"/>
          <w:divBdr>
            <w:top w:val="none" w:sz="0" w:space="0" w:color="auto"/>
            <w:left w:val="none" w:sz="0" w:space="0" w:color="auto"/>
            <w:bottom w:val="none" w:sz="0" w:space="0" w:color="auto"/>
            <w:right w:val="none" w:sz="0" w:space="0" w:color="auto"/>
          </w:divBdr>
        </w:div>
        <w:div w:id="1486893403">
          <w:marLeft w:val="480"/>
          <w:marRight w:val="0"/>
          <w:marTop w:val="0"/>
          <w:marBottom w:val="0"/>
          <w:divBdr>
            <w:top w:val="none" w:sz="0" w:space="0" w:color="auto"/>
            <w:left w:val="none" w:sz="0" w:space="0" w:color="auto"/>
            <w:bottom w:val="none" w:sz="0" w:space="0" w:color="auto"/>
            <w:right w:val="none" w:sz="0" w:space="0" w:color="auto"/>
          </w:divBdr>
        </w:div>
        <w:div w:id="1524132039">
          <w:marLeft w:val="480"/>
          <w:marRight w:val="0"/>
          <w:marTop w:val="0"/>
          <w:marBottom w:val="0"/>
          <w:divBdr>
            <w:top w:val="none" w:sz="0" w:space="0" w:color="auto"/>
            <w:left w:val="none" w:sz="0" w:space="0" w:color="auto"/>
            <w:bottom w:val="none" w:sz="0" w:space="0" w:color="auto"/>
            <w:right w:val="none" w:sz="0" w:space="0" w:color="auto"/>
          </w:divBdr>
        </w:div>
        <w:div w:id="1573615205">
          <w:marLeft w:val="480"/>
          <w:marRight w:val="0"/>
          <w:marTop w:val="0"/>
          <w:marBottom w:val="0"/>
          <w:divBdr>
            <w:top w:val="none" w:sz="0" w:space="0" w:color="auto"/>
            <w:left w:val="none" w:sz="0" w:space="0" w:color="auto"/>
            <w:bottom w:val="none" w:sz="0" w:space="0" w:color="auto"/>
            <w:right w:val="none" w:sz="0" w:space="0" w:color="auto"/>
          </w:divBdr>
        </w:div>
        <w:div w:id="1800879930">
          <w:marLeft w:val="480"/>
          <w:marRight w:val="0"/>
          <w:marTop w:val="0"/>
          <w:marBottom w:val="0"/>
          <w:divBdr>
            <w:top w:val="none" w:sz="0" w:space="0" w:color="auto"/>
            <w:left w:val="none" w:sz="0" w:space="0" w:color="auto"/>
            <w:bottom w:val="none" w:sz="0" w:space="0" w:color="auto"/>
            <w:right w:val="none" w:sz="0" w:space="0" w:color="auto"/>
          </w:divBdr>
        </w:div>
        <w:div w:id="1812594845">
          <w:marLeft w:val="480"/>
          <w:marRight w:val="0"/>
          <w:marTop w:val="0"/>
          <w:marBottom w:val="0"/>
          <w:divBdr>
            <w:top w:val="none" w:sz="0" w:space="0" w:color="auto"/>
            <w:left w:val="none" w:sz="0" w:space="0" w:color="auto"/>
            <w:bottom w:val="none" w:sz="0" w:space="0" w:color="auto"/>
            <w:right w:val="none" w:sz="0" w:space="0" w:color="auto"/>
          </w:divBdr>
        </w:div>
        <w:div w:id="1865753473">
          <w:marLeft w:val="480"/>
          <w:marRight w:val="0"/>
          <w:marTop w:val="0"/>
          <w:marBottom w:val="0"/>
          <w:divBdr>
            <w:top w:val="none" w:sz="0" w:space="0" w:color="auto"/>
            <w:left w:val="none" w:sz="0" w:space="0" w:color="auto"/>
            <w:bottom w:val="none" w:sz="0" w:space="0" w:color="auto"/>
            <w:right w:val="none" w:sz="0" w:space="0" w:color="auto"/>
          </w:divBdr>
        </w:div>
        <w:div w:id="1910843791">
          <w:marLeft w:val="480"/>
          <w:marRight w:val="0"/>
          <w:marTop w:val="0"/>
          <w:marBottom w:val="0"/>
          <w:divBdr>
            <w:top w:val="none" w:sz="0" w:space="0" w:color="auto"/>
            <w:left w:val="none" w:sz="0" w:space="0" w:color="auto"/>
            <w:bottom w:val="none" w:sz="0" w:space="0" w:color="auto"/>
            <w:right w:val="none" w:sz="0" w:space="0" w:color="auto"/>
          </w:divBdr>
        </w:div>
        <w:div w:id="2064332030">
          <w:marLeft w:val="480"/>
          <w:marRight w:val="0"/>
          <w:marTop w:val="0"/>
          <w:marBottom w:val="0"/>
          <w:divBdr>
            <w:top w:val="none" w:sz="0" w:space="0" w:color="auto"/>
            <w:left w:val="none" w:sz="0" w:space="0" w:color="auto"/>
            <w:bottom w:val="none" w:sz="0" w:space="0" w:color="auto"/>
            <w:right w:val="none" w:sz="0" w:space="0" w:color="auto"/>
          </w:divBdr>
        </w:div>
        <w:div w:id="2122070230">
          <w:marLeft w:val="480"/>
          <w:marRight w:val="0"/>
          <w:marTop w:val="0"/>
          <w:marBottom w:val="0"/>
          <w:divBdr>
            <w:top w:val="none" w:sz="0" w:space="0" w:color="auto"/>
            <w:left w:val="none" w:sz="0" w:space="0" w:color="auto"/>
            <w:bottom w:val="none" w:sz="0" w:space="0" w:color="auto"/>
            <w:right w:val="none" w:sz="0" w:space="0" w:color="auto"/>
          </w:divBdr>
        </w:div>
        <w:div w:id="2126580652">
          <w:marLeft w:val="480"/>
          <w:marRight w:val="0"/>
          <w:marTop w:val="0"/>
          <w:marBottom w:val="0"/>
          <w:divBdr>
            <w:top w:val="none" w:sz="0" w:space="0" w:color="auto"/>
            <w:left w:val="none" w:sz="0" w:space="0" w:color="auto"/>
            <w:bottom w:val="none" w:sz="0" w:space="0" w:color="auto"/>
            <w:right w:val="none" w:sz="0" w:space="0" w:color="auto"/>
          </w:divBdr>
        </w:div>
        <w:div w:id="2133404193">
          <w:marLeft w:val="480"/>
          <w:marRight w:val="0"/>
          <w:marTop w:val="0"/>
          <w:marBottom w:val="0"/>
          <w:divBdr>
            <w:top w:val="none" w:sz="0" w:space="0" w:color="auto"/>
            <w:left w:val="none" w:sz="0" w:space="0" w:color="auto"/>
            <w:bottom w:val="none" w:sz="0" w:space="0" w:color="auto"/>
            <w:right w:val="none" w:sz="0" w:space="0" w:color="auto"/>
          </w:divBdr>
        </w:div>
      </w:divsChild>
    </w:div>
    <w:div w:id="514812235">
      <w:bodyDiv w:val="1"/>
      <w:marLeft w:val="0"/>
      <w:marRight w:val="0"/>
      <w:marTop w:val="0"/>
      <w:marBottom w:val="0"/>
      <w:divBdr>
        <w:top w:val="none" w:sz="0" w:space="0" w:color="auto"/>
        <w:left w:val="none" w:sz="0" w:space="0" w:color="auto"/>
        <w:bottom w:val="none" w:sz="0" w:space="0" w:color="auto"/>
        <w:right w:val="none" w:sz="0" w:space="0" w:color="auto"/>
      </w:divBdr>
    </w:div>
    <w:div w:id="515578285">
      <w:bodyDiv w:val="1"/>
      <w:marLeft w:val="0"/>
      <w:marRight w:val="0"/>
      <w:marTop w:val="0"/>
      <w:marBottom w:val="0"/>
      <w:divBdr>
        <w:top w:val="none" w:sz="0" w:space="0" w:color="auto"/>
        <w:left w:val="none" w:sz="0" w:space="0" w:color="auto"/>
        <w:bottom w:val="none" w:sz="0" w:space="0" w:color="auto"/>
        <w:right w:val="none" w:sz="0" w:space="0" w:color="auto"/>
      </w:divBdr>
    </w:div>
    <w:div w:id="516121631">
      <w:bodyDiv w:val="1"/>
      <w:marLeft w:val="0"/>
      <w:marRight w:val="0"/>
      <w:marTop w:val="0"/>
      <w:marBottom w:val="0"/>
      <w:divBdr>
        <w:top w:val="none" w:sz="0" w:space="0" w:color="auto"/>
        <w:left w:val="none" w:sz="0" w:space="0" w:color="auto"/>
        <w:bottom w:val="none" w:sz="0" w:space="0" w:color="auto"/>
        <w:right w:val="none" w:sz="0" w:space="0" w:color="auto"/>
      </w:divBdr>
    </w:div>
    <w:div w:id="519585853">
      <w:bodyDiv w:val="1"/>
      <w:marLeft w:val="0"/>
      <w:marRight w:val="0"/>
      <w:marTop w:val="0"/>
      <w:marBottom w:val="0"/>
      <w:divBdr>
        <w:top w:val="none" w:sz="0" w:space="0" w:color="auto"/>
        <w:left w:val="none" w:sz="0" w:space="0" w:color="auto"/>
        <w:bottom w:val="none" w:sz="0" w:space="0" w:color="auto"/>
        <w:right w:val="none" w:sz="0" w:space="0" w:color="auto"/>
      </w:divBdr>
      <w:divsChild>
        <w:div w:id="124858902">
          <w:marLeft w:val="480"/>
          <w:marRight w:val="0"/>
          <w:marTop w:val="0"/>
          <w:marBottom w:val="0"/>
          <w:divBdr>
            <w:top w:val="none" w:sz="0" w:space="0" w:color="auto"/>
            <w:left w:val="none" w:sz="0" w:space="0" w:color="auto"/>
            <w:bottom w:val="none" w:sz="0" w:space="0" w:color="auto"/>
            <w:right w:val="none" w:sz="0" w:space="0" w:color="auto"/>
          </w:divBdr>
        </w:div>
        <w:div w:id="156851340">
          <w:marLeft w:val="480"/>
          <w:marRight w:val="0"/>
          <w:marTop w:val="0"/>
          <w:marBottom w:val="0"/>
          <w:divBdr>
            <w:top w:val="none" w:sz="0" w:space="0" w:color="auto"/>
            <w:left w:val="none" w:sz="0" w:space="0" w:color="auto"/>
            <w:bottom w:val="none" w:sz="0" w:space="0" w:color="auto"/>
            <w:right w:val="none" w:sz="0" w:space="0" w:color="auto"/>
          </w:divBdr>
        </w:div>
        <w:div w:id="186870512">
          <w:marLeft w:val="480"/>
          <w:marRight w:val="0"/>
          <w:marTop w:val="0"/>
          <w:marBottom w:val="0"/>
          <w:divBdr>
            <w:top w:val="none" w:sz="0" w:space="0" w:color="auto"/>
            <w:left w:val="none" w:sz="0" w:space="0" w:color="auto"/>
            <w:bottom w:val="none" w:sz="0" w:space="0" w:color="auto"/>
            <w:right w:val="none" w:sz="0" w:space="0" w:color="auto"/>
          </w:divBdr>
        </w:div>
        <w:div w:id="211814134">
          <w:marLeft w:val="480"/>
          <w:marRight w:val="0"/>
          <w:marTop w:val="0"/>
          <w:marBottom w:val="0"/>
          <w:divBdr>
            <w:top w:val="none" w:sz="0" w:space="0" w:color="auto"/>
            <w:left w:val="none" w:sz="0" w:space="0" w:color="auto"/>
            <w:bottom w:val="none" w:sz="0" w:space="0" w:color="auto"/>
            <w:right w:val="none" w:sz="0" w:space="0" w:color="auto"/>
          </w:divBdr>
        </w:div>
        <w:div w:id="268588845">
          <w:marLeft w:val="480"/>
          <w:marRight w:val="0"/>
          <w:marTop w:val="0"/>
          <w:marBottom w:val="0"/>
          <w:divBdr>
            <w:top w:val="none" w:sz="0" w:space="0" w:color="auto"/>
            <w:left w:val="none" w:sz="0" w:space="0" w:color="auto"/>
            <w:bottom w:val="none" w:sz="0" w:space="0" w:color="auto"/>
            <w:right w:val="none" w:sz="0" w:space="0" w:color="auto"/>
          </w:divBdr>
        </w:div>
        <w:div w:id="278491073">
          <w:marLeft w:val="480"/>
          <w:marRight w:val="0"/>
          <w:marTop w:val="0"/>
          <w:marBottom w:val="0"/>
          <w:divBdr>
            <w:top w:val="none" w:sz="0" w:space="0" w:color="auto"/>
            <w:left w:val="none" w:sz="0" w:space="0" w:color="auto"/>
            <w:bottom w:val="none" w:sz="0" w:space="0" w:color="auto"/>
            <w:right w:val="none" w:sz="0" w:space="0" w:color="auto"/>
          </w:divBdr>
        </w:div>
        <w:div w:id="317610995">
          <w:marLeft w:val="480"/>
          <w:marRight w:val="0"/>
          <w:marTop w:val="0"/>
          <w:marBottom w:val="0"/>
          <w:divBdr>
            <w:top w:val="none" w:sz="0" w:space="0" w:color="auto"/>
            <w:left w:val="none" w:sz="0" w:space="0" w:color="auto"/>
            <w:bottom w:val="none" w:sz="0" w:space="0" w:color="auto"/>
            <w:right w:val="none" w:sz="0" w:space="0" w:color="auto"/>
          </w:divBdr>
        </w:div>
        <w:div w:id="415711818">
          <w:marLeft w:val="480"/>
          <w:marRight w:val="0"/>
          <w:marTop w:val="0"/>
          <w:marBottom w:val="0"/>
          <w:divBdr>
            <w:top w:val="none" w:sz="0" w:space="0" w:color="auto"/>
            <w:left w:val="none" w:sz="0" w:space="0" w:color="auto"/>
            <w:bottom w:val="none" w:sz="0" w:space="0" w:color="auto"/>
            <w:right w:val="none" w:sz="0" w:space="0" w:color="auto"/>
          </w:divBdr>
        </w:div>
        <w:div w:id="430662537">
          <w:marLeft w:val="480"/>
          <w:marRight w:val="0"/>
          <w:marTop w:val="0"/>
          <w:marBottom w:val="0"/>
          <w:divBdr>
            <w:top w:val="none" w:sz="0" w:space="0" w:color="auto"/>
            <w:left w:val="none" w:sz="0" w:space="0" w:color="auto"/>
            <w:bottom w:val="none" w:sz="0" w:space="0" w:color="auto"/>
            <w:right w:val="none" w:sz="0" w:space="0" w:color="auto"/>
          </w:divBdr>
        </w:div>
        <w:div w:id="482434955">
          <w:marLeft w:val="480"/>
          <w:marRight w:val="0"/>
          <w:marTop w:val="0"/>
          <w:marBottom w:val="0"/>
          <w:divBdr>
            <w:top w:val="none" w:sz="0" w:space="0" w:color="auto"/>
            <w:left w:val="none" w:sz="0" w:space="0" w:color="auto"/>
            <w:bottom w:val="none" w:sz="0" w:space="0" w:color="auto"/>
            <w:right w:val="none" w:sz="0" w:space="0" w:color="auto"/>
          </w:divBdr>
        </w:div>
        <w:div w:id="584732208">
          <w:marLeft w:val="480"/>
          <w:marRight w:val="0"/>
          <w:marTop w:val="0"/>
          <w:marBottom w:val="0"/>
          <w:divBdr>
            <w:top w:val="none" w:sz="0" w:space="0" w:color="auto"/>
            <w:left w:val="none" w:sz="0" w:space="0" w:color="auto"/>
            <w:bottom w:val="none" w:sz="0" w:space="0" w:color="auto"/>
            <w:right w:val="none" w:sz="0" w:space="0" w:color="auto"/>
          </w:divBdr>
        </w:div>
        <w:div w:id="777717557">
          <w:marLeft w:val="480"/>
          <w:marRight w:val="0"/>
          <w:marTop w:val="0"/>
          <w:marBottom w:val="0"/>
          <w:divBdr>
            <w:top w:val="none" w:sz="0" w:space="0" w:color="auto"/>
            <w:left w:val="none" w:sz="0" w:space="0" w:color="auto"/>
            <w:bottom w:val="none" w:sz="0" w:space="0" w:color="auto"/>
            <w:right w:val="none" w:sz="0" w:space="0" w:color="auto"/>
          </w:divBdr>
        </w:div>
        <w:div w:id="813564989">
          <w:marLeft w:val="480"/>
          <w:marRight w:val="0"/>
          <w:marTop w:val="0"/>
          <w:marBottom w:val="0"/>
          <w:divBdr>
            <w:top w:val="none" w:sz="0" w:space="0" w:color="auto"/>
            <w:left w:val="none" w:sz="0" w:space="0" w:color="auto"/>
            <w:bottom w:val="none" w:sz="0" w:space="0" w:color="auto"/>
            <w:right w:val="none" w:sz="0" w:space="0" w:color="auto"/>
          </w:divBdr>
        </w:div>
        <w:div w:id="848716871">
          <w:marLeft w:val="480"/>
          <w:marRight w:val="0"/>
          <w:marTop w:val="0"/>
          <w:marBottom w:val="0"/>
          <w:divBdr>
            <w:top w:val="none" w:sz="0" w:space="0" w:color="auto"/>
            <w:left w:val="none" w:sz="0" w:space="0" w:color="auto"/>
            <w:bottom w:val="none" w:sz="0" w:space="0" w:color="auto"/>
            <w:right w:val="none" w:sz="0" w:space="0" w:color="auto"/>
          </w:divBdr>
        </w:div>
        <w:div w:id="933980482">
          <w:marLeft w:val="480"/>
          <w:marRight w:val="0"/>
          <w:marTop w:val="0"/>
          <w:marBottom w:val="0"/>
          <w:divBdr>
            <w:top w:val="none" w:sz="0" w:space="0" w:color="auto"/>
            <w:left w:val="none" w:sz="0" w:space="0" w:color="auto"/>
            <w:bottom w:val="none" w:sz="0" w:space="0" w:color="auto"/>
            <w:right w:val="none" w:sz="0" w:space="0" w:color="auto"/>
          </w:divBdr>
        </w:div>
        <w:div w:id="955789651">
          <w:marLeft w:val="480"/>
          <w:marRight w:val="0"/>
          <w:marTop w:val="0"/>
          <w:marBottom w:val="0"/>
          <w:divBdr>
            <w:top w:val="none" w:sz="0" w:space="0" w:color="auto"/>
            <w:left w:val="none" w:sz="0" w:space="0" w:color="auto"/>
            <w:bottom w:val="none" w:sz="0" w:space="0" w:color="auto"/>
            <w:right w:val="none" w:sz="0" w:space="0" w:color="auto"/>
          </w:divBdr>
        </w:div>
        <w:div w:id="1391616731">
          <w:marLeft w:val="480"/>
          <w:marRight w:val="0"/>
          <w:marTop w:val="0"/>
          <w:marBottom w:val="0"/>
          <w:divBdr>
            <w:top w:val="none" w:sz="0" w:space="0" w:color="auto"/>
            <w:left w:val="none" w:sz="0" w:space="0" w:color="auto"/>
            <w:bottom w:val="none" w:sz="0" w:space="0" w:color="auto"/>
            <w:right w:val="none" w:sz="0" w:space="0" w:color="auto"/>
          </w:divBdr>
        </w:div>
        <w:div w:id="1678311544">
          <w:marLeft w:val="480"/>
          <w:marRight w:val="0"/>
          <w:marTop w:val="0"/>
          <w:marBottom w:val="0"/>
          <w:divBdr>
            <w:top w:val="none" w:sz="0" w:space="0" w:color="auto"/>
            <w:left w:val="none" w:sz="0" w:space="0" w:color="auto"/>
            <w:bottom w:val="none" w:sz="0" w:space="0" w:color="auto"/>
            <w:right w:val="none" w:sz="0" w:space="0" w:color="auto"/>
          </w:divBdr>
        </w:div>
        <w:div w:id="1886024547">
          <w:marLeft w:val="480"/>
          <w:marRight w:val="0"/>
          <w:marTop w:val="0"/>
          <w:marBottom w:val="0"/>
          <w:divBdr>
            <w:top w:val="none" w:sz="0" w:space="0" w:color="auto"/>
            <w:left w:val="none" w:sz="0" w:space="0" w:color="auto"/>
            <w:bottom w:val="none" w:sz="0" w:space="0" w:color="auto"/>
            <w:right w:val="none" w:sz="0" w:space="0" w:color="auto"/>
          </w:divBdr>
        </w:div>
        <w:div w:id="1914003810">
          <w:marLeft w:val="480"/>
          <w:marRight w:val="0"/>
          <w:marTop w:val="0"/>
          <w:marBottom w:val="0"/>
          <w:divBdr>
            <w:top w:val="none" w:sz="0" w:space="0" w:color="auto"/>
            <w:left w:val="none" w:sz="0" w:space="0" w:color="auto"/>
            <w:bottom w:val="none" w:sz="0" w:space="0" w:color="auto"/>
            <w:right w:val="none" w:sz="0" w:space="0" w:color="auto"/>
          </w:divBdr>
        </w:div>
        <w:div w:id="2021613795">
          <w:marLeft w:val="480"/>
          <w:marRight w:val="0"/>
          <w:marTop w:val="0"/>
          <w:marBottom w:val="0"/>
          <w:divBdr>
            <w:top w:val="none" w:sz="0" w:space="0" w:color="auto"/>
            <w:left w:val="none" w:sz="0" w:space="0" w:color="auto"/>
            <w:bottom w:val="none" w:sz="0" w:space="0" w:color="auto"/>
            <w:right w:val="none" w:sz="0" w:space="0" w:color="auto"/>
          </w:divBdr>
        </w:div>
      </w:divsChild>
    </w:div>
    <w:div w:id="521892762">
      <w:bodyDiv w:val="1"/>
      <w:marLeft w:val="0"/>
      <w:marRight w:val="0"/>
      <w:marTop w:val="0"/>
      <w:marBottom w:val="0"/>
      <w:divBdr>
        <w:top w:val="none" w:sz="0" w:space="0" w:color="auto"/>
        <w:left w:val="none" w:sz="0" w:space="0" w:color="auto"/>
        <w:bottom w:val="none" w:sz="0" w:space="0" w:color="auto"/>
        <w:right w:val="none" w:sz="0" w:space="0" w:color="auto"/>
      </w:divBdr>
    </w:div>
    <w:div w:id="530194670">
      <w:bodyDiv w:val="1"/>
      <w:marLeft w:val="0"/>
      <w:marRight w:val="0"/>
      <w:marTop w:val="0"/>
      <w:marBottom w:val="0"/>
      <w:divBdr>
        <w:top w:val="none" w:sz="0" w:space="0" w:color="auto"/>
        <w:left w:val="none" w:sz="0" w:space="0" w:color="auto"/>
        <w:bottom w:val="none" w:sz="0" w:space="0" w:color="auto"/>
        <w:right w:val="none" w:sz="0" w:space="0" w:color="auto"/>
      </w:divBdr>
      <w:divsChild>
        <w:div w:id="188689298">
          <w:marLeft w:val="480"/>
          <w:marRight w:val="0"/>
          <w:marTop w:val="0"/>
          <w:marBottom w:val="0"/>
          <w:divBdr>
            <w:top w:val="none" w:sz="0" w:space="0" w:color="auto"/>
            <w:left w:val="none" w:sz="0" w:space="0" w:color="auto"/>
            <w:bottom w:val="none" w:sz="0" w:space="0" w:color="auto"/>
            <w:right w:val="none" w:sz="0" w:space="0" w:color="auto"/>
          </w:divBdr>
        </w:div>
        <w:div w:id="254485785">
          <w:marLeft w:val="480"/>
          <w:marRight w:val="0"/>
          <w:marTop w:val="0"/>
          <w:marBottom w:val="0"/>
          <w:divBdr>
            <w:top w:val="none" w:sz="0" w:space="0" w:color="auto"/>
            <w:left w:val="none" w:sz="0" w:space="0" w:color="auto"/>
            <w:bottom w:val="none" w:sz="0" w:space="0" w:color="auto"/>
            <w:right w:val="none" w:sz="0" w:space="0" w:color="auto"/>
          </w:divBdr>
        </w:div>
        <w:div w:id="347751857">
          <w:marLeft w:val="480"/>
          <w:marRight w:val="0"/>
          <w:marTop w:val="0"/>
          <w:marBottom w:val="0"/>
          <w:divBdr>
            <w:top w:val="none" w:sz="0" w:space="0" w:color="auto"/>
            <w:left w:val="none" w:sz="0" w:space="0" w:color="auto"/>
            <w:bottom w:val="none" w:sz="0" w:space="0" w:color="auto"/>
            <w:right w:val="none" w:sz="0" w:space="0" w:color="auto"/>
          </w:divBdr>
        </w:div>
        <w:div w:id="584074799">
          <w:marLeft w:val="480"/>
          <w:marRight w:val="0"/>
          <w:marTop w:val="0"/>
          <w:marBottom w:val="0"/>
          <w:divBdr>
            <w:top w:val="none" w:sz="0" w:space="0" w:color="auto"/>
            <w:left w:val="none" w:sz="0" w:space="0" w:color="auto"/>
            <w:bottom w:val="none" w:sz="0" w:space="0" w:color="auto"/>
            <w:right w:val="none" w:sz="0" w:space="0" w:color="auto"/>
          </w:divBdr>
        </w:div>
        <w:div w:id="622730540">
          <w:marLeft w:val="480"/>
          <w:marRight w:val="0"/>
          <w:marTop w:val="0"/>
          <w:marBottom w:val="0"/>
          <w:divBdr>
            <w:top w:val="none" w:sz="0" w:space="0" w:color="auto"/>
            <w:left w:val="none" w:sz="0" w:space="0" w:color="auto"/>
            <w:bottom w:val="none" w:sz="0" w:space="0" w:color="auto"/>
            <w:right w:val="none" w:sz="0" w:space="0" w:color="auto"/>
          </w:divBdr>
        </w:div>
        <w:div w:id="726417246">
          <w:marLeft w:val="480"/>
          <w:marRight w:val="0"/>
          <w:marTop w:val="0"/>
          <w:marBottom w:val="0"/>
          <w:divBdr>
            <w:top w:val="none" w:sz="0" w:space="0" w:color="auto"/>
            <w:left w:val="none" w:sz="0" w:space="0" w:color="auto"/>
            <w:bottom w:val="none" w:sz="0" w:space="0" w:color="auto"/>
            <w:right w:val="none" w:sz="0" w:space="0" w:color="auto"/>
          </w:divBdr>
        </w:div>
        <w:div w:id="865404406">
          <w:marLeft w:val="480"/>
          <w:marRight w:val="0"/>
          <w:marTop w:val="0"/>
          <w:marBottom w:val="0"/>
          <w:divBdr>
            <w:top w:val="none" w:sz="0" w:space="0" w:color="auto"/>
            <w:left w:val="none" w:sz="0" w:space="0" w:color="auto"/>
            <w:bottom w:val="none" w:sz="0" w:space="0" w:color="auto"/>
            <w:right w:val="none" w:sz="0" w:space="0" w:color="auto"/>
          </w:divBdr>
        </w:div>
      </w:divsChild>
    </w:div>
    <w:div w:id="531186057">
      <w:bodyDiv w:val="1"/>
      <w:marLeft w:val="0"/>
      <w:marRight w:val="0"/>
      <w:marTop w:val="0"/>
      <w:marBottom w:val="0"/>
      <w:divBdr>
        <w:top w:val="none" w:sz="0" w:space="0" w:color="auto"/>
        <w:left w:val="none" w:sz="0" w:space="0" w:color="auto"/>
        <w:bottom w:val="none" w:sz="0" w:space="0" w:color="auto"/>
        <w:right w:val="none" w:sz="0" w:space="0" w:color="auto"/>
      </w:divBdr>
    </w:div>
    <w:div w:id="533930922">
      <w:bodyDiv w:val="1"/>
      <w:marLeft w:val="0"/>
      <w:marRight w:val="0"/>
      <w:marTop w:val="0"/>
      <w:marBottom w:val="0"/>
      <w:divBdr>
        <w:top w:val="none" w:sz="0" w:space="0" w:color="auto"/>
        <w:left w:val="none" w:sz="0" w:space="0" w:color="auto"/>
        <w:bottom w:val="none" w:sz="0" w:space="0" w:color="auto"/>
        <w:right w:val="none" w:sz="0" w:space="0" w:color="auto"/>
      </w:divBdr>
    </w:div>
    <w:div w:id="534392950">
      <w:bodyDiv w:val="1"/>
      <w:marLeft w:val="0"/>
      <w:marRight w:val="0"/>
      <w:marTop w:val="0"/>
      <w:marBottom w:val="0"/>
      <w:divBdr>
        <w:top w:val="none" w:sz="0" w:space="0" w:color="auto"/>
        <w:left w:val="none" w:sz="0" w:space="0" w:color="auto"/>
        <w:bottom w:val="none" w:sz="0" w:space="0" w:color="auto"/>
        <w:right w:val="none" w:sz="0" w:space="0" w:color="auto"/>
      </w:divBdr>
    </w:div>
    <w:div w:id="535314636">
      <w:bodyDiv w:val="1"/>
      <w:marLeft w:val="0"/>
      <w:marRight w:val="0"/>
      <w:marTop w:val="0"/>
      <w:marBottom w:val="0"/>
      <w:divBdr>
        <w:top w:val="none" w:sz="0" w:space="0" w:color="auto"/>
        <w:left w:val="none" w:sz="0" w:space="0" w:color="auto"/>
        <w:bottom w:val="none" w:sz="0" w:space="0" w:color="auto"/>
        <w:right w:val="none" w:sz="0" w:space="0" w:color="auto"/>
      </w:divBdr>
    </w:div>
    <w:div w:id="542255255">
      <w:bodyDiv w:val="1"/>
      <w:marLeft w:val="0"/>
      <w:marRight w:val="0"/>
      <w:marTop w:val="0"/>
      <w:marBottom w:val="0"/>
      <w:divBdr>
        <w:top w:val="none" w:sz="0" w:space="0" w:color="auto"/>
        <w:left w:val="none" w:sz="0" w:space="0" w:color="auto"/>
        <w:bottom w:val="none" w:sz="0" w:space="0" w:color="auto"/>
        <w:right w:val="none" w:sz="0" w:space="0" w:color="auto"/>
      </w:divBdr>
    </w:div>
    <w:div w:id="542325729">
      <w:bodyDiv w:val="1"/>
      <w:marLeft w:val="0"/>
      <w:marRight w:val="0"/>
      <w:marTop w:val="0"/>
      <w:marBottom w:val="0"/>
      <w:divBdr>
        <w:top w:val="none" w:sz="0" w:space="0" w:color="auto"/>
        <w:left w:val="none" w:sz="0" w:space="0" w:color="auto"/>
        <w:bottom w:val="none" w:sz="0" w:space="0" w:color="auto"/>
        <w:right w:val="none" w:sz="0" w:space="0" w:color="auto"/>
      </w:divBdr>
    </w:div>
    <w:div w:id="552277005">
      <w:bodyDiv w:val="1"/>
      <w:marLeft w:val="0"/>
      <w:marRight w:val="0"/>
      <w:marTop w:val="0"/>
      <w:marBottom w:val="0"/>
      <w:divBdr>
        <w:top w:val="none" w:sz="0" w:space="0" w:color="auto"/>
        <w:left w:val="none" w:sz="0" w:space="0" w:color="auto"/>
        <w:bottom w:val="none" w:sz="0" w:space="0" w:color="auto"/>
        <w:right w:val="none" w:sz="0" w:space="0" w:color="auto"/>
      </w:divBdr>
    </w:div>
    <w:div w:id="554242911">
      <w:bodyDiv w:val="1"/>
      <w:marLeft w:val="0"/>
      <w:marRight w:val="0"/>
      <w:marTop w:val="0"/>
      <w:marBottom w:val="0"/>
      <w:divBdr>
        <w:top w:val="none" w:sz="0" w:space="0" w:color="auto"/>
        <w:left w:val="none" w:sz="0" w:space="0" w:color="auto"/>
        <w:bottom w:val="none" w:sz="0" w:space="0" w:color="auto"/>
        <w:right w:val="none" w:sz="0" w:space="0" w:color="auto"/>
      </w:divBdr>
    </w:div>
    <w:div w:id="554662203">
      <w:bodyDiv w:val="1"/>
      <w:marLeft w:val="0"/>
      <w:marRight w:val="0"/>
      <w:marTop w:val="0"/>
      <w:marBottom w:val="0"/>
      <w:divBdr>
        <w:top w:val="none" w:sz="0" w:space="0" w:color="auto"/>
        <w:left w:val="none" w:sz="0" w:space="0" w:color="auto"/>
        <w:bottom w:val="none" w:sz="0" w:space="0" w:color="auto"/>
        <w:right w:val="none" w:sz="0" w:space="0" w:color="auto"/>
      </w:divBdr>
    </w:div>
    <w:div w:id="555631795">
      <w:bodyDiv w:val="1"/>
      <w:marLeft w:val="0"/>
      <w:marRight w:val="0"/>
      <w:marTop w:val="0"/>
      <w:marBottom w:val="0"/>
      <w:divBdr>
        <w:top w:val="none" w:sz="0" w:space="0" w:color="auto"/>
        <w:left w:val="none" w:sz="0" w:space="0" w:color="auto"/>
        <w:bottom w:val="none" w:sz="0" w:space="0" w:color="auto"/>
        <w:right w:val="none" w:sz="0" w:space="0" w:color="auto"/>
      </w:divBdr>
    </w:div>
    <w:div w:id="556167932">
      <w:bodyDiv w:val="1"/>
      <w:marLeft w:val="0"/>
      <w:marRight w:val="0"/>
      <w:marTop w:val="0"/>
      <w:marBottom w:val="0"/>
      <w:divBdr>
        <w:top w:val="none" w:sz="0" w:space="0" w:color="auto"/>
        <w:left w:val="none" w:sz="0" w:space="0" w:color="auto"/>
        <w:bottom w:val="none" w:sz="0" w:space="0" w:color="auto"/>
        <w:right w:val="none" w:sz="0" w:space="0" w:color="auto"/>
      </w:divBdr>
    </w:div>
    <w:div w:id="556475298">
      <w:bodyDiv w:val="1"/>
      <w:marLeft w:val="0"/>
      <w:marRight w:val="0"/>
      <w:marTop w:val="0"/>
      <w:marBottom w:val="0"/>
      <w:divBdr>
        <w:top w:val="none" w:sz="0" w:space="0" w:color="auto"/>
        <w:left w:val="none" w:sz="0" w:space="0" w:color="auto"/>
        <w:bottom w:val="none" w:sz="0" w:space="0" w:color="auto"/>
        <w:right w:val="none" w:sz="0" w:space="0" w:color="auto"/>
      </w:divBdr>
    </w:div>
    <w:div w:id="557009923">
      <w:bodyDiv w:val="1"/>
      <w:marLeft w:val="0"/>
      <w:marRight w:val="0"/>
      <w:marTop w:val="0"/>
      <w:marBottom w:val="0"/>
      <w:divBdr>
        <w:top w:val="none" w:sz="0" w:space="0" w:color="auto"/>
        <w:left w:val="none" w:sz="0" w:space="0" w:color="auto"/>
        <w:bottom w:val="none" w:sz="0" w:space="0" w:color="auto"/>
        <w:right w:val="none" w:sz="0" w:space="0" w:color="auto"/>
      </w:divBdr>
    </w:div>
    <w:div w:id="559445683">
      <w:bodyDiv w:val="1"/>
      <w:marLeft w:val="0"/>
      <w:marRight w:val="0"/>
      <w:marTop w:val="0"/>
      <w:marBottom w:val="0"/>
      <w:divBdr>
        <w:top w:val="none" w:sz="0" w:space="0" w:color="auto"/>
        <w:left w:val="none" w:sz="0" w:space="0" w:color="auto"/>
        <w:bottom w:val="none" w:sz="0" w:space="0" w:color="auto"/>
        <w:right w:val="none" w:sz="0" w:space="0" w:color="auto"/>
      </w:divBdr>
    </w:div>
    <w:div w:id="562328423">
      <w:bodyDiv w:val="1"/>
      <w:marLeft w:val="0"/>
      <w:marRight w:val="0"/>
      <w:marTop w:val="0"/>
      <w:marBottom w:val="0"/>
      <w:divBdr>
        <w:top w:val="none" w:sz="0" w:space="0" w:color="auto"/>
        <w:left w:val="none" w:sz="0" w:space="0" w:color="auto"/>
        <w:bottom w:val="none" w:sz="0" w:space="0" w:color="auto"/>
        <w:right w:val="none" w:sz="0" w:space="0" w:color="auto"/>
      </w:divBdr>
      <w:divsChild>
        <w:div w:id="6912926">
          <w:marLeft w:val="480"/>
          <w:marRight w:val="0"/>
          <w:marTop w:val="0"/>
          <w:marBottom w:val="0"/>
          <w:divBdr>
            <w:top w:val="none" w:sz="0" w:space="0" w:color="auto"/>
            <w:left w:val="none" w:sz="0" w:space="0" w:color="auto"/>
            <w:bottom w:val="none" w:sz="0" w:space="0" w:color="auto"/>
            <w:right w:val="none" w:sz="0" w:space="0" w:color="auto"/>
          </w:divBdr>
        </w:div>
        <w:div w:id="103812219">
          <w:marLeft w:val="480"/>
          <w:marRight w:val="0"/>
          <w:marTop w:val="0"/>
          <w:marBottom w:val="0"/>
          <w:divBdr>
            <w:top w:val="none" w:sz="0" w:space="0" w:color="auto"/>
            <w:left w:val="none" w:sz="0" w:space="0" w:color="auto"/>
            <w:bottom w:val="none" w:sz="0" w:space="0" w:color="auto"/>
            <w:right w:val="none" w:sz="0" w:space="0" w:color="auto"/>
          </w:divBdr>
        </w:div>
        <w:div w:id="123933367">
          <w:marLeft w:val="480"/>
          <w:marRight w:val="0"/>
          <w:marTop w:val="0"/>
          <w:marBottom w:val="0"/>
          <w:divBdr>
            <w:top w:val="none" w:sz="0" w:space="0" w:color="auto"/>
            <w:left w:val="none" w:sz="0" w:space="0" w:color="auto"/>
            <w:bottom w:val="none" w:sz="0" w:space="0" w:color="auto"/>
            <w:right w:val="none" w:sz="0" w:space="0" w:color="auto"/>
          </w:divBdr>
        </w:div>
        <w:div w:id="128518574">
          <w:marLeft w:val="480"/>
          <w:marRight w:val="0"/>
          <w:marTop w:val="0"/>
          <w:marBottom w:val="0"/>
          <w:divBdr>
            <w:top w:val="none" w:sz="0" w:space="0" w:color="auto"/>
            <w:left w:val="none" w:sz="0" w:space="0" w:color="auto"/>
            <w:bottom w:val="none" w:sz="0" w:space="0" w:color="auto"/>
            <w:right w:val="none" w:sz="0" w:space="0" w:color="auto"/>
          </w:divBdr>
        </w:div>
        <w:div w:id="188224424">
          <w:marLeft w:val="480"/>
          <w:marRight w:val="0"/>
          <w:marTop w:val="0"/>
          <w:marBottom w:val="0"/>
          <w:divBdr>
            <w:top w:val="none" w:sz="0" w:space="0" w:color="auto"/>
            <w:left w:val="none" w:sz="0" w:space="0" w:color="auto"/>
            <w:bottom w:val="none" w:sz="0" w:space="0" w:color="auto"/>
            <w:right w:val="none" w:sz="0" w:space="0" w:color="auto"/>
          </w:divBdr>
        </w:div>
        <w:div w:id="339360889">
          <w:marLeft w:val="480"/>
          <w:marRight w:val="0"/>
          <w:marTop w:val="0"/>
          <w:marBottom w:val="0"/>
          <w:divBdr>
            <w:top w:val="none" w:sz="0" w:space="0" w:color="auto"/>
            <w:left w:val="none" w:sz="0" w:space="0" w:color="auto"/>
            <w:bottom w:val="none" w:sz="0" w:space="0" w:color="auto"/>
            <w:right w:val="none" w:sz="0" w:space="0" w:color="auto"/>
          </w:divBdr>
        </w:div>
        <w:div w:id="402141098">
          <w:marLeft w:val="480"/>
          <w:marRight w:val="0"/>
          <w:marTop w:val="0"/>
          <w:marBottom w:val="0"/>
          <w:divBdr>
            <w:top w:val="none" w:sz="0" w:space="0" w:color="auto"/>
            <w:left w:val="none" w:sz="0" w:space="0" w:color="auto"/>
            <w:bottom w:val="none" w:sz="0" w:space="0" w:color="auto"/>
            <w:right w:val="none" w:sz="0" w:space="0" w:color="auto"/>
          </w:divBdr>
        </w:div>
        <w:div w:id="432675909">
          <w:marLeft w:val="480"/>
          <w:marRight w:val="0"/>
          <w:marTop w:val="0"/>
          <w:marBottom w:val="0"/>
          <w:divBdr>
            <w:top w:val="none" w:sz="0" w:space="0" w:color="auto"/>
            <w:left w:val="none" w:sz="0" w:space="0" w:color="auto"/>
            <w:bottom w:val="none" w:sz="0" w:space="0" w:color="auto"/>
            <w:right w:val="none" w:sz="0" w:space="0" w:color="auto"/>
          </w:divBdr>
        </w:div>
        <w:div w:id="470903719">
          <w:marLeft w:val="480"/>
          <w:marRight w:val="0"/>
          <w:marTop w:val="0"/>
          <w:marBottom w:val="0"/>
          <w:divBdr>
            <w:top w:val="none" w:sz="0" w:space="0" w:color="auto"/>
            <w:left w:val="none" w:sz="0" w:space="0" w:color="auto"/>
            <w:bottom w:val="none" w:sz="0" w:space="0" w:color="auto"/>
            <w:right w:val="none" w:sz="0" w:space="0" w:color="auto"/>
          </w:divBdr>
        </w:div>
        <w:div w:id="670835285">
          <w:marLeft w:val="480"/>
          <w:marRight w:val="0"/>
          <w:marTop w:val="0"/>
          <w:marBottom w:val="0"/>
          <w:divBdr>
            <w:top w:val="none" w:sz="0" w:space="0" w:color="auto"/>
            <w:left w:val="none" w:sz="0" w:space="0" w:color="auto"/>
            <w:bottom w:val="none" w:sz="0" w:space="0" w:color="auto"/>
            <w:right w:val="none" w:sz="0" w:space="0" w:color="auto"/>
          </w:divBdr>
        </w:div>
        <w:div w:id="728648322">
          <w:marLeft w:val="480"/>
          <w:marRight w:val="0"/>
          <w:marTop w:val="0"/>
          <w:marBottom w:val="0"/>
          <w:divBdr>
            <w:top w:val="none" w:sz="0" w:space="0" w:color="auto"/>
            <w:left w:val="none" w:sz="0" w:space="0" w:color="auto"/>
            <w:bottom w:val="none" w:sz="0" w:space="0" w:color="auto"/>
            <w:right w:val="none" w:sz="0" w:space="0" w:color="auto"/>
          </w:divBdr>
        </w:div>
        <w:div w:id="729154402">
          <w:marLeft w:val="480"/>
          <w:marRight w:val="0"/>
          <w:marTop w:val="0"/>
          <w:marBottom w:val="0"/>
          <w:divBdr>
            <w:top w:val="none" w:sz="0" w:space="0" w:color="auto"/>
            <w:left w:val="none" w:sz="0" w:space="0" w:color="auto"/>
            <w:bottom w:val="none" w:sz="0" w:space="0" w:color="auto"/>
            <w:right w:val="none" w:sz="0" w:space="0" w:color="auto"/>
          </w:divBdr>
        </w:div>
        <w:div w:id="773015470">
          <w:marLeft w:val="480"/>
          <w:marRight w:val="0"/>
          <w:marTop w:val="0"/>
          <w:marBottom w:val="0"/>
          <w:divBdr>
            <w:top w:val="none" w:sz="0" w:space="0" w:color="auto"/>
            <w:left w:val="none" w:sz="0" w:space="0" w:color="auto"/>
            <w:bottom w:val="none" w:sz="0" w:space="0" w:color="auto"/>
            <w:right w:val="none" w:sz="0" w:space="0" w:color="auto"/>
          </w:divBdr>
        </w:div>
        <w:div w:id="801574741">
          <w:marLeft w:val="480"/>
          <w:marRight w:val="0"/>
          <w:marTop w:val="0"/>
          <w:marBottom w:val="0"/>
          <w:divBdr>
            <w:top w:val="none" w:sz="0" w:space="0" w:color="auto"/>
            <w:left w:val="none" w:sz="0" w:space="0" w:color="auto"/>
            <w:bottom w:val="none" w:sz="0" w:space="0" w:color="auto"/>
            <w:right w:val="none" w:sz="0" w:space="0" w:color="auto"/>
          </w:divBdr>
        </w:div>
        <w:div w:id="899287173">
          <w:marLeft w:val="480"/>
          <w:marRight w:val="0"/>
          <w:marTop w:val="0"/>
          <w:marBottom w:val="0"/>
          <w:divBdr>
            <w:top w:val="none" w:sz="0" w:space="0" w:color="auto"/>
            <w:left w:val="none" w:sz="0" w:space="0" w:color="auto"/>
            <w:bottom w:val="none" w:sz="0" w:space="0" w:color="auto"/>
            <w:right w:val="none" w:sz="0" w:space="0" w:color="auto"/>
          </w:divBdr>
        </w:div>
        <w:div w:id="901794291">
          <w:marLeft w:val="480"/>
          <w:marRight w:val="0"/>
          <w:marTop w:val="0"/>
          <w:marBottom w:val="0"/>
          <w:divBdr>
            <w:top w:val="none" w:sz="0" w:space="0" w:color="auto"/>
            <w:left w:val="none" w:sz="0" w:space="0" w:color="auto"/>
            <w:bottom w:val="none" w:sz="0" w:space="0" w:color="auto"/>
            <w:right w:val="none" w:sz="0" w:space="0" w:color="auto"/>
          </w:divBdr>
        </w:div>
        <w:div w:id="960498192">
          <w:marLeft w:val="480"/>
          <w:marRight w:val="0"/>
          <w:marTop w:val="0"/>
          <w:marBottom w:val="0"/>
          <w:divBdr>
            <w:top w:val="none" w:sz="0" w:space="0" w:color="auto"/>
            <w:left w:val="none" w:sz="0" w:space="0" w:color="auto"/>
            <w:bottom w:val="none" w:sz="0" w:space="0" w:color="auto"/>
            <w:right w:val="none" w:sz="0" w:space="0" w:color="auto"/>
          </w:divBdr>
        </w:div>
        <w:div w:id="1175531010">
          <w:marLeft w:val="480"/>
          <w:marRight w:val="0"/>
          <w:marTop w:val="0"/>
          <w:marBottom w:val="0"/>
          <w:divBdr>
            <w:top w:val="none" w:sz="0" w:space="0" w:color="auto"/>
            <w:left w:val="none" w:sz="0" w:space="0" w:color="auto"/>
            <w:bottom w:val="none" w:sz="0" w:space="0" w:color="auto"/>
            <w:right w:val="none" w:sz="0" w:space="0" w:color="auto"/>
          </w:divBdr>
        </w:div>
        <w:div w:id="1440300543">
          <w:marLeft w:val="480"/>
          <w:marRight w:val="0"/>
          <w:marTop w:val="0"/>
          <w:marBottom w:val="0"/>
          <w:divBdr>
            <w:top w:val="none" w:sz="0" w:space="0" w:color="auto"/>
            <w:left w:val="none" w:sz="0" w:space="0" w:color="auto"/>
            <w:bottom w:val="none" w:sz="0" w:space="0" w:color="auto"/>
            <w:right w:val="none" w:sz="0" w:space="0" w:color="auto"/>
          </w:divBdr>
        </w:div>
        <w:div w:id="1550144473">
          <w:marLeft w:val="480"/>
          <w:marRight w:val="0"/>
          <w:marTop w:val="0"/>
          <w:marBottom w:val="0"/>
          <w:divBdr>
            <w:top w:val="none" w:sz="0" w:space="0" w:color="auto"/>
            <w:left w:val="none" w:sz="0" w:space="0" w:color="auto"/>
            <w:bottom w:val="none" w:sz="0" w:space="0" w:color="auto"/>
            <w:right w:val="none" w:sz="0" w:space="0" w:color="auto"/>
          </w:divBdr>
        </w:div>
        <w:div w:id="1581476098">
          <w:marLeft w:val="480"/>
          <w:marRight w:val="0"/>
          <w:marTop w:val="0"/>
          <w:marBottom w:val="0"/>
          <w:divBdr>
            <w:top w:val="none" w:sz="0" w:space="0" w:color="auto"/>
            <w:left w:val="none" w:sz="0" w:space="0" w:color="auto"/>
            <w:bottom w:val="none" w:sz="0" w:space="0" w:color="auto"/>
            <w:right w:val="none" w:sz="0" w:space="0" w:color="auto"/>
          </w:divBdr>
        </w:div>
        <w:div w:id="1707214565">
          <w:marLeft w:val="480"/>
          <w:marRight w:val="0"/>
          <w:marTop w:val="0"/>
          <w:marBottom w:val="0"/>
          <w:divBdr>
            <w:top w:val="none" w:sz="0" w:space="0" w:color="auto"/>
            <w:left w:val="none" w:sz="0" w:space="0" w:color="auto"/>
            <w:bottom w:val="none" w:sz="0" w:space="0" w:color="auto"/>
            <w:right w:val="none" w:sz="0" w:space="0" w:color="auto"/>
          </w:divBdr>
        </w:div>
        <w:div w:id="1755206353">
          <w:marLeft w:val="480"/>
          <w:marRight w:val="0"/>
          <w:marTop w:val="0"/>
          <w:marBottom w:val="0"/>
          <w:divBdr>
            <w:top w:val="none" w:sz="0" w:space="0" w:color="auto"/>
            <w:left w:val="none" w:sz="0" w:space="0" w:color="auto"/>
            <w:bottom w:val="none" w:sz="0" w:space="0" w:color="auto"/>
            <w:right w:val="none" w:sz="0" w:space="0" w:color="auto"/>
          </w:divBdr>
        </w:div>
        <w:div w:id="1779567053">
          <w:marLeft w:val="480"/>
          <w:marRight w:val="0"/>
          <w:marTop w:val="0"/>
          <w:marBottom w:val="0"/>
          <w:divBdr>
            <w:top w:val="none" w:sz="0" w:space="0" w:color="auto"/>
            <w:left w:val="none" w:sz="0" w:space="0" w:color="auto"/>
            <w:bottom w:val="none" w:sz="0" w:space="0" w:color="auto"/>
            <w:right w:val="none" w:sz="0" w:space="0" w:color="auto"/>
          </w:divBdr>
        </w:div>
        <w:div w:id="1806586196">
          <w:marLeft w:val="480"/>
          <w:marRight w:val="0"/>
          <w:marTop w:val="0"/>
          <w:marBottom w:val="0"/>
          <w:divBdr>
            <w:top w:val="none" w:sz="0" w:space="0" w:color="auto"/>
            <w:left w:val="none" w:sz="0" w:space="0" w:color="auto"/>
            <w:bottom w:val="none" w:sz="0" w:space="0" w:color="auto"/>
            <w:right w:val="none" w:sz="0" w:space="0" w:color="auto"/>
          </w:divBdr>
        </w:div>
        <w:div w:id="1828670784">
          <w:marLeft w:val="480"/>
          <w:marRight w:val="0"/>
          <w:marTop w:val="0"/>
          <w:marBottom w:val="0"/>
          <w:divBdr>
            <w:top w:val="none" w:sz="0" w:space="0" w:color="auto"/>
            <w:left w:val="none" w:sz="0" w:space="0" w:color="auto"/>
            <w:bottom w:val="none" w:sz="0" w:space="0" w:color="auto"/>
            <w:right w:val="none" w:sz="0" w:space="0" w:color="auto"/>
          </w:divBdr>
        </w:div>
        <w:div w:id="2053529184">
          <w:marLeft w:val="480"/>
          <w:marRight w:val="0"/>
          <w:marTop w:val="0"/>
          <w:marBottom w:val="0"/>
          <w:divBdr>
            <w:top w:val="none" w:sz="0" w:space="0" w:color="auto"/>
            <w:left w:val="none" w:sz="0" w:space="0" w:color="auto"/>
            <w:bottom w:val="none" w:sz="0" w:space="0" w:color="auto"/>
            <w:right w:val="none" w:sz="0" w:space="0" w:color="auto"/>
          </w:divBdr>
        </w:div>
        <w:div w:id="2066684834">
          <w:marLeft w:val="480"/>
          <w:marRight w:val="0"/>
          <w:marTop w:val="0"/>
          <w:marBottom w:val="0"/>
          <w:divBdr>
            <w:top w:val="none" w:sz="0" w:space="0" w:color="auto"/>
            <w:left w:val="none" w:sz="0" w:space="0" w:color="auto"/>
            <w:bottom w:val="none" w:sz="0" w:space="0" w:color="auto"/>
            <w:right w:val="none" w:sz="0" w:space="0" w:color="auto"/>
          </w:divBdr>
        </w:div>
        <w:div w:id="2069720978">
          <w:marLeft w:val="480"/>
          <w:marRight w:val="0"/>
          <w:marTop w:val="0"/>
          <w:marBottom w:val="0"/>
          <w:divBdr>
            <w:top w:val="none" w:sz="0" w:space="0" w:color="auto"/>
            <w:left w:val="none" w:sz="0" w:space="0" w:color="auto"/>
            <w:bottom w:val="none" w:sz="0" w:space="0" w:color="auto"/>
            <w:right w:val="none" w:sz="0" w:space="0" w:color="auto"/>
          </w:divBdr>
        </w:div>
      </w:divsChild>
    </w:div>
    <w:div w:id="564417626">
      <w:bodyDiv w:val="1"/>
      <w:marLeft w:val="0"/>
      <w:marRight w:val="0"/>
      <w:marTop w:val="0"/>
      <w:marBottom w:val="0"/>
      <w:divBdr>
        <w:top w:val="none" w:sz="0" w:space="0" w:color="auto"/>
        <w:left w:val="none" w:sz="0" w:space="0" w:color="auto"/>
        <w:bottom w:val="none" w:sz="0" w:space="0" w:color="auto"/>
        <w:right w:val="none" w:sz="0" w:space="0" w:color="auto"/>
      </w:divBdr>
    </w:div>
    <w:div w:id="566305888">
      <w:bodyDiv w:val="1"/>
      <w:marLeft w:val="0"/>
      <w:marRight w:val="0"/>
      <w:marTop w:val="0"/>
      <w:marBottom w:val="0"/>
      <w:divBdr>
        <w:top w:val="none" w:sz="0" w:space="0" w:color="auto"/>
        <w:left w:val="none" w:sz="0" w:space="0" w:color="auto"/>
        <w:bottom w:val="none" w:sz="0" w:space="0" w:color="auto"/>
        <w:right w:val="none" w:sz="0" w:space="0" w:color="auto"/>
      </w:divBdr>
    </w:div>
    <w:div w:id="569850032">
      <w:bodyDiv w:val="1"/>
      <w:marLeft w:val="0"/>
      <w:marRight w:val="0"/>
      <w:marTop w:val="0"/>
      <w:marBottom w:val="0"/>
      <w:divBdr>
        <w:top w:val="none" w:sz="0" w:space="0" w:color="auto"/>
        <w:left w:val="none" w:sz="0" w:space="0" w:color="auto"/>
        <w:bottom w:val="none" w:sz="0" w:space="0" w:color="auto"/>
        <w:right w:val="none" w:sz="0" w:space="0" w:color="auto"/>
      </w:divBdr>
    </w:div>
    <w:div w:id="573928281">
      <w:bodyDiv w:val="1"/>
      <w:marLeft w:val="0"/>
      <w:marRight w:val="0"/>
      <w:marTop w:val="0"/>
      <w:marBottom w:val="0"/>
      <w:divBdr>
        <w:top w:val="none" w:sz="0" w:space="0" w:color="auto"/>
        <w:left w:val="none" w:sz="0" w:space="0" w:color="auto"/>
        <w:bottom w:val="none" w:sz="0" w:space="0" w:color="auto"/>
        <w:right w:val="none" w:sz="0" w:space="0" w:color="auto"/>
      </w:divBdr>
    </w:div>
    <w:div w:id="575475237">
      <w:bodyDiv w:val="1"/>
      <w:marLeft w:val="0"/>
      <w:marRight w:val="0"/>
      <w:marTop w:val="0"/>
      <w:marBottom w:val="0"/>
      <w:divBdr>
        <w:top w:val="none" w:sz="0" w:space="0" w:color="auto"/>
        <w:left w:val="none" w:sz="0" w:space="0" w:color="auto"/>
        <w:bottom w:val="none" w:sz="0" w:space="0" w:color="auto"/>
        <w:right w:val="none" w:sz="0" w:space="0" w:color="auto"/>
      </w:divBdr>
    </w:div>
    <w:div w:id="581376707">
      <w:bodyDiv w:val="1"/>
      <w:marLeft w:val="0"/>
      <w:marRight w:val="0"/>
      <w:marTop w:val="0"/>
      <w:marBottom w:val="0"/>
      <w:divBdr>
        <w:top w:val="none" w:sz="0" w:space="0" w:color="auto"/>
        <w:left w:val="none" w:sz="0" w:space="0" w:color="auto"/>
        <w:bottom w:val="none" w:sz="0" w:space="0" w:color="auto"/>
        <w:right w:val="none" w:sz="0" w:space="0" w:color="auto"/>
      </w:divBdr>
    </w:div>
    <w:div w:id="586309137">
      <w:bodyDiv w:val="1"/>
      <w:marLeft w:val="0"/>
      <w:marRight w:val="0"/>
      <w:marTop w:val="0"/>
      <w:marBottom w:val="0"/>
      <w:divBdr>
        <w:top w:val="none" w:sz="0" w:space="0" w:color="auto"/>
        <w:left w:val="none" w:sz="0" w:space="0" w:color="auto"/>
        <w:bottom w:val="none" w:sz="0" w:space="0" w:color="auto"/>
        <w:right w:val="none" w:sz="0" w:space="0" w:color="auto"/>
      </w:divBdr>
    </w:div>
    <w:div w:id="586500772">
      <w:bodyDiv w:val="1"/>
      <w:marLeft w:val="0"/>
      <w:marRight w:val="0"/>
      <w:marTop w:val="0"/>
      <w:marBottom w:val="0"/>
      <w:divBdr>
        <w:top w:val="none" w:sz="0" w:space="0" w:color="auto"/>
        <w:left w:val="none" w:sz="0" w:space="0" w:color="auto"/>
        <w:bottom w:val="none" w:sz="0" w:space="0" w:color="auto"/>
        <w:right w:val="none" w:sz="0" w:space="0" w:color="auto"/>
      </w:divBdr>
    </w:div>
    <w:div w:id="587692536">
      <w:bodyDiv w:val="1"/>
      <w:marLeft w:val="0"/>
      <w:marRight w:val="0"/>
      <w:marTop w:val="0"/>
      <w:marBottom w:val="0"/>
      <w:divBdr>
        <w:top w:val="none" w:sz="0" w:space="0" w:color="auto"/>
        <w:left w:val="none" w:sz="0" w:space="0" w:color="auto"/>
        <w:bottom w:val="none" w:sz="0" w:space="0" w:color="auto"/>
        <w:right w:val="none" w:sz="0" w:space="0" w:color="auto"/>
      </w:divBdr>
    </w:div>
    <w:div w:id="588121898">
      <w:bodyDiv w:val="1"/>
      <w:marLeft w:val="0"/>
      <w:marRight w:val="0"/>
      <w:marTop w:val="0"/>
      <w:marBottom w:val="0"/>
      <w:divBdr>
        <w:top w:val="none" w:sz="0" w:space="0" w:color="auto"/>
        <w:left w:val="none" w:sz="0" w:space="0" w:color="auto"/>
        <w:bottom w:val="none" w:sz="0" w:space="0" w:color="auto"/>
        <w:right w:val="none" w:sz="0" w:space="0" w:color="auto"/>
      </w:divBdr>
    </w:div>
    <w:div w:id="589310903">
      <w:bodyDiv w:val="1"/>
      <w:marLeft w:val="0"/>
      <w:marRight w:val="0"/>
      <w:marTop w:val="0"/>
      <w:marBottom w:val="0"/>
      <w:divBdr>
        <w:top w:val="none" w:sz="0" w:space="0" w:color="auto"/>
        <w:left w:val="none" w:sz="0" w:space="0" w:color="auto"/>
        <w:bottom w:val="none" w:sz="0" w:space="0" w:color="auto"/>
        <w:right w:val="none" w:sz="0" w:space="0" w:color="auto"/>
      </w:divBdr>
    </w:div>
    <w:div w:id="590434101">
      <w:bodyDiv w:val="1"/>
      <w:marLeft w:val="0"/>
      <w:marRight w:val="0"/>
      <w:marTop w:val="0"/>
      <w:marBottom w:val="0"/>
      <w:divBdr>
        <w:top w:val="none" w:sz="0" w:space="0" w:color="auto"/>
        <w:left w:val="none" w:sz="0" w:space="0" w:color="auto"/>
        <w:bottom w:val="none" w:sz="0" w:space="0" w:color="auto"/>
        <w:right w:val="none" w:sz="0" w:space="0" w:color="auto"/>
      </w:divBdr>
    </w:div>
    <w:div w:id="597178588">
      <w:bodyDiv w:val="1"/>
      <w:marLeft w:val="0"/>
      <w:marRight w:val="0"/>
      <w:marTop w:val="0"/>
      <w:marBottom w:val="0"/>
      <w:divBdr>
        <w:top w:val="none" w:sz="0" w:space="0" w:color="auto"/>
        <w:left w:val="none" w:sz="0" w:space="0" w:color="auto"/>
        <w:bottom w:val="none" w:sz="0" w:space="0" w:color="auto"/>
        <w:right w:val="none" w:sz="0" w:space="0" w:color="auto"/>
      </w:divBdr>
    </w:div>
    <w:div w:id="599026863">
      <w:bodyDiv w:val="1"/>
      <w:marLeft w:val="0"/>
      <w:marRight w:val="0"/>
      <w:marTop w:val="0"/>
      <w:marBottom w:val="0"/>
      <w:divBdr>
        <w:top w:val="none" w:sz="0" w:space="0" w:color="auto"/>
        <w:left w:val="none" w:sz="0" w:space="0" w:color="auto"/>
        <w:bottom w:val="none" w:sz="0" w:space="0" w:color="auto"/>
        <w:right w:val="none" w:sz="0" w:space="0" w:color="auto"/>
      </w:divBdr>
    </w:div>
    <w:div w:id="610626009">
      <w:bodyDiv w:val="1"/>
      <w:marLeft w:val="0"/>
      <w:marRight w:val="0"/>
      <w:marTop w:val="0"/>
      <w:marBottom w:val="0"/>
      <w:divBdr>
        <w:top w:val="none" w:sz="0" w:space="0" w:color="auto"/>
        <w:left w:val="none" w:sz="0" w:space="0" w:color="auto"/>
        <w:bottom w:val="none" w:sz="0" w:space="0" w:color="auto"/>
        <w:right w:val="none" w:sz="0" w:space="0" w:color="auto"/>
      </w:divBdr>
    </w:div>
    <w:div w:id="612060076">
      <w:bodyDiv w:val="1"/>
      <w:marLeft w:val="0"/>
      <w:marRight w:val="0"/>
      <w:marTop w:val="0"/>
      <w:marBottom w:val="0"/>
      <w:divBdr>
        <w:top w:val="none" w:sz="0" w:space="0" w:color="auto"/>
        <w:left w:val="none" w:sz="0" w:space="0" w:color="auto"/>
        <w:bottom w:val="none" w:sz="0" w:space="0" w:color="auto"/>
        <w:right w:val="none" w:sz="0" w:space="0" w:color="auto"/>
      </w:divBdr>
    </w:div>
    <w:div w:id="613438493">
      <w:bodyDiv w:val="1"/>
      <w:marLeft w:val="0"/>
      <w:marRight w:val="0"/>
      <w:marTop w:val="0"/>
      <w:marBottom w:val="0"/>
      <w:divBdr>
        <w:top w:val="none" w:sz="0" w:space="0" w:color="auto"/>
        <w:left w:val="none" w:sz="0" w:space="0" w:color="auto"/>
        <w:bottom w:val="none" w:sz="0" w:space="0" w:color="auto"/>
        <w:right w:val="none" w:sz="0" w:space="0" w:color="auto"/>
      </w:divBdr>
    </w:div>
    <w:div w:id="614794552">
      <w:bodyDiv w:val="1"/>
      <w:marLeft w:val="0"/>
      <w:marRight w:val="0"/>
      <w:marTop w:val="0"/>
      <w:marBottom w:val="0"/>
      <w:divBdr>
        <w:top w:val="none" w:sz="0" w:space="0" w:color="auto"/>
        <w:left w:val="none" w:sz="0" w:space="0" w:color="auto"/>
        <w:bottom w:val="none" w:sz="0" w:space="0" w:color="auto"/>
        <w:right w:val="none" w:sz="0" w:space="0" w:color="auto"/>
      </w:divBdr>
    </w:div>
    <w:div w:id="618295613">
      <w:bodyDiv w:val="1"/>
      <w:marLeft w:val="0"/>
      <w:marRight w:val="0"/>
      <w:marTop w:val="0"/>
      <w:marBottom w:val="0"/>
      <w:divBdr>
        <w:top w:val="none" w:sz="0" w:space="0" w:color="auto"/>
        <w:left w:val="none" w:sz="0" w:space="0" w:color="auto"/>
        <w:bottom w:val="none" w:sz="0" w:space="0" w:color="auto"/>
        <w:right w:val="none" w:sz="0" w:space="0" w:color="auto"/>
      </w:divBdr>
    </w:div>
    <w:div w:id="624192265">
      <w:bodyDiv w:val="1"/>
      <w:marLeft w:val="0"/>
      <w:marRight w:val="0"/>
      <w:marTop w:val="0"/>
      <w:marBottom w:val="0"/>
      <w:divBdr>
        <w:top w:val="none" w:sz="0" w:space="0" w:color="auto"/>
        <w:left w:val="none" w:sz="0" w:space="0" w:color="auto"/>
        <w:bottom w:val="none" w:sz="0" w:space="0" w:color="auto"/>
        <w:right w:val="none" w:sz="0" w:space="0" w:color="auto"/>
      </w:divBdr>
    </w:div>
    <w:div w:id="626854976">
      <w:bodyDiv w:val="1"/>
      <w:marLeft w:val="0"/>
      <w:marRight w:val="0"/>
      <w:marTop w:val="0"/>
      <w:marBottom w:val="0"/>
      <w:divBdr>
        <w:top w:val="none" w:sz="0" w:space="0" w:color="auto"/>
        <w:left w:val="none" w:sz="0" w:space="0" w:color="auto"/>
        <w:bottom w:val="none" w:sz="0" w:space="0" w:color="auto"/>
        <w:right w:val="none" w:sz="0" w:space="0" w:color="auto"/>
      </w:divBdr>
    </w:div>
    <w:div w:id="631206625">
      <w:bodyDiv w:val="1"/>
      <w:marLeft w:val="0"/>
      <w:marRight w:val="0"/>
      <w:marTop w:val="0"/>
      <w:marBottom w:val="0"/>
      <w:divBdr>
        <w:top w:val="none" w:sz="0" w:space="0" w:color="auto"/>
        <w:left w:val="none" w:sz="0" w:space="0" w:color="auto"/>
        <w:bottom w:val="none" w:sz="0" w:space="0" w:color="auto"/>
        <w:right w:val="none" w:sz="0" w:space="0" w:color="auto"/>
      </w:divBdr>
    </w:div>
    <w:div w:id="632248803">
      <w:bodyDiv w:val="1"/>
      <w:marLeft w:val="0"/>
      <w:marRight w:val="0"/>
      <w:marTop w:val="0"/>
      <w:marBottom w:val="0"/>
      <w:divBdr>
        <w:top w:val="none" w:sz="0" w:space="0" w:color="auto"/>
        <w:left w:val="none" w:sz="0" w:space="0" w:color="auto"/>
        <w:bottom w:val="none" w:sz="0" w:space="0" w:color="auto"/>
        <w:right w:val="none" w:sz="0" w:space="0" w:color="auto"/>
      </w:divBdr>
    </w:div>
    <w:div w:id="639189479">
      <w:bodyDiv w:val="1"/>
      <w:marLeft w:val="0"/>
      <w:marRight w:val="0"/>
      <w:marTop w:val="0"/>
      <w:marBottom w:val="0"/>
      <w:divBdr>
        <w:top w:val="none" w:sz="0" w:space="0" w:color="auto"/>
        <w:left w:val="none" w:sz="0" w:space="0" w:color="auto"/>
        <w:bottom w:val="none" w:sz="0" w:space="0" w:color="auto"/>
        <w:right w:val="none" w:sz="0" w:space="0" w:color="auto"/>
      </w:divBdr>
    </w:div>
    <w:div w:id="639501125">
      <w:bodyDiv w:val="1"/>
      <w:marLeft w:val="0"/>
      <w:marRight w:val="0"/>
      <w:marTop w:val="0"/>
      <w:marBottom w:val="0"/>
      <w:divBdr>
        <w:top w:val="none" w:sz="0" w:space="0" w:color="auto"/>
        <w:left w:val="none" w:sz="0" w:space="0" w:color="auto"/>
        <w:bottom w:val="none" w:sz="0" w:space="0" w:color="auto"/>
        <w:right w:val="none" w:sz="0" w:space="0" w:color="auto"/>
      </w:divBdr>
      <w:divsChild>
        <w:div w:id="61295152">
          <w:marLeft w:val="480"/>
          <w:marRight w:val="0"/>
          <w:marTop w:val="0"/>
          <w:marBottom w:val="0"/>
          <w:divBdr>
            <w:top w:val="none" w:sz="0" w:space="0" w:color="auto"/>
            <w:left w:val="none" w:sz="0" w:space="0" w:color="auto"/>
            <w:bottom w:val="none" w:sz="0" w:space="0" w:color="auto"/>
            <w:right w:val="none" w:sz="0" w:space="0" w:color="auto"/>
          </w:divBdr>
        </w:div>
        <w:div w:id="71396981">
          <w:marLeft w:val="480"/>
          <w:marRight w:val="0"/>
          <w:marTop w:val="0"/>
          <w:marBottom w:val="0"/>
          <w:divBdr>
            <w:top w:val="none" w:sz="0" w:space="0" w:color="auto"/>
            <w:left w:val="none" w:sz="0" w:space="0" w:color="auto"/>
            <w:bottom w:val="none" w:sz="0" w:space="0" w:color="auto"/>
            <w:right w:val="none" w:sz="0" w:space="0" w:color="auto"/>
          </w:divBdr>
        </w:div>
        <w:div w:id="324630267">
          <w:marLeft w:val="480"/>
          <w:marRight w:val="0"/>
          <w:marTop w:val="0"/>
          <w:marBottom w:val="0"/>
          <w:divBdr>
            <w:top w:val="none" w:sz="0" w:space="0" w:color="auto"/>
            <w:left w:val="none" w:sz="0" w:space="0" w:color="auto"/>
            <w:bottom w:val="none" w:sz="0" w:space="0" w:color="auto"/>
            <w:right w:val="none" w:sz="0" w:space="0" w:color="auto"/>
          </w:divBdr>
        </w:div>
        <w:div w:id="348917686">
          <w:marLeft w:val="480"/>
          <w:marRight w:val="0"/>
          <w:marTop w:val="0"/>
          <w:marBottom w:val="0"/>
          <w:divBdr>
            <w:top w:val="none" w:sz="0" w:space="0" w:color="auto"/>
            <w:left w:val="none" w:sz="0" w:space="0" w:color="auto"/>
            <w:bottom w:val="none" w:sz="0" w:space="0" w:color="auto"/>
            <w:right w:val="none" w:sz="0" w:space="0" w:color="auto"/>
          </w:divBdr>
        </w:div>
        <w:div w:id="486634822">
          <w:marLeft w:val="480"/>
          <w:marRight w:val="0"/>
          <w:marTop w:val="0"/>
          <w:marBottom w:val="0"/>
          <w:divBdr>
            <w:top w:val="none" w:sz="0" w:space="0" w:color="auto"/>
            <w:left w:val="none" w:sz="0" w:space="0" w:color="auto"/>
            <w:bottom w:val="none" w:sz="0" w:space="0" w:color="auto"/>
            <w:right w:val="none" w:sz="0" w:space="0" w:color="auto"/>
          </w:divBdr>
        </w:div>
        <w:div w:id="487525658">
          <w:marLeft w:val="480"/>
          <w:marRight w:val="0"/>
          <w:marTop w:val="0"/>
          <w:marBottom w:val="0"/>
          <w:divBdr>
            <w:top w:val="none" w:sz="0" w:space="0" w:color="auto"/>
            <w:left w:val="none" w:sz="0" w:space="0" w:color="auto"/>
            <w:bottom w:val="none" w:sz="0" w:space="0" w:color="auto"/>
            <w:right w:val="none" w:sz="0" w:space="0" w:color="auto"/>
          </w:divBdr>
        </w:div>
        <w:div w:id="585380854">
          <w:marLeft w:val="480"/>
          <w:marRight w:val="0"/>
          <w:marTop w:val="0"/>
          <w:marBottom w:val="0"/>
          <w:divBdr>
            <w:top w:val="none" w:sz="0" w:space="0" w:color="auto"/>
            <w:left w:val="none" w:sz="0" w:space="0" w:color="auto"/>
            <w:bottom w:val="none" w:sz="0" w:space="0" w:color="auto"/>
            <w:right w:val="none" w:sz="0" w:space="0" w:color="auto"/>
          </w:divBdr>
        </w:div>
        <w:div w:id="676924897">
          <w:marLeft w:val="480"/>
          <w:marRight w:val="0"/>
          <w:marTop w:val="0"/>
          <w:marBottom w:val="0"/>
          <w:divBdr>
            <w:top w:val="none" w:sz="0" w:space="0" w:color="auto"/>
            <w:left w:val="none" w:sz="0" w:space="0" w:color="auto"/>
            <w:bottom w:val="none" w:sz="0" w:space="0" w:color="auto"/>
            <w:right w:val="none" w:sz="0" w:space="0" w:color="auto"/>
          </w:divBdr>
        </w:div>
        <w:div w:id="735787102">
          <w:marLeft w:val="480"/>
          <w:marRight w:val="0"/>
          <w:marTop w:val="0"/>
          <w:marBottom w:val="0"/>
          <w:divBdr>
            <w:top w:val="none" w:sz="0" w:space="0" w:color="auto"/>
            <w:left w:val="none" w:sz="0" w:space="0" w:color="auto"/>
            <w:bottom w:val="none" w:sz="0" w:space="0" w:color="auto"/>
            <w:right w:val="none" w:sz="0" w:space="0" w:color="auto"/>
          </w:divBdr>
        </w:div>
        <w:div w:id="826283354">
          <w:marLeft w:val="480"/>
          <w:marRight w:val="0"/>
          <w:marTop w:val="0"/>
          <w:marBottom w:val="0"/>
          <w:divBdr>
            <w:top w:val="none" w:sz="0" w:space="0" w:color="auto"/>
            <w:left w:val="none" w:sz="0" w:space="0" w:color="auto"/>
            <w:bottom w:val="none" w:sz="0" w:space="0" w:color="auto"/>
            <w:right w:val="none" w:sz="0" w:space="0" w:color="auto"/>
          </w:divBdr>
        </w:div>
        <w:div w:id="960497276">
          <w:marLeft w:val="480"/>
          <w:marRight w:val="0"/>
          <w:marTop w:val="0"/>
          <w:marBottom w:val="0"/>
          <w:divBdr>
            <w:top w:val="none" w:sz="0" w:space="0" w:color="auto"/>
            <w:left w:val="none" w:sz="0" w:space="0" w:color="auto"/>
            <w:bottom w:val="none" w:sz="0" w:space="0" w:color="auto"/>
            <w:right w:val="none" w:sz="0" w:space="0" w:color="auto"/>
          </w:divBdr>
        </w:div>
        <w:div w:id="1003892338">
          <w:marLeft w:val="480"/>
          <w:marRight w:val="0"/>
          <w:marTop w:val="0"/>
          <w:marBottom w:val="0"/>
          <w:divBdr>
            <w:top w:val="none" w:sz="0" w:space="0" w:color="auto"/>
            <w:left w:val="none" w:sz="0" w:space="0" w:color="auto"/>
            <w:bottom w:val="none" w:sz="0" w:space="0" w:color="auto"/>
            <w:right w:val="none" w:sz="0" w:space="0" w:color="auto"/>
          </w:divBdr>
        </w:div>
        <w:div w:id="1105921859">
          <w:marLeft w:val="480"/>
          <w:marRight w:val="0"/>
          <w:marTop w:val="0"/>
          <w:marBottom w:val="0"/>
          <w:divBdr>
            <w:top w:val="none" w:sz="0" w:space="0" w:color="auto"/>
            <w:left w:val="none" w:sz="0" w:space="0" w:color="auto"/>
            <w:bottom w:val="none" w:sz="0" w:space="0" w:color="auto"/>
            <w:right w:val="none" w:sz="0" w:space="0" w:color="auto"/>
          </w:divBdr>
        </w:div>
        <w:div w:id="1150252001">
          <w:marLeft w:val="480"/>
          <w:marRight w:val="0"/>
          <w:marTop w:val="0"/>
          <w:marBottom w:val="0"/>
          <w:divBdr>
            <w:top w:val="none" w:sz="0" w:space="0" w:color="auto"/>
            <w:left w:val="none" w:sz="0" w:space="0" w:color="auto"/>
            <w:bottom w:val="none" w:sz="0" w:space="0" w:color="auto"/>
            <w:right w:val="none" w:sz="0" w:space="0" w:color="auto"/>
          </w:divBdr>
        </w:div>
        <w:div w:id="1298754738">
          <w:marLeft w:val="480"/>
          <w:marRight w:val="0"/>
          <w:marTop w:val="0"/>
          <w:marBottom w:val="0"/>
          <w:divBdr>
            <w:top w:val="none" w:sz="0" w:space="0" w:color="auto"/>
            <w:left w:val="none" w:sz="0" w:space="0" w:color="auto"/>
            <w:bottom w:val="none" w:sz="0" w:space="0" w:color="auto"/>
            <w:right w:val="none" w:sz="0" w:space="0" w:color="auto"/>
          </w:divBdr>
        </w:div>
        <w:div w:id="1377394809">
          <w:marLeft w:val="480"/>
          <w:marRight w:val="0"/>
          <w:marTop w:val="0"/>
          <w:marBottom w:val="0"/>
          <w:divBdr>
            <w:top w:val="none" w:sz="0" w:space="0" w:color="auto"/>
            <w:left w:val="none" w:sz="0" w:space="0" w:color="auto"/>
            <w:bottom w:val="none" w:sz="0" w:space="0" w:color="auto"/>
            <w:right w:val="none" w:sz="0" w:space="0" w:color="auto"/>
          </w:divBdr>
        </w:div>
        <w:div w:id="1910575986">
          <w:marLeft w:val="480"/>
          <w:marRight w:val="0"/>
          <w:marTop w:val="0"/>
          <w:marBottom w:val="0"/>
          <w:divBdr>
            <w:top w:val="none" w:sz="0" w:space="0" w:color="auto"/>
            <w:left w:val="none" w:sz="0" w:space="0" w:color="auto"/>
            <w:bottom w:val="none" w:sz="0" w:space="0" w:color="auto"/>
            <w:right w:val="none" w:sz="0" w:space="0" w:color="auto"/>
          </w:divBdr>
        </w:div>
        <w:div w:id="1981761079">
          <w:marLeft w:val="480"/>
          <w:marRight w:val="0"/>
          <w:marTop w:val="0"/>
          <w:marBottom w:val="0"/>
          <w:divBdr>
            <w:top w:val="none" w:sz="0" w:space="0" w:color="auto"/>
            <w:left w:val="none" w:sz="0" w:space="0" w:color="auto"/>
            <w:bottom w:val="none" w:sz="0" w:space="0" w:color="auto"/>
            <w:right w:val="none" w:sz="0" w:space="0" w:color="auto"/>
          </w:divBdr>
        </w:div>
      </w:divsChild>
    </w:div>
    <w:div w:id="642271760">
      <w:bodyDiv w:val="1"/>
      <w:marLeft w:val="0"/>
      <w:marRight w:val="0"/>
      <w:marTop w:val="0"/>
      <w:marBottom w:val="0"/>
      <w:divBdr>
        <w:top w:val="none" w:sz="0" w:space="0" w:color="auto"/>
        <w:left w:val="none" w:sz="0" w:space="0" w:color="auto"/>
        <w:bottom w:val="none" w:sz="0" w:space="0" w:color="auto"/>
        <w:right w:val="none" w:sz="0" w:space="0" w:color="auto"/>
      </w:divBdr>
    </w:div>
    <w:div w:id="642391812">
      <w:bodyDiv w:val="1"/>
      <w:marLeft w:val="0"/>
      <w:marRight w:val="0"/>
      <w:marTop w:val="0"/>
      <w:marBottom w:val="0"/>
      <w:divBdr>
        <w:top w:val="none" w:sz="0" w:space="0" w:color="auto"/>
        <w:left w:val="none" w:sz="0" w:space="0" w:color="auto"/>
        <w:bottom w:val="none" w:sz="0" w:space="0" w:color="auto"/>
        <w:right w:val="none" w:sz="0" w:space="0" w:color="auto"/>
      </w:divBdr>
    </w:div>
    <w:div w:id="642539783">
      <w:bodyDiv w:val="1"/>
      <w:marLeft w:val="0"/>
      <w:marRight w:val="0"/>
      <w:marTop w:val="0"/>
      <w:marBottom w:val="0"/>
      <w:divBdr>
        <w:top w:val="none" w:sz="0" w:space="0" w:color="auto"/>
        <w:left w:val="none" w:sz="0" w:space="0" w:color="auto"/>
        <w:bottom w:val="none" w:sz="0" w:space="0" w:color="auto"/>
        <w:right w:val="none" w:sz="0" w:space="0" w:color="auto"/>
      </w:divBdr>
    </w:div>
    <w:div w:id="646672076">
      <w:bodyDiv w:val="1"/>
      <w:marLeft w:val="0"/>
      <w:marRight w:val="0"/>
      <w:marTop w:val="0"/>
      <w:marBottom w:val="0"/>
      <w:divBdr>
        <w:top w:val="none" w:sz="0" w:space="0" w:color="auto"/>
        <w:left w:val="none" w:sz="0" w:space="0" w:color="auto"/>
        <w:bottom w:val="none" w:sz="0" w:space="0" w:color="auto"/>
        <w:right w:val="none" w:sz="0" w:space="0" w:color="auto"/>
      </w:divBdr>
    </w:div>
    <w:div w:id="647632924">
      <w:bodyDiv w:val="1"/>
      <w:marLeft w:val="0"/>
      <w:marRight w:val="0"/>
      <w:marTop w:val="0"/>
      <w:marBottom w:val="0"/>
      <w:divBdr>
        <w:top w:val="none" w:sz="0" w:space="0" w:color="auto"/>
        <w:left w:val="none" w:sz="0" w:space="0" w:color="auto"/>
        <w:bottom w:val="none" w:sz="0" w:space="0" w:color="auto"/>
        <w:right w:val="none" w:sz="0" w:space="0" w:color="auto"/>
      </w:divBdr>
    </w:div>
    <w:div w:id="649095826">
      <w:bodyDiv w:val="1"/>
      <w:marLeft w:val="0"/>
      <w:marRight w:val="0"/>
      <w:marTop w:val="0"/>
      <w:marBottom w:val="0"/>
      <w:divBdr>
        <w:top w:val="none" w:sz="0" w:space="0" w:color="auto"/>
        <w:left w:val="none" w:sz="0" w:space="0" w:color="auto"/>
        <w:bottom w:val="none" w:sz="0" w:space="0" w:color="auto"/>
        <w:right w:val="none" w:sz="0" w:space="0" w:color="auto"/>
      </w:divBdr>
    </w:div>
    <w:div w:id="649403756">
      <w:bodyDiv w:val="1"/>
      <w:marLeft w:val="0"/>
      <w:marRight w:val="0"/>
      <w:marTop w:val="0"/>
      <w:marBottom w:val="0"/>
      <w:divBdr>
        <w:top w:val="none" w:sz="0" w:space="0" w:color="auto"/>
        <w:left w:val="none" w:sz="0" w:space="0" w:color="auto"/>
        <w:bottom w:val="none" w:sz="0" w:space="0" w:color="auto"/>
        <w:right w:val="none" w:sz="0" w:space="0" w:color="auto"/>
      </w:divBdr>
      <w:divsChild>
        <w:div w:id="49883643">
          <w:marLeft w:val="480"/>
          <w:marRight w:val="0"/>
          <w:marTop w:val="0"/>
          <w:marBottom w:val="0"/>
          <w:divBdr>
            <w:top w:val="none" w:sz="0" w:space="0" w:color="auto"/>
            <w:left w:val="none" w:sz="0" w:space="0" w:color="auto"/>
            <w:bottom w:val="none" w:sz="0" w:space="0" w:color="auto"/>
            <w:right w:val="none" w:sz="0" w:space="0" w:color="auto"/>
          </w:divBdr>
        </w:div>
        <w:div w:id="67121915">
          <w:marLeft w:val="480"/>
          <w:marRight w:val="0"/>
          <w:marTop w:val="0"/>
          <w:marBottom w:val="0"/>
          <w:divBdr>
            <w:top w:val="none" w:sz="0" w:space="0" w:color="auto"/>
            <w:left w:val="none" w:sz="0" w:space="0" w:color="auto"/>
            <w:bottom w:val="none" w:sz="0" w:space="0" w:color="auto"/>
            <w:right w:val="none" w:sz="0" w:space="0" w:color="auto"/>
          </w:divBdr>
        </w:div>
        <w:div w:id="96171241">
          <w:marLeft w:val="480"/>
          <w:marRight w:val="0"/>
          <w:marTop w:val="0"/>
          <w:marBottom w:val="0"/>
          <w:divBdr>
            <w:top w:val="none" w:sz="0" w:space="0" w:color="auto"/>
            <w:left w:val="none" w:sz="0" w:space="0" w:color="auto"/>
            <w:bottom w:val="none" w:sz="0" w:space="0" w:color="auto"/>
            <w:right w:val="none" w:sz="0" w:space="0" w:color="auto"/>
          </w:divBdr>
        </w:div>
        <w:div w:id="343939993">
          <w:marLeft w:val="480"/>
          <w:marRight w:val="0"/>
          <w:marTop w:val="0"/>
          <w:marBottom w:val="0"/>
          <w:divBdr>
            <w:top w:val="none" w:sz="0" w:space="0" w:color="auto"/>
            <w:left w:val="none" w:sz="0" w:space="0" w:color="auto"/>
            <w:bottom w:val="none" w:sz="0" w:space="0" w:color="auto"/>
            <w:right w:val="none" w:sz="0" w:space="0" w:color="auto"/>
          </w:divBdr>
        </w:div>
        <w:div w:id="451437726">
          <w:marLeft w:val="480"/>
          <w:marRight w:val="0"/>
          <w:marTop w:val="0"/>
          <w:marBottom w:val="0"/>
          <w:divBdr>
            <w:top w:val="none" w:sz="0" w:space="0" w:color="auto"/>
            <w:left w:val="none" w:sz="0" w:space="0" w:color="auto"/>
            <w:bottom w:val="none" w:sz="0" w:space="0" w:color="auto"/>
            <w:right w:val="none" w:sz="0" w:space="0" w:color="auto"/>
          </w:divBdr>
        </w:div>
        <w:div w:id="734930733">
          <w:marLeft w:val="480"/>
          <w:marRight w:val="0"/>
          <w:marTop w:val="0"/>
          <w:marBottom w:val="0"/>
          <w:divBdr>
            <w:top w:val="none" w:sz="0" w:space="0" w:color="auto"/>
            <w:left w:val="none" w:sz="0" w:space="0" w:color="auto"/>
            <w:bottom w:val="none" w:sz="0" w:space="0" w:color="auto"/>
            <w:right w:val="none" w:sz="0" w:space="0" w:color="auto"/>
          </w:divBdr>
        </w:div>
        <w:div w:id="1564297397">
          <w:marLeft w:val="480"/>
          <w:marRight w:val="0"/>
          <w:marTop w:val="0"/>
          <w:marBottom w:val="0"/>
          <w:divBdr>
            <w:top w:val="none" w:sz="0" w:space="0" w:color="auto"/>
            <w:left w:val="none" w:sz="0" w:space="0" w:color="auto"/>
            <w:bottom w:val="none" w:sz="0" w:space="0" w:color="auto"/>
            <w:right w:val="none" w:sz="0" w:space="0" w:color="auto"/>
          </w:divBdr>
        </w:div>
        <w:div w:id="1595092701">
          <w:marLeft w:val="480"/>
          <w:marRight w:val="0"/>
          <w:marTop w:val="0"/>
          <w:marBottom w:val="0"/>
          <w:divBdr>
            <w:top w:val="none" w:sz="0" w:space="0" w:color="auto"/>
            <w:left w:val="none" w:sz="0" w:space="0" w:color="auto"/>
            <w:bottom w:val="none" w:sz="0" w:space="0" w:color="auto"/>
            <w:right w:val="none" w:sz="0" w:space="0" w:color="auto"/>
          </w:divBdr>
        </w:div>
        <w:div w:id="1609921904">
          <w:marLeft w:val="480"/>
          <w:marRight w:val="0"/>
          <w:marTop w:val="0"/>
          <w:marBottom w:val="0"/>
          <w:divBdr>
            <w:top w:val="none" w:sz="0" w:space="0" w:color="auto"/>
            <w:left w:val="none" w:sz="0" w:space="0" w:color="auto"/>
            <w:bottom w:val="none" w:sz="0" w:space="0" w:color="auto"/>
            <w:right w:val="none" w:sz="0" w:space="0" w:color="auto"/>
          </w:divBdr>
        </w:div>
        <w:div w:id="1735005585">
          <w:marLeft w:val="480"/>
          <w:marRight w:val="0"/>
          <w:marTop w:val="0"/>
          <w:marBottom w:val="0"/>
          <w:divBdr>
            <w:top w:val="none" w:sz="0" w:space="0" w:color="auto"/>
            <w:left w:val="none" w:sz="0" w:space="0" w:color="auto"/>
            <w:bottom w:val="none" w:sz="0" w:space="0" w:color="auto"/>
            <w:right w:val="none" w:sz="0" w:space="0" w:color="auto"/>
          </w:divBdr>
        </w:div>
        <w:div w:id="1839734246">
          <w:marLeft w:val="480"/>
          <w:marRight w:val="0"/>
          <w:marTop w:val="0"/>
          <w:marBottom w:val="0"/>
          <w:divBdr>
            <w:top w:val="none" w:sz="0" w:space="0" w:color="auto"/>
            <w:left w:val="none" w:sz="0" w:space="0" w:color="auto"/>
            <w:bottom w:val="none" w:sz="0" w:space="0" w:color="auto"/>
            <w:right w:val="none" w:sz="0" w:space="0" w:color="auto"/>
          </w:divBdr>
        </w:div>
        <w:div w:id="1884559161">
          <w:marLeft w:val="480"/>
          <w:marRight w:val="0"/>
          <w:marTop w:val="0"/>
          <w:marBottom w:val="0"/>
          <w:divBdr>
            <w:top w:val="none" w:sz="0" w:space="0" w:color="auto"/>
            <w:left w:val="none" w:sz="0" w:space="0" w:color="auto"/>
            <w:bottom w:val="none" w:sz="0" w:space="0" w:color="auto"/>
            <w:right w:val="none" w:sz="0" w:space="0" w:color="auto"/>
          </w:divBdr>
        </w:div>
        <w:div w:id="2000499990">
          <w:marLeft w:val="480"/>
          <w:marRight w:val="0"/>
          <w:marTop w:val="0"/>
          <w:marBottom w:val="0"/>
          <w:divBdr>
            <w:top w:val="none" w:sz="0" w:space="0" w:color="auto"/>
            <w:left w:val="none" w:sz="0" w:space="0" w:color="auto"/>
            <w:bottom w:val="none" w:sz="0" w:space="0" w:color="auto"/>
            <w:right w:val="none" w:sz="0" w:space="0" w:color="auto"/>
          </w:divBdr>
        </w:div>
        <w:div w:id="2017076757">
          <w:marLeft w:val="480"/>
          <w:marRight w:val="0"/>
          <w:marTop w:val="0"/>
          <w:marBottom w:val="0"/>
          <w:divBdr>
            <w:top w:val="none" w:sz="0" w:space="0" w:color="auto"/>
            <w:left w:val="none" w:sz="0" w:space="0" w:color="auto"/>
            <w:bottom w:val="none" w:sz="0" w:space="0" w:color="auto"/>
            <w:right w:val="none" w:sz="0" w:space="0" w:color="auto"/>
          </w:divBdr>
        </w:div>
      </w:divsChild>
    </w:div>
    <w:div w:id="651564232">
      <w:bodyDiv w:val="1"/>
      <w:marLeft w:val="0"/>
      <w:marRight w:val="0"/>
      <w:marTop w:val="0"/>
      <w:marBottom w:val="0"/>
      <w:divBdr>
        <w:top w:val="none" w:sz="0" w:space="0" w:color="auto"/>
        <w:left w:val="none" w:sz="0" w:space="0" w:color="auto"/>
        <w:bottom w:val="none" w:sz="0" w:space="0" w:color="auto"/>
        <w:right w:val="none" w:sz="0" w:space="0" w:color="auto"/>
      </w:divBdr>
      <w:divsChild>
        <w:div w:id="27530382">
          <w:marLeft w:val="480"/>
          <w:marRight w:val="0"/>
          <w:marTop w:val="0"/>
          <w:marBottom w:val="0"/>
          <w:divBdr>
            <w:top w:val="none" w:sz="0" w:space="0" w:color="auto"/>
            <w:left w:val="none" w:sz="0" w:space="0" w:color="auto"/>
            <w:bottom w:val="none" w:sz="0" w:space="0" w:color="auto"/>
            <w:right w:val="none" w:sz="0" w:space="0" w:color="auto"/>
          </w:divBdr>
        </w:div>
        <w:div w:id="141890047">
          <w:marLeft w:val="480"/>
          <w:marRight w:val="0"/>
          <w:marTop w:val="0"/>
          <w:marBottom w:val="0"/>
          <w:divBdr>
            <w:top w:val="none" w:sz="0" w:space="0" w:color="auto"/>
            <w:left w:val="none" w:sz="0" w:space="0" w:color="auto"/>
            <w:bottom w:val="none" w:sz="0" w:space="0" w:color="auto"/>
            <w:right w:val="none" w:sz="0" w:space="0" w:color="auto"/>
          </w:divBdr>
        </w:div>
        <w:div w:id="221260599">
          <w:marLeft w:val="480"/>
          <w:marRight w:val="0"/>
          <w:marTop w:val="0"/>
          <w:marBottom w:val="0"/>
          <w:divBdr>
            <w:top w:val="none" w:sz="0" w:space="0" w:color="auto"/>
            <w:left w:val="none" w:sz="0" w:space="0" w:color="auto"/>
            <w:bottom w:val="none" w:sz="0" w:space="0" w:color="auto"/>
            <w:right w:val="none" w:sz="0" w:space="0" w:color="auto"/>
          </w:divBdr>
        </w:div>
        <w:div w:id="225726206">
          <w:marLeft w:val="480"/>
          <w:marRight w:val="0"/>
          <w:marTop w:val="0"/>
          <w:marBottom w:val="0"/>
          <w:divBdr>
            <w:top w:val="none" w:sz="0" w:space="0" w:color="auto"/>
            <w:left w:val="none" w:sz="0" w:space="0" w:color="auto"/>
            <w:bottom w:val="none" w:sz="0" w:space="0" w:color="auto"/>
            <w:right w:val="none" w:sz="0" w:space="0" w:color="auto"/>
          </w:divBdr>
        </w:div>
        <w:div w:id="521091267">
          <w:marLeft w:val="480"/>
          <w:marRight w:val="0"/>
          <w:marTop w:val="0"/>
          <w:marBottom w:val="0"/>
          <w:divBdr>
            <w:top w:val="none" w:sz="0" w:space="0" w:color="auto"/>
            <w:left w:val="none" w:sz="0" w:space="0" w:color="auto"/>
            <w:bottom w:val="none" w:sz="0" w:space="0" w:color="auto"/>
            <w:right w:val="none" w:sz="0" w:space="0" w:color="auto"/>
          </w:divBdr>
        </w:div>
        <w:div w:id="552544801">
          <w:marLeft w:val="480"/>
          <w:marRight w:val="0"/>
          <w:marTop w:val="0"/>
          <w:marBottom w:val="0"/>
          <w:divBdr>
            <w:top w:val="none" w:sz="0" w:space="0" w:color="auto"/>
            <w:left w:val="none" w:sz="0" w:space="0" w:color="auto"/>
            <w:bottom w:val="none" w:sz="0" w:space="0" w:color="auto"/>
            <w:right w:val="none" w:sz="0" w:space="0" w:color="auto"/>
          </w:divBdr>
        </w:div>
        <w:div w:id="555505199">
          <w:marLeft w:val="480"/>
          <w:marRight w:val="0"/>
          <w:marTop w:val="0"/>
          <w:marBottom w:val="0"/>
          <w:divBdr>
            <w:top w:val="none" w:sz="0" w:space="0" w:color="auto"/>
            <w:left w:val="none" w:sz="0" w:space="0" w:color="auto"/>
            <w:bottom w:val="none" w:sz="0" w:space="0" w:color="auto"/>
            <w:right w:val="none" w:sz="0" w:space="0" w:color="auto"/>
          </w:divBdr>
        </w:div>
        <w:div w:id="561213129">
          <w:marLeft w:val="480"/>
          <w:marRight w:val="0"/>
          <w:marTop w:val="0"/>
          <w:marBottom w:val="0"/>
          <w:divBdr>
            <w:top w:val="none" w:sz="0" w:space="0" w:color="auto"/>
            <w:left w:val="none" w:sz="0" w:space="0" w:color="auto"/>
            <w:bottom w:val="none" w:sz="0" w:space="0" w:color="auto"/>
            <w:right w:val="none" w:sz="0" w:space="0" w:color="auto"/>
          </w:divBdr>
        </w:div>
        <w:div w:id="583341273">
          <w:marLeft w:val="480"/>
          <w:marRight w:val="0"/>
          <w:marTop w:val="0"/>
          <w:marBottom w:val="0"/>
          <w:divBdr>
            <w:top w:val="none" w:sz="0" w:space="0" w:color="auto"/>
            <w:left w:val="none" w:sz="0" w:space="0" w:color="auto"/>
            <w:bottom w:val="none" w:sz="0" w:space="0" w:color="auto"/>
            <w:right w:val="none" w:sz="0" w:space="0" w:color="auto"/>
          </w:divBdr>
        </w:div>
        <w:div w:id="609320179">
          <w:marLeft w:val="480"/>
          <w:marRight w:val="0"/>
          <w:marTop w:val="0"/>
          <w:marBottom w:val="0"/>
          <w:divBdr>
            <w:top w:val="none" w:sz="0" w:space="0" w:color="auto"/>
            <w:left w:val="none" w:sz="0" w:space="0" w:color="auto"/>
            <w:bottom w:val="none" w:sz="0" w:space="0" w:color="auto"/>
            <w:right w:val="none" w:sz="0" w:space="0" w:color="auto"/>
          </w:divBdr>
        </w:div>
        <w:div w:id="641496337">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62412823">
          <w:marLeft w:val="480"/>
          <w:marRight w:val="0"/>
          <w:marTop w:val="0"/>
          <w:marBottom w:val="0"/>
          <w:divBdr>
            <w:top w:val="none" w:sz="0" w:space="0" w:color="auto"/>
            <w:left w:val="none" w:sz="0" w:space="0" w:color="auto"/>
            <w:bottom w:val="none" w:sz="0" w:space="0" w:color="auto"/>
            <w:right w:val="none" w:sz="0" w:space="0" w:color="auto"/>
          </w:divBdr>
        </w:div>
        <w:div w:id="847139445">
          <w:marLeft w:val="480"/>
          <w:marRight w:val="0"/>
          <w:marTop w:val="0"/>
          <w:marBottom w:val="0"/>
          <w:divBdr>
            <w:top w:val="none" w:sz="0" w:space="0" w:color="auto"/>
            <w:left w:val="none" w:sz="0" w:space="0" w:color="auto"/>
            <w:bottom w:val="none" w:sz="0" w:space="0" w:color="auto"/>
            <w:right w:val="none" w:sz="0" w:space="0" w:color="auto"/>
          </w:divBdr>
        </w:div>
        <w:div w:id="932593793">
          <w:marLeft w:val="480"/>
          <w:marRight w:val="0"/>
          <w:marTop w:val="0"/>
          <w:marBottom w:val="0"/>
          <w:divBdr>
            <w:top w:val="none" w:sz="0" w:space="0" w:color="auto"/>
            <w:left w:val="none" w:sz="0" w:space="0" w:color="auto"/>
            <w:bottom w:val="none" w:sz="0" w:space="0" w:color="auto"/>
            <w:right w:val="none" w:sz="0" w:space="0" w:color="auto"/>
          </w:divBdr>
        </w:div>
        <w:div w:id="1043288473">
          <w:marLeft w:val="480"/>
          <w:marRight w:val="0"/>
          <w:marTop w:val="0"/>
          <w:marBottom w:val="0"/>
          <w:divBdr>
            <w:top w:val="none" w:sz="0" w:space="0" w:color="auto"/>
            <w:left w:val="none" w:sz="0" w:space="0" w:color="auto"/>
            <w:bottom w:val="none" w:sz="0" w:space="0" w:color="auto"/>
            <w:right w:val="none" w:sz="0" w:space="0" w:color="auto"/>
          </w:divBdr>
        </w:div>
        <w:div w:id="1059590574">
          <w:marLeft w:val="480"/>
          <w:marRight w:val="0"/>
          <w:marTop w:val="0"/>
          <w:marBottom w:val="0"/>
          <w:divBdr>
            <w:top w:val="none" w:sz="0" w:space="0" w:color="auto"/>
            <w:left w:val="none" w:sz="0" w:space="0" w:color="auto"/>
            <w:bottom w:val="none" w:sz="0" w:space="0" w:color="auto"/>
            <w:right w:val="none" w:sz="0" w:space="0" w:color="auto"/>
          </w:divBdr>
        </w:div>
        <w:div w:id="1101292510">
          <w:marLeft w:val="480"/>
          <w:marRight w:val="0"/>
          <w:marTop w:val="0"/>
          <w:marBottom w:val="0"/>
          <w:divBdr>
            <w:top w:val="none" w:sz="0" w:space="0" w:color="auto"/>
            <w:left w:val="none" w:sz="0" w:space="0" w:color="auto"/>
            <w:bottom w:val="none" w:sz="0" w:space="0" w:color="auto"/>
            <w:right w:val="none" w:sz="0" w:space="0" w:color="auto"/>
          </w:divBdr>
        </w:div>
        <w:div w:id="1213688600">
          <w:marLeft w:val="480"/>
          <w:marRight w:val="0"/>
          <w:marTop w:val="0"/>
          <w:marBottom w:val="0"/>
          <w:divBdr>
            <w:top w:val="none" w:sz="0" w:space="0" w:color="auto"/>
            <w:left w:val="none" w:sz="0" w:space="0" w:color="auto"/>
            <w:bottom w:val="none" w:sz="0" w:space="0" w:color="auto"/>
            <w:right w:val="none" w:sz="0" w:space="0" w:color="auto"/>
          </w:divBdr>
        </w:div>
        <w:div w:id="1571579180">
          <w:marLeft w:val="480"/>
          <w:marRight w:val="0"/>
          <w:marTop w:val="0"/>
          <w:marBottom w:val="0"/>
          <w:divBdr>
            <w:top w:val="none" w:sz="0" w:space="0" w:color="auto"/>
            <w:left w:val="none" w:sz="0" w:space="0" w:color="auto"/>
            <w:bottom w:val="none" w:sz="0" w:space="0" w:color="auto"/>
            <w:right w:val="none" w:sz="0" w:space="0" w:color="auto"/>
          </w:divBdr>
        </w:div>
        <w:div w:id="1708993046">
          <w:marLeft w:val="480"/>
          <w:marRight w:val="0"/>
          <w:marTop w:val="0"/>
          <w:marBottom w:val="0"/>
          <w:divBdr>
            <w:top w:val="none" w:sz="0" w:space="0" w:color="auto"/>
            <w:left w:val="none" w:sz="0" w:space="0" w:color="auto"/>
            <w:bottom w:val="none" w:sz="0" w:space="0" w:color="auto"/>
            <w:right w:val="none" w:sz="0" w:space="0" w:color="auto"/>
          </w:divBdr>
        </w:div>
        <w:div w:id="1744524194">
          <w:marLeft w:val="480"/>
          <w:marRight w:val="0"/>
          <w:marTop w:val="0"/>
          <w:marBottom w:val="0"/>
          <w:divBdr>
            <w:top w:val="none" w:sz="0" w:space="0" w:color="auto"/>
            <w:left w:val="none" w:sz="0" w:space="0" w:color="auto"/>
            <w:bottom w:val="none" w:sz="0" w:space="0" w:color="auto"/>
            <w:right w:val="none" w:sz="0" w:space="0" w:color="auto"/>
          </w:divBdr>
        </w:div>
        <w:div w:id="1815685241">
          <w:marLeft w:val="480"/>
          <w:marRight w:val="0"/>
          <w:marTop w:val="0"/>
          <w:marBottom w:val="0"/>
          <w:divBdr>
            <w:top w:val="none" w:sz="0" w:space="0" w:color="auto"/>
            <w:left w:val="none" w:sz="0" w:space="0" w:color="auto"/>
            <w:bottom w:val="none" w:sz="0" w:space="0" w:color="auto"/>
            <w:right w:val="none" w:sz="0" w:space="0" w:color="auto"/>
          </w:divBdr>
        </w:div>
        <w:div w:id="1862083677">
          <w:marLeft w:val="480"/>
          <w:marRight w:val="0"/>
          <w:marTop w:val="0"/>
          <w:marBottom w:val="0"/>
          <w:divBdr>
            <w:top w:val="none" w:sz="0" w:space="0" w:color="auto"/>
            <w:left w:val="none" w:sz="0" w:space="0" w:color="auto"/>
            <w:bottom w:val="none" w:sz="0" w:space="0" w:color="auto"/>
            <w:right w:val="none" w:sz="0" w:space="0" w:color="auto"/>
          </w:divBdr>
        </w:div>
        <w:div w:id="1965577250">
          <w:marLeft w:val="480"/>
          <w:marRight w:val="0"/>
          <w:marTop w:val="0"/>
          <w:marBottom w:val="0"/>
          <w:divBdr>
            <w:top w:val="none" w:sz="0" w:space="0" w:color="auto"/>
            <w:left w:val="none" w:sz="0" w:space="0" w:color="auto"/>
            <w:bottom w:val="none" w:sz="0" w:space="0" w:color="auto"/>
            <w:right w:val="none" w:sz="0" w:space="0" w:color="auto"/>
          </w:divBdr>
        </w:div>
        <w:div w:id="2058770990">
          <w:marLeft w:val="480"/>
          <w:marRight w:val="0"/>
          <w:marTop w:val="0"/>
          <w:marBottom w:val="0"/>
          <w:divBdr>
            <w:top w:val="none" w:sz="0" w:space="0" w:color="auto"/>
            <w:left w:val="none" w:sz="0" w:space="0" w:color="auto"/>
            <w:bottom w:val="none" w:sz="0" w:space="0" w:color="auto"/>
            <w:right w:val="none" w:sz="0" w:space="0" w:color="auto"/>
          </w:divBdr>
        </w:div>
        <w:div w:id="2138528340">
          <w:marLeft w:val="480"/>
          <w:marRight w:val="0"/>
          <w:marTop w:val="0"/>
          <w:marBottom w:val="0"/>
          <w:divBdr>
            <w:top w:val="none" w:sz="0" w:space="0" w:color="auto"/>
            <w:left w:val="none" w:sz="0" w:space="0" w:color="auto"/>
            <w:bottom w:val="none" w:sz="0" w:space="0" w:color="auto"/>
            <w:right w:val="none" w:sz="0" w:space="0" w:color="auto"/>
          </w:divBdr>
        </w:div>
        <w:div w:id="2139490776">
          <w:marLeft w:val="480"/>
          <w:marRight w:val="0"/>
          <w:marTop w:val="0"/>
          <w:marBottom w:val="0"/>
          <w:divBdr>
            <w:top w:val="none" w:sz="0" w:space="0" w:color="auto"/>
            <w:left w:val="none" w:sz="0" w:space="0" w:color="auto"/>
            <w:bottom w:val="none" w:sz="0" w:space="0" w:color="auto"/>
            <w:right w:val="none" w:sz="0" w:space="0" w:color="auto"/>
          </w:divBdr>
        </w:div>
      </w:divsChild>
    </w:div>
    <w:div w:id="652559951">
      <w:bodyDiv w:val="1"/>
      <w:marLeft w:val="0"/>
      <w:marRight w:val="0"/>
      <w:marTop w:val="0"/>
      <w:marBottom w:val="0"/>
      <w:divBdr>
        <w:top w:val="none" w:sz="0" w:space="0" w:color="auto"/>
        <w:left w:val="none" w:sz="0" w:space="0" w:color="auto"/>
        <w:bottom w:val="none" w:sz="0" w:space="0" w:color="auto"/>
        <w:right w:val="none" w:sz="0" w:space="0" w:color="auto"/>
      </w:divBdr>
    </w:div>
    <w:div w:id="655886526">
      <w:bodyDiv w:val="1"/>
      <w:marLeft w:val="0"/>
      <w:marRight w:val="0"/>
      <w:marTop w:val="0"/>
      <w:marBottom w:val="0"/>
      <w:divBdr>
        <w:top w:val="none" w:sz="0" w:space="0" w:color="auto"/>
        <w:left w:val="none" w:sz="0" w:space="0" w:color="auto"/>
        <w:bottom w:val="none" w:sz="0" w:space="0" w:color="auto"/>
        <w:right w:val="none" w:sz="0" w:space="0" w:color="auto"/>
      </w:divBdr>
    </w:div>
    <w:div w:id="657657612">
      <w:bodyDiv w:val="1"/>
      <w:marLeft w:val="0"/>
      <w:marRight w:val="0"/>
      <w:marTop w:val="0"/>
      <w:marBottom w:val="0"/>
      <w:divBdr>
        <w:top w:val="none" w:sz="0" w:space="0" w:color="auto"/>
        <w:left w:val="none" w:sz="0" w:space="0" w:color="auto"/>
        <w:bottom w:val="none" w:sz="0" w:space="0" w:color="auto"/>
        <w:right w:val="none" w:sz="0" w:space="0" w:color="auto"/>
      </w:divBdr>
    </w:div>
    <w:div w:id="663699604">
      <w:bodyDiv w:val="1"/>
      <w:marLeft w:val="0"/>
      <w:marRight w:val="0"/>
      <w:marTop w:val="0"/>
      <w:marBottom w:val="0"/>
      <w:divBdr>
        <w:top w:val="none" w:sz="0" w:space="0" w:color="auto"/>
        <w:left w:val="none" w:sz="0" w:space="0" w:color="auto"/>
        <w:bottom w:val="none" w:sz="0" w:space="0" w:color="auto"/>
        <w:right w:val="none" w:sz="0" w:space="0" w:color="auto"/>
      </w:divBdr>
      <w:divsChild>
        <w:div w:id="131870774">
          <w:marLeft w:val="480"/>
          <w:marRight w:val="0"/>
          <w:marTop w:val="0"/>
          <w:marBottom w:val="0"/>
          <w:divBdr>
            <w:top w:val="none" w:sz="0" w:space="0" w:color="auto"/>
            <w:left w:val="none" w:sz="0" w:space="0" w:color="auto"/>
            <w:bottom w:val="none" w:sz="0" w:space="0" w:color="auto"/>
            <w:right w:val="none" w:sz="0" w:space="0" w:color="auto"/>
          </w:divBdr>
        </w:div>
        <w:div w:id="426467057">
          <w:marLeft w:val="480"/>
          <w:marRight w:val="0"/>
          <w:marTop w:val="0"/>
          <w:marBottom w:val="0"/>
          <w:divBdr>
            <w:top w:val="none" w:sz="0" w:space="0" w:color="auto"/>
            <w:left w:val="none" w:sz="0" w:space="0" w:color="auto"/>
            <w:bottom w:val="none" w:sz="0" w:space="0" w:color="auto"/>
            <w:right w:val="none" w:sz="0" w:space="0" w:color="auto"/>
          </w:divBdr>
        </w:div>
        <w:div w:id="437797037">
          <w:marLeft w:val="480"/>
          <w:marRight w:val="0"/>
          <w:marTop w:val="0"/>
          <w:marBottom w:val="0"/>
          <w:divBdr>
            <w:top w:val="none" w:sz="0" w:space="0" w:color="auto"/>
            <w:left w:val="none" w:sz="0" w:space="0" w:color="auto"/>
            <w:bottom w:val="none" w:sz="0" w:space="0" w:color="auto"/>
            <w:right w:val="none" w:sz="0" w:space="0" w:color="auto"/>
          </w:divBdr>
        </w:div>
        <w:div w:id="785658938">
          <w:marLeft w:val="480"/>
          <w:marRight w:val="0"/>
          <w:marTop w:val="0"/>
          <w:marBottom w:val="0"/>
          <w:divBdr>
            <w:top w:val="none" w:sz="0" w:space="0" w:color="auto"/>
            <w:left w:val="none" w:sz="0" w:space="0" w:color="auto"/>
            <w:bottom w:val="none" w:sz="0" w:space="0" w:color="auto"/>
            <w:right w:val="none" w:sz="0" w:space="0" w:color="auto"/>
          </w:divBdr>
        </w:div>
        <w:div w:id="785850209">
          <w:marLeft w:val="480"/>
          <w:marRight w:val="0"/>
          <w:marTop w:val="0"/>
          <w:marBottom w:val="0"/>
          <w:divBdr>
            <w:top w:val="none" w:sz="0" w:space="0" w:color="auto"/>
            <w:left w:val="none" w:sz="0" w:space="0" w:color="auto"/>
            <w:bottom w:val="none" w:sz="0" w:space="0" w:color="auto"/>
            <w:right w:val="none" w:sz="0" w:space="0" w:color="auto"/>
          </w:divBdr>
        </w:div>
        <w:div w:id="804545417">
          <w:marLeft w:val="480"/>
          <w:marRight w:val="0"/>
          <w:marTop w:val="0"/>
          <w:marBottom w:val="0"/>
          <w:divBdr>
            <w:top w:val="none" w:sz="0" w:space="0" w:color="auto"/>
            <w:left w:val="none" w:sz="0" w:space="0" w:color="auto"/>
            <w:bottom w:val="none" w:sz="0" w:space="0" w:color="auto"/>
            <w:right w:val="none" w:sz="0" w:space="0" w:color="auto"/>
          </w:divBdr>
        </w:div>
        <w:div w:id="833911776">
          <w:marLeft w:val="480"/>
          <w:marRight w:val="0"/>
          <w:marTop w:val="0"/>
          <w:marBottom w:val="0"/>
          <w:divBdr>
            <w:top w:val="none" w:sz="0" w:space="0" w:color="auto"/>
            <w:left w:val="none" w:sz="0" w:space="0" w:color="auto"/>
            <w:bottom w:val="none" w:sz="0" w:space="0" w:color="auto"/>
            <w:right w:val="none" w:sz="0" w:space="0" w:color="auto"/>
          </w:divBdr>
        </w:div>
        <w:div w:id="1115514033">
          <w:marLeft w:val="480"/>
          <w:marRight w:val="0"/>
          <w:marTop w:val="0"/>
          <w:marBottom w:val="0"/>
          <w:divBdr>
            <w:top w:val="none" w:sz="0" w:space="0" w:color="auto"/>
            <w:left w:val="none" w:sz="0" w:space="0" w:color="auto"/>
            <w:bottom w:val="none" w:sz="0" w:space="0" w:color="auto"/>
            <w:right w:val="none" w:sz="0" w:space="0" w:color="auto"/>
          </w:divBdr>
        </w:div>
        <w:div w:id="1133904264">
          <w:marLeft w:val="480"/>
          <w:marRight w:val="0"/>
          <w:marTop w:val="0"/>
          <w:marBottom w:val="0"/>
          <w:divBdr>
            <w:top w:val="none" w:sz="0" w:space="0" w:color="auto"/>
            <w:left w:val="none" w:sz="0" w:space="0" w:color="auto"/>
            <w:bottom w:val="none" w:sz="0" w:space="0" w:color="auto"/>
            <w:right w:val="none" w:sz="0" w:space="0" w:color="auto"/>
          </w:divBdr>
        </w:div>
        <w:div w:id="1140994990">
          <w:marLeft w:val="480"/>
          <w:marRight w:val="0"/>
          <w:marTop w:val="0"/>
          <w:marBottom w:val="0"/>
          <w:divBdr>
            <w:top w:val="none" w:sz="0" w:space="0" w:color="auto"/>
            <w:left w:val="none" w:sz="0" w:space="0" w:color="auto"/>
            <w:bottom w:val="none" w:sz="0" w:space="0" w:color="auto"/>
            <w:right w:val="none" w:sz="0" w:space="0" w:color="auto"/>
          </w:divBdr>
        </w:div>
        <w:div w:id="1169951801">
          <w:marLeft w:val="480"/>
          <w:marRight w:val="0"/>
          <w:marTop w:val="0"/>
          <w:marBottom w:val="0"/>
          <w:divBdr>
            <w:top w:val="none" w:sz="0" w:space="0" w:color="auto"/>
            <w:left w:val="none" w:sz="0" w:space="0" w:color="auto"/>
            <w:bottom w:val="none" w:sz="0" w:space="0" w:color="auto"/>
            <w:right w:val="none" w:sz="0" w:space="0" w:color="auto"/>
          </w:divBdr>
        </w:div>
        <w:div w:id="1223834473">
          <w:marLeft w:val="480"/>
          <w:marRight w:val="0"/>
          <w:marTop w:val="0"/>
          <w:marBottom w:val="0"/>
          <w:divBdr>
            <w:top w:val="none" w:sz="0" w:space="0" w:color="auto"/>
            <w:left w:val="none" w:sz="0" w:space="0" w:color="auto"/>
            <w:bottom w:val="none" w:sz="0" w:space="0" w:color="auto"/>
            <w:right w:val="none" w:sz="0" w:space="0" w:color="auto"/>
          </w:divBdr>
        </w:div>
        <w:div w:id="1397776575">
          <w:marLeft w:val="480"/>
          <w:marRight w:val="0"/>
          <w:marTop w:val="0"/>
          <w:marBottom w:val="0"/>
          <w:divBdr>
            <w:top w:val="none" w:sz="0" w:space="0" w:color="auto"/>
            <w:left w:val="none" w:sz="0" w:space="0" w:color="auto"/>
            <w:bottom w:val="none" w:sz="0" w:space="0" w:color="auto"/>
            <w:right w:val="none" w:sz="0" w:space="0" w:color="auto"/>
          </w:divBdr>
        </w:div>
        <w:div w:id="1503547068">
          <w:marLeft w:val="480"/>
          <w:marRight w:val="0"/>
          <w:marTop w:val="0"/>
          <w:marBottom w:val="0"/>
          <w:divBdr>
            <w:top w:val="none" w:sz="0" w:space="0" w:color="auto"/>
            <w:left w:val="none" w:sz="0" w:space="0" w:color="auto"/>
            <w:bottom w:val="none" w:sz="0" w:space="0" w:color="auto"/>
            <w:right w:val="none" w:sz="0" w:space="0" w:color="auto"/>
          </w:divBdr>
        </w:div>
        <w:div w:id="1583949752">
          <w:marLeft w:val="480"/>
          <w:marRight w:val="0"/>
          <w:marTop w:val="0"/>
          <w:marBottom w:val="0"/>
          <w:divBdr>
            <w:top w:val="none" w:sz="0" w:space="0" w:color="auto"/>
            <w:left w:val="none" w:sz="0" w:space="0" w:color="auto"/>
            <w:bottom w:val="none" w:sz="0" w:space="0" w:color="auto"/>
            <w:right w:val="none" w:sz="0" w:space="0" w:color="auto"/>
          </w:divBdr>
        </w:div>
        <w:div w:id="1617567571">
          <w:marLeft w:val="480"/>
          <w:marRight w:val="0"/>
          <w:marTop w:val="0"/>
          <w:marBottom w:val="0"/>
          <w:divBdr>
            <w:top w:val="none" w:sz="0" w:space="0" w:color="auto"/>
            <w:left w:val="none" w:sz="0" w:space="0" w:color="auto"/>
            <w:bottom w:val="none" w:sz="0" w:space="0" w:color="auto"/>
            <w:right w:val="none" w:sz="0" w:space="0" w:color="auto"/>
          </w:divBdr>
        </w:div>
        <w:div w:id="1702433646">
          <w:marLeft w:val="480"/>
          <w:marRight w:val="0"/>
          <w:marTop w:val="0"/>
          <w:marBottom w:val="0"/>
          <w:divBdr>
            <w:top w:val="none" w:sz="0" w:space="0" w:color="auto"/>
            <w:left w:val="none" w:sz="0" w:space="0" w:color="auto"/>
            <w:bottom w:val="none" w:sz="0" w:space="0" w:color="auto"/>
            <w:right w:val="none" w:sz="0" w:space="0" w:color="auto"/>
          </w:divBdr>
        </w:div>
        <w:div w:id="1740588353">
          <w:marLeft w:val="480"/>
          <w:marRight w:val="0"/>
          <w:marTop w:val="0"/>
          <w:marBottom w:val="0"/>
          <w:divBdr>
            <w:top w:val="none" w:sz="0" w:space="0" w:color="auto"/>
            <w:left w:val="none" w:sz="0" w:space="0" w:color="auto"/>
            <w:bottom w:val="none" w:sz="0" w:space="0" w:color="auto"/>
            <w:right w:val="none" w:sz="0" w:space="0" w:color="auto"/>
          </w:divBdr>
        </w:div>
        <w:div w:id="1834028376">
          <w:marLeft w:val="480"/>
          <w:marRight w:val="0"/>
          <w:marTop w:val="0"/>
          <w:marBottom w:val="0"/>
          <w:divBdr>
            <w:top w:val="none" w:sz="0" w:space="0" w:color="auto"/>
            <w:left w:val="none" w:sz="0" w:space="0" w:color="auto"/>
            <w:bottom w:val="none" w:sz="0" w:space="0" w:color="auto"/>
            <w:right w:val="none" w:sz="0" w:space="0" w:color="auto"/>
          </w:divBdr>
        </w:div>
        <w:div w:id="1906184336">
          <w:marLeft w:val="480"/>
          <w:marRight w:val="0"/>
          <w:marTop w:val="0"/>
          <w:marBottom w:val="0"/>
          <w:divBdr>
            <w:top w:val="none" w:sz="0" w:space="0" w:color="auto"/>
            <w:left w:val="none" w:sz="0" w:space="0" w:color="auto"/>
            <w:bottom w:val="none" w:sz="0" w:space="0" w:color="auto"/>
            <w:right w:val="none" w:sz="0" w:space="0" w:color="auto"/>
          </w:divBdr>
        </w:div>
        <w:div w:id="1920552135">
          <w:marLeft w:val="480"/>
          <w:marRight w:val="0"/>
          <w:marTop w:val="0"/>
          <w:marBottom w:val="0"/>
          <w:divBdr>
            <w:top w:val="none" w:sz="0" w:space="0" w:color="auto"/>
            <w:left w:val="none" w:sz="0" w:space="0" w:color="auto"/>
            <w:bottom w:val="none" w:sz="0" w:space="0" w:color="auto"/>
            <w:right w:val="none" w:sz="0" w:space="0" w:color="auto"/>
          </w:divBdr>
        </w:div>
        <w:div w:id="2025740820">
          <w:marLeft w:val="480"/>
          <w:marRight w:val="0"/>
          <w:marTop w:val="0"/>
          <w:marBottom w:val="0"/>
          <w:divBdr>
            <w:top w:val="none" w:sz="0" w:space="0" w:color="auto"/>
            <w:left w:val="none" w:sz="0" w:space="0" w:color="auto"/>
            <w:bottom w:val="none" w:sz="0" w:space="0" w:color="auto"/>
            <w:right w:val="none" w:sz="0" w:space="0" w:color="auto"/>
          </w:divBdr>
        </w:div>
        <w:div w:id="2120638322">
          <w:marLeft w:val="480"/>
          <w:marRight w:val="0"/>
          <w:marTop w:val="0"/>
          <w:marBottom w:val="0"/>
          <w:divBdr>
            <w:top w:val="none" w:sz="0" w:space="0" w:color="auto"/>
            <w:left w:val="none" w:sz="0" w:space="0" w:color="auto"/>
            <w:bottom w:val="none" w:sz="0" w:space="0" w:color="auto"/>
            <w:right w:val="none" w:sz="0" w:space="0" w:color="auto"/>
          </w:divBdr>
        </w:div>
      </w:divsChild>
    </w:div>
    <w:div w:id="666370763">
      <w:bodyDiv w:val="1"/>
      <w:marLeft w:val="0"/>
      <w:marRight w:val="0"/>
      <w:marTop w:val="0"/>
      <w:marBottom w:val="0"/>
      <w:divBdr>
        <w:top w:val="none" w:sz="0" w:space="0" w:color="auto"/>
        <w:left w:val="none" w:sz="0" w:space="0" w:color="auto"/>
        <w:bottom w:val="none" w:sz="0" w:space="0" w:color="auto"/>
        <w:right w:val="none" w:sz="0" w:space="0" w:color="auto"/>
      </w:divBdr>
    </w:div>
    <w:div w:id="673801282">
      <w:bodyDiv w:val="1"/>
      <w:marLeft w:val="0"/>
      <w:marRight w:val="0"/>
      <w:marTop w:val="0"/>
      <w:marBottom w:val="0"/>
      <w:divBdr>
        <w:top w:val="none" w:sz="0" w:space="0" w:color="auto"/>
        <w:left w:val="none" w:sz="0" w:space="0" w:color="auto"/>
        <w:bottom w:val="none" w:sz="0" w:space="0" w:color="auto"/>
        <w:right w:val="none" w:sz="0" w:space="0" w:color="auto"/>
      </w:divBdr>
    </w:div>
    <w:div w:id="675771454">
      <w:bodyDiv w:val="1"/>
      <w:marLeft w:val="0"/>
      <w:marRight w:val="0"/>
      <w:marTop w:val="0"/>
      <w:marBottom w:val="0"/>
      <w:divBdr>
        <w:top w:val="none" w:sz="0" w:space="0" w:color="auto"/>
        <w:left w:val="none" w:sz="0" w:space="0" w:color="auto"/>
        <w:bottom w:val="none" w:sz="0" w:space="0" w:color="auto"/>
        <w:right w:val="none" w:sz="0" w:space="0" w:color="auto"/>
      </w:divBdr>
    </w:div>
    <w:div w:id="679163031">
      <w:bodyDiv w:val="1"/>
      <w:marLeft w:val="0"/>
      <w:marRight w:val="0"/>
      <w:marTop w:val="0"/>
      <w:marBottom w:val="0"/>
      <w:divBdr>
        <w:top w:val="none" w:sz="0" w:space="0" w:color="auto"/>
        <w:left w:val="none" w:sz="0" w:space="0" w:color="auto"/>
        <w:bottom w:val="none" w:sz="0" w:space="0" w:color="auto"/>
        <w:right w:val="none" w:sz="0" w:space="0" w:color="auto"/>
      </w:divBdr>
      <w:divsChild>
        <w:div w:id="61371076">
          <w:marLeft w:val="480"/>
          <w:marRight w:val="0"/>
          <w:marTop w:val="0"/>
          <w:marBottom w:val="0"/>
          <w:divBdr>
            <w:top w:val="none" w:sz="0" w:space="0" w:color="auto"/>
            <w:left w:val="none" w:sz="0" w:space="0" w:color="auto"/>
            <w:bottom w:val="none" w:sz="0" w:space="0" w:color="auto"/>
            <w:right w:val="none" w:sz="0" w:space="0" w:color="auto"/>
          </w:divBdr>
        </w:div>
        <w:div w:id="183709383">
          <w:marLeft w:val="480"/>
          <w:marRight w:val="0"/>
          <w:marTop w:val="0"/>
          <w:marBottom w:val="0"/>
          <w:divBdr>
            <w:top w:val="none" w:sz="0" w:space="0" w:color="auto"/>
            <w:left w:val="none" w:sz="0" w:space="0" w:color="auto"/>
            <w:bottom w:val="none" w:sz="0" w:space="0" w:color="auto"/>
            <w:right w:val="none" w:sz="0" w:space="0" w:color="auto"/>
          </w:divBdr>
        </w:div>
        <w:div w:id="581985226">
          <w:marLeft w:val="480"/>
          <w:marRight w:val="0"/>
          <w:marTop w:val="0"/>
          <w:marBottom w:val="0"/>
          <w:divBdr>
            <w:top w:val="none" w:sz="0" w:space="0" w:color="auto"/>
            <w:left w:val="none" w:sz="0" w:space="0" w:color="auto"/>
            <w:bottom w:val="none" w:sz="0" w:space="0" w:color="auto"/>
            <w:right w:val="none" w:sz="0" w:space="0" w:color="auto"/>
          </w:divBdr>
        </w:div>
        <w:div w:id="797646175">
          <w:marLeft w:val="480"/>
          <w:marRight w:val="0"/>
          <w:marTop w:val="0"/>
          <w:marBottom w:val="0"/>
          <w:divBdr>
            <w:top w:val="none" w:sz="0" w:space="0" w:color="auto"/>
            <w:left w:val="none" w:sz="0" w:space="0" w:color="auto"/>
            <w:bottom w:val="none" w:sz="0" w:space="0" w:color="auto"/>
            <w:right w:val="none" w:sz="0" w:space="0" w:color="auto"/>
          </w:divBdr>
        </w:div>
        <w:div w:id="863322271">
          <w:marLeft w:val="480"/>
          <w:marRight w:val="0"/>
          <w:marTop w:val="0"/>
          <w:marBottom w:val="0"/>
          <w:divBdr>
            <w:top w:val="none" w:sz="0" w:space="0" w:color="auto"/>
            <w:left w:val="none" w:sz="0" w:space="0" w:color="auto"/>
            <w:bottom w:val="none" w:sz="0" w:space="0" w:color="auto"/>
            <w:right w:val="none" w:sz="0" w:space="0" w:color="auto"/>
          </w:divBdr>
        </w:div>
        <w:div w:id="1425954728">
          <w:marLeft w:val="480"/>
          <w:marRight w:val="0"/>
          <w:marTop w:val="0"/>
          <w:marBottom w:val="0"/>
          <w:divBdr>
            <w:top w:val="none" w:sz="0" w:space="0" w:color="auto"/>
            <w:left w:val="none" w:sz="0" w:space="0" w:color="auto"/>
            <w:bottom w:val="none" w:sz="0" w:space="0" w:color="auto"/>
            <w:right w:val="none" w:sz="0" w:space="0" w:color="auto"/>
          </w:divBdr>
        </w:div>
        <w:div w:id="1530602885">
          <w:marLeft w:val="480"/>
          <w:marRight w:val="0"/>
          <w:marTop w:val="0"/>
          <w:marBottom w:val="0"/>
          <w:divBdr>
            <w:top w:val="none" w:sz="0" w:space="0" w:color="auto"/>
            <w:left w:val="none" w:sz="0" w:space="0" w:color="auto"/>
            <w:bottom w:val="none" w:sz="0" w:space="0" w:color="auto"/>
            <w:right w:val="none" w:sz="0" w:space="0" w:color="auto"/>
          </w:divBdr>
        </w:div>
        <w:div w:id="1535998074">
          <w:marLeft w:val="480"/>
          <w:marRight w:val="0"/>
          <w:marTop w:val="0"/>
          <w:marBottom w:val="0"/>
          <w:divBdr>
            <w:top w:val="none" w:sz="0" w:space="0" w:color="auto"/>
            <w:left w:val="none" w:sz="0" w:space="0" w:color="auto"/>
            <w:bottom w:val="none" w:sz="0" w:space="0" w:color="auto"/>
            <w:right w:val="none" w:sz="0" w:space="0" w:color="auto"/>
          </w:divBdr>
        </w:div>
        <w:div w:id="1720787161">
          <w:marLeft w:val="480"/>
          <w:marRight w:val="0"/>
          <w:marTop w:val="0"/>
          <w:marBottom w:val="0"/>
          <w:divBdr>
            <w:top w:val="none" w:sz="0" w:space="0" w:color="auto"/>
            <w:left w:val="none" w:sz="0" w:space="0" w:color="auto"/>
            <w:bottom w:val="none" w:sz="0" w:space="0" w:color="auto"/>
            <w:right w:val="none" w:sz="0" w:space="0" w:color="auto"/>
          </w:divBdr>
        </w:div>
        <w:div w:id="2099256016">
          <w:marLeft w:val="480"/>
          <w:marRight w:val="0"/>
          <w:marTop w:val="0"/>
          <w:marBottom w:val="0"/>
          <w:divBdr>
            <w:top w:val="none" w:sz="0" w:space="0" w:color="auto"/>
            <w:left w:val="none" w:sz="0" w:space="0" w:color="auto"/>
            <w:bottom w:val="none" w:sz="0" w:space="0" w:color="auto"/>
            <w:right w:val="none" w:sz="0" w:space="0" w:color="auto"/>
          </w:divBdr>
        </w:div>
      </w:divsChild>
    </w:div>
    <w:div w:id="681201353">
      <w:bodyDiv w:val="1"/>
      <w:marLeft w:val="0"/>
      <w:marRight w:val="0"/>
      <w:marTop w:val="0"/>
      <w:marBottom w:val="0"/>
      <w:divBdr>
        <w:top w:val="none" w:sz="0" w:space="0" w:color="auto"/>
        <w:left w:val="none" w:sz="0" w:space="0" w:color="auto"/>
        <w:bottom w:val="none" w:sz="0" w:space="0" w:color="auto"/>
        <w:right w:val="none" w:sz="0" w:space="0" w:color="auto"/>
      </w:divBdr>
    </w:div>
    <w:div w:id="685710292">
      <w:bodyDiv w:val="1"/>
      <w:marLeft w:val="0"/>
      <w:marRight w:val="0"/>
      <w:marTop w:val="0"/>
      <w:marBottom w:val="0"/>
      <w:divBdr>
        <w:top w:val="none" w:sz="0" w:space="0" w:color="auto"/>
        <w:left w:val="none" w:sz="0" w:space="0" w:color="auto"/>
        <w:bottom w:val="none" w:sz="0" w:space="0" w:color="auto"/>
        <w:right w:val="none" w:sz="0" w:space="0" w:color="auto"/>
      </w:divBdr>
    </w:div>
    <w:div w:id="688603053">
      <w:bodyDiv w:val="1"/>
      <w:marLeft w:val="0"/>
      <w:marRight w:val="0"/>
      <w:marTop w:val="0"/>
      <w:marBottom w:val="0"/>
      <w:divBdr>
        <w:top w:val="none" w:sz="0" w:space="0" w:color="auto"/>
        <w:left w:val="none" w:sz="0" w:space="0" w:color="auto"/>
        <w:bottom w:val="none" w:sz="0" w:space="0" w:color="auto"/>
        <w:right w:val="none" w:sz="0" w:space="0" w:color="auto"/>
      </w:divBdr>
      <w:divsChild>
        <w:div w:id="349990179">
          <w:marLeft w:val="480"/>
          <w:marRight w:val="0"/>
          <w:marTop w:val="0"/>
          <w:marBottom w:val="0"/>
          <w:divBdr>
            <w:top w:val="none" w:sz="0" w:space="0" w:color="auto"/>
            <w:left w:val="none" w:sz="0" w:space="0" w:color="auto"/>
            <w:bottom w:val="none" w:sz="0" w:space="0" w:color="auto"/>
            <w:right w:val="none" w:sz="0" w:space="0" w:color="auto"/>
          </w:divBdr>
        </w:div>
        <w:div w:id="958413850">
          <w:marLeft w:val="480"/>
          <w:marRight w:val="0"/>
          <w:marTop w:val="0"/>
          <w:marBottom w:val="0"/>
          <w:divBdr>
            <w:top w:val="none" w:sz="0" w:space="0" w:color="auto"/>
            <w:left w:val="none" w:sz="0" w:space="0" w:color="auto"/>
            <w:bottom w:val="none" w:sz="0" w:space="0" w:color="auto"/>
            <w:right w:val="none" w:sz="0" w:space="0" w:color="auto"/>
          </w:divBdr>
        </w:div>
        <w:div w:id="1138495714">
          <w:marLeft w:val="480"/>
          <w:marRight w:val="0"/>
          <w:marTop w:val="0"/>
          <w:marBottom w:val="0"/>
          <w:divBdr>
            <w:top w:val="none" w:sz="0" w:space="0" w:color="auto"/>
            <w:left w:val="none" w:sz="0" w:space="0" w:color="auto"/>
            <w:bottom w:val="none" w:sz="0" w:space="0" w:color="auto"/>
            <w:right w:val="none" w:sz="0" w:space="0" w:color="auto"/>
          </w:divBdr>
        </w:div>
        <w:div w:id="1948806563">
          <w:marLeft w:val="480"/>
          <w:marRight w:val="0"/>
          <w:marTop w:val="0"/>
          <w:marBottom w:val="0"/>
          <w:divBdr>
            <w:top w:val="none" w:sz="0" w:space="0" w:color="auto"/>
            <w:left w:val="none" w:sz="0" w:space="0" w:color="auto"/>
            <w:bottom w:val="none" w:sz="0" w:space="0" w:color="auto"/>
            <w:right w:val="none" w:sz="0" w:space="0" w:color="auto"/>
          </w:divBdr>
        </w:div>
        <w:div w:id="2123725373">
          <w:marLeft w:val="480"/>
          <w:marRight w:val="0"/>
          <w:marTop w:val="0"/>
          <w:marBottom w:val="0"/>
          <w:divBdr>
            <w:top w:val="none" w:sz="0" w:space="0" w:color="auto"/>
            <w:left w:val="none" w:sz="0" w:space="0" w:color="auto"/>
            <w:bottom w:val="none" w:sz="0" w:space="0" w:color="auto"/>
            <w:right w:val="none" w:sz="0" w:space="0" w:color="auto"/>
          </w:divBdr>
        </w:div>
      </w:divsChild>
    </w:div>
    <w:div w:id="688720667">
      <w:bodyDiv w:val="1"/>
      <w:marLeft w:val="0"/>
      <w:marRight w:val="0"/>
      <w:marTop w:val="0"/>
      <w:marBottom w:val="0"/>
      <w:divBdr>
        <w:top w:val="none" w:sz="0" w:space="0" w:color="auto"/>
        <w:left w:val="none" w:sz="0" w:space="0" w:color="auto"/>
        <w:bottom w:val="none" w:sz="0" w:space="0" w:color="auto"/>
        <w:right w:val="none" w:sz="0" w:space="0" w:color="auto"/>
      </w:divBdr>
    </w:div>
    <w:div w:id="691494004">
      <w:bodyDiv w:val="1"/>
      <w:marLeft w:val="0"/>
      <w:marRight w:val="0"/>
      <w:marTop w:val="0"/>
      <w:marBottom w:val="0"/>
      <w:divBdr>
        <w:top w:val="none" w:sz="0" w:space="0" w:color="auto"/>
        <w:left w:val="none" w:sz="0" w:space="0" w:color="auto"/>
        <w:bottom w:val="none" w:sz="0" w:space="0" w:color="auto"/>
        <w:right w:val="none" w:sz="0" w:space="0" w:color="auto"/>
      </w:divBdr>
    </w:div>
    <w:div w:id="691759823">
      <w:bodyDiv w:val="1"/>
      <w:marLeft w:val="0"/>
      <w:marRight w:val="0"/>
      <w:marTop w:val="0"/>
      <w:marBottom w:val="0"/>
      <w:divBdr>
        <w:top w:val="none" w:sz="0" w:space="0" w:color="auto"/>
        <w:left w:val="none" w:sz="0" w:space="0" w:color="auto"/>
        <w:bottom w:val="none" w:sz="0" w:space="0" w:color="auto"/>
        <w:right w:val="none" w:sz="0" w:space="0" w:color="auto"/>
      </w:divBdr>
    </w:div>
    <w:div w:id="693464469">
      <w:bodyDiv w:val="1"/>
      <w:marLeft w:val="0"/>
      <w:marRight w:val="0"/>
      <w:marTop w:val="0"/>
      <w:marBottom w:val="0"/>
      <w:divBdr>
        <w:top w:val="none" w:sz="0" w:space="0" w:color="auto"/>
        <w:left w:val="none" w:sz="0" w:space="0" w:color="auto"/>
        <w:bottom w:val="none" w:sz="0" w:space="0" w:color="auto"/>
        <w:right w:val="none" w:sz="0" w:space="0" w:color="auto"/>
      </w:divBdr>
    </w:div>
    <w:div w:id="695081024">
      <w:bodyDiv w:val="1"/>
      <w:marLeft w:val="0"/>
      <w:marRight w:val="0"/>
      <w:marTop w:val="0"/>
      <w:marBottom w:val="0"/>
      <w:divBdr>
        <w:top w:val="none" w:sz="0" w:space="0" w:color="auto"/>
        <w:left w:val="none" w:sz="0" w:space="0" w:color="auto"/>
        <w:bottom w:val="none" w:sz="0" w:space="0" w:color="auto"/>
        <w:right w:val="none" w:sz="0" w:space="0" w:color="auto"/>
      </w:divBdr>
    </w:div>
    <w:div w:id="696202899">
      <w:bodyDiv w:val="1"/>
      <w:marLeft w:val="0"/>
      <w:marRight w:val="0"/>
      <w:marTop w:val="0"/>
      <w:marBottom w:val="0"/>
      <w:divBdr>
        <w:top w:val="none" w:sz="0" w:space="0" w:color="auto"/>
        <w:left w:val="none" w:sz="0" w:space="0" w:color="auto"/>
        <w:bottom w:val="none" w:sz="0" w:space="0" w:color="auto"/>
        <w:right w:val="none" w:sz="0" w:space="0" w:color="auto"/>
      </w:divBdr>
    </w:div>
    <w:div w:id="696857673">
      <w:bodyDiv w:val="1"/>
      <w:marLeft w:val="0"/>
      <w:marRight w:val="0"/>
      <w:marTop w:val="0"/>
      <w:marBottom w:val="0"/>
      <w:divBdr>
        <w:top w:val="none" w:sz="0" w:space="0" w:color="auto"/>
        <w:left w:val="none" w:sz="0" w:space="0" w:color="auto"/>
        <w:bottom w:val="none" w:sz="0" w:space="0" w:color="auto"/>
        <w:right w:val="none" w:sz="0" w:space="0" w:color="auto"/>
      </w:divBdr>
    </w:div>
    <w:div w:id="703597580">
      <w:bodyDiv w:val="1"/>
      <w:marLeft w:val="0"/>
      <w:marRight w:val="0"/>
      <w:marTop w:val="0"/>
      <w:marBottom w:val="0"/>
      <w:divBdr>
        <w:top w:val="none" w:sz="0" w:space="0" w:color="auto"/>
        <w:left w:val="none" w:sz="0" w:space="0" w:color="auto"/>
        <w:bottom w:val="none" w:sz="0" w:space="0" w:color="auto"/>
        <w:right w:val="none" w:sz="0" w:space="0" w:color="auto"/>
      </w:divBdr>
    </w:div>
    <w:div w:id="707534034">
      <w:bodyDiv w:val="1"/>
      <w:marLeft w:val="0"/>
      <w:marRight w:val="0"/>
      <w:marTop w:val="0"/>
      <w:marBottom w:val="0"/>
      <w:divBdr>
        <w:top w:val="none" w:sz="0" w:space="0" w:color="auto"/>
        <w:left w:val="none" w:sz="0" w:space="0" w:color="auto"/>
        <w:bottom w:val="none" w:sz="0" w:space="0" w:color="auto"/>
        <w:right w:val="none" w:sz="0" w:space="0" w:color="auto"/>
      </w:divBdr>
    </w:div>
    <w:div w:id="709913569">
      <w:bodyDiv w:val="1"/>
      <w:marLeft w:val="0"/>
      <w:marRight w:val="0"/>
      <w:marTop w:val="0"/>
      <w:marBottom w:val="0"/>
      <w:divBdr>
        <w:top w:val="none" w:sz="0" w:space="0" w:color="auto"/>
        <w:left w:val="none" w:sz="0" w:space="0" w:color="auto"/>
        <w:bottom w:val="none" w:sz="0" w:space="0" w:color="auto"/>
        <w:right w:val="none" w:sz="0" w:space="0" w:color="auto"/>
      </w:divBdr>
    </w:div>
    <w:div w:id="710302695">
      <w:bodyDiv w:val="1"/>
      <w:marLeft w:val="0"/>
      <w:marRight w:val="0"/>
      <w:marTop w:val="0"/>
      <w:marBottom w:val="0"/>
      <w:divBdr>
        <w:top w:val="none" w:sz="0" w:space="0" w:color="auto"/>
        <w:left w:val="none" w:sz="0" w:space="0" w:color="auto"/>
        <w:bottom w:val="none" w:sz="0" w:space="0" w:color="auto"/>
        <w:right w:val="none" w:sz="0" w:space="0" w:color="auto"/>
      </w:divBdr>
    </w:div>
    <w:div w:id="710804499">
      <w:bodyDiv w:val="1"/>
      <w:marLeft w:val="0"/>
      <w:marRight w:val="0"/>
      <w:marTop w:val="0"/>
      <w:marBottom w:val="0"/>
      <w:divBdr>
        <w:top w:val="none" w:sz="0" w:space="0" w:color="auto"/>
        <w:left w:val="none" w:sz="0" w:space="0" w:color="auto"/>
        <w:bottom w:val="none" w:sz="0" w:space="0" w:color="auto"/>
        <w:right w:val="none" w:sz="0" w:space="0" w:color="auto"/>
      </w:divBdr>
    </w:div>
    <w:div w:id="715356553">
      <w:bodyDiv w:val="1"/>
      <w:marLeft w:val="0"/>
      <w:marRight w:val="0"/>
      <w:marTop w:val="0"/>
      <w:marBottom w:val="0"/>
      <w:divBdr>
        <w:top w:val="none" w:sz="0" w:space="0" w:color="auto"/>
        <w:left w:val="none" w:sz="0" w:space="0" w:color="auto"/>
        <w:bottom w:val="none" w:sz="0" w:space="0" w:color="auto"/>
        <w:right w:val="none" w:sz="0" w:space="0" w:color="auto"/>
      </w:divBdr>
    </w:div>
    <w:div w:id="716122691">
      <w:bodyDiv w:val="1"/>
      <w:marLeft w:val="0"/>
      <w:marRight w:val="0"/>
      <w:marTop w:val="0"/>
      <w:marBottom w:val="0"/>
      <w:divBdr>
        <w:top w:val="none" w:sz="0" w:space="0" w:color="auto"/>
        <w:left w:val="none" w:sz="0" w:space="0" w:color="auto"/>
        <w:bottom w:val="none" w:sz="0" w:space="0" w:color="auto"/>
        <w:right w:val="none" w:sz="0" w:space="0" w:color="auto"/>
      </w:divBdr>
    </w:div>
    <w:div w:id="719941701">
      <w:bodyDiv w:val="1"/>
      <w:marLeft w:val="0"/>
      <w:marRight w:val="0"/>
      <w:marTop w:val="0"/>
      <w:marBottom w:val="0"/>
      <w:divBdr>
        <w:top w:val="none" w:sz="0" w:space="0" w:color="auto"/>
        <w:left w:val="none" w:sz="0" w:space="0" w:color="auto"/>
        <w:bottom w:val="none" w:sz="0" w:space="0" w:color="auto"/>
        <w:right w:val="none" w:sz="0" w:space="0" w:color="auto"/>
      </w:divBdr>
    </w:div>
    <w:div w:id="720057122">
      <w:bodyDiv w:val="1"/>
      <w:marLeft w:val="0"/>
      <w:marRight w:val="0"/>
      <w:marTop w:val="0"/>
      <w:marBottom w:val="0"/>
      <w:divBdr>
        <w:top w:val="none" w:sz="0" w:space="0" w:color="auto"/>
        <w:left w:val="none" w:sz="0" w:space="0" w:color="auto"/>
        <w:bottom w:val="none" w:sz="0" w:space="0" w:color="auto"/>
        <w:right w:val="none" w:sz="0" w:space="0" w:color="auto"/>
      </w:divBdr>
      <w:divsChild>
        <w:div w:id="30806504">
          <w:marLeft w:val="480"/>
          <w:marRight w:val="0"/>
          <w:marTop w:val="0"/>
          <w:marBottom w:val="0"/>
          <w:divBdr>
            <w:top w:val="none" w:sz="0" w:space="0" w:color="auto"/>
            <w:left w:val="none" w:sz="0" w:space="0" w:color="auto"/>
            <w:bottom w:val="none" w:sz="0" w:space="0" w:color="auto"/>
            <w:right w:val="none" w:sz="0" w:space="0" w:color="auto"/>
          </w:divBdr>
        </w:div>
        <w:div w:id="92436749">
          <w:marLeft w:val="480"/>
          <w:marRight w:val="0"/>
          <w:marTop w:val="0"/>
          <w:marBottom w:val="0"/>
          <w:divBdr>
            <w:top w:val="none" w:sz="0" w:space="0" w:color="auto"/>
            <w:left w:val="none" w:sz="0" w:space="0" w:color="auto"/>
            <w:bottom w:val="none" w:sz="0" w:space="0" w:color="auto"/>
            <w:right w:val="none" w:sz="0" w:space="0" w:color="auto"/>
          </w:divBdr>
        </w:div>
        <w:div w:id="98720562">
          <w:marLeft w:val="480"/>
          <w:marRight w:val="0"/>
          <w:marTop w:val="0"/>
          <w:marBottom w:val="0"/>
          <w:divBdr>
            <w:top w:val="none" w:sz="0" w:space="0" w:color="auto"/>
            <w:left w:val="none" w:sz="0" w:space="0" w:color="auto"/>
            <w:bottom w:val="none" w:sz="0" w:space="0" w:color="auto"/>
            <w:right w:val="none" w:sz="0" w:space="0" w:color="auto"/>
          </w:divBdr>
        </w:div>
        <w:div w:id="284510664">
          <w:marLeft w:val="480"/>
          <w:marRight w:val="0"/>
          <w:marTop w:val="0"/>
          <w:marBottom w:val="0"/>
          <w:divBdr>
            <w:top w:val="none" w:sz="0" w:space="0" w:color="auto"/>
            <w:left w:val="none" w:sz="0" w:space="0" w:color="auto"/>
            <w:bottom w:val="none" w:sz="0" w:space="0" w:color="auto"/>
            <w:right w:val="none" w:sz="0" w:space="0" w:color="auto"/>
          </w:divBdr>
        </w:div>
        <w:div w:id="564528984">
          <w:marLeft w:val="480"/>
          <w:marRight w:val="0"/>
          <w:marTop w:val="0"/>
          <w:marBottom w:val="0"/>
          <w:divBdr>
            <w:top w:val="none" w:sz="0" w:space="0" w:color="auto"/>
            <w:left w:val="none" w:sz="0" w:space="0" w:color="auto"/>
            <w:bottom w:val="none" w:sz="0" w:space="0" w:color="auto"/>
            <w:right w:val="none" w:sz="0" w:space="0" w:color="auto"/>
          </w:divBdr>
        </w:div>
        <w:div w:id="655107296">
          <w:marLeft w:val="480"/>
          <w:marRight w:val="0"/>
          <w:marTop w:val="0"/>
          <w:marBottom w:val="0"/>
          <w:divBdr>
            <w:top w:val="none" w:sz="0" w:space="0" w:color="auto"/>
            <w:left w:val="none" w:sz="0" w:space="0" w:color="auto"/>
            <w:bottom w:val="none" w:sz="0" w:space="0" w:color="auto"/>
            <w:right w:val="none" w:sz="0" w:space="0" w:color="auto"/>
          </w:divBdr>
        </w:div>
        <w:div w:id="704871431">
          <w:marLeft w:val="480"/>
          <w:marRight w:val="0"/>
          <w:marTop w:val="0"/>
          <w:marBottom w:val="0"/>
          <w:divBdr>
            <w:top w:val="none" w:sz="0" w:space="0" w:color="auto"/>
            <w:left w:val="none" w:sz="0" w:space="0" w:color="auto"/>
            <w:bottom w:val="none" w:sz="0" w:space="0" w:color="auto"/>
            <w:right w:val="none" w:sz="0" w:space="0" w:color="auto"/>
          </w:divBdr>
        </w:div>
        <w:div w:id="708186018">
          <w:marLeft w:val="480"/>
          <w:marRight w:val="0"/>
          <w:marTop w:val="0"/>
          <w:marBottom w:val="0"/>
          <w:divBdr>
            <w:top w:val="none" w:sz="0" w:space="0" w:color="auto"/>
            <w:left w:val="none" w:sz="0" w:space="0" w:color="auto"/>
            <w:bottom w:val="none" w:sz="0" w:space="0" w:color="auto"/>
            <w:right w:val="none" w:sz="0" w:space="0" w:color="auto"/>
          </w:divBdr>
        </w:div>
        <w:div w:id="1050226101">
          <w:marLeft w:val="480"/>
          <w:marRight w:val="0"/>
          <w:marTop w:val="0"/>
          <w:marBottom w:val="0"/>
          <w:divBdr>
            <w:top w:val="none" w:sz="0" w:space="0" w:color="auto"/>
            <w:left w:val="none" w:sz="0" w:space="0" w:color="auto"/>
            <w:bottom w:val="none" w:sz="0" w:space="0" w:color="auto"/>
            <w:right w:val="none" w:sz="0" w:space="0" w:color="auto"/>
          </w:divBdr>
        </w:div>
        <w:div w:id="1064832420">
          <w:marLeft w:val="480"/>
          <w:marRight w:val="0"/>
          <w:marTop w:val="0"/>
          <w:marBottom w:val="0"/>
          <w:divBdr>
            <w:top w:val="none" w:sz="0" w:space="0" w:color="auto"/>
            <w:left w:val="none" w:sz="0" w:space="0" w:color="auto"/>
            <w:bottom w:val="none" w:sz="0" w:space="0" w:color="auto"/>
            <w:right w:val="none" w:sz="0" w:space="0" w:color="auto"/>
          </w:divBdr>
        </w:div>
        <w:div w:id="1178740671">
          <w:marLeft w:val="480"/>
          <w:marRight w:val="0"/>
          <w:marTop w:val="0"/>
          <w:marBottom w:val="0"/>
          <w:divBdr>
            <w:top w:val="none" w:sz="0" w:space="0" w:color="auto"/>
            <w:left w:val="none" w:sz="0" w:space="0" w:color="auto"/>
            <w:bottom w:val="none" w:sz="0" w:space="0" w:color="auto"/>
            <w:right w:val="none" w:sz="0" w:space="0" w:color="auto"/>
          </w:divBdr>
        </w:div>
        <w:div w:id="1229417859">
          <w:marLeft w:val="480"/>
          <w:marRight w:val="0"/>
          <w:marTop w:val="0"/>
          <w:marBottom w:val="0"/>
          <w:divBdr>
            <w:top w:val="none" w:sz="0" w:space="0" w:color="auto"/>
            <w:left w:val="none" w:sz="0" w:space="0" w:color="auto"/>
            <w:bottom w:val="none" w:sz="0" w:space="0" w:color="auto"/>
            <w:right w:val="none" w:sz="0" w:space="0" w:color="auto"/>
          </w:divBdr>
        </w:div>
        <w:div w:id="1296522100">
          <w:marLeft w:val="480"/>
          <w:marRight w:val="0"/>
          <w:marTop w:val="0"/>
          <w:marBottom w:val="0"/>
          <w:divBdr>
            <w:top w:val="none" w:sz="0" w:space="0" w:color="auto"/>
            <w:left w:val="none" w:sz="0" w:space="0" w:color="auto"/>
            <w:bottom w:val="none" w:sz="0" w:space="0" w:color="auto"/>
            <w:right w:val="none" w:sz="0" w:space="0" w:color="auto"/>
          </w:divBdr>
        </w:div>
        <w:div w:id="1318074715">
          <w:marLeft w:val="480"/>
          <w:marRight w:val="0"/>
          <w:marTop w:val="0"/>
          <w:marBottom w:val="0"/>
          <w:divBdr>
            <w:top w:val="none" w:sz="0" w:space="0" w:color="auto"/>
            <w:left w:val="none" w:sz="0" w:space="0" w:color="auto"/>
            <w:bottom w:val="none" w:sz="0" w:space="0" w:color="auto"/>
            <w:right w:val="none" w:sz="0" w:space="0" w:color="auto"/>
          </w:divBdr>
        </w:div>
        <w:div w:id="1418475526">
          <w:marLeft w:val="480"/>
          <w:marRight w:val="0"/>
          <w:marTop w:val="0"/>
          <w:marBottom w:val="0"/>
          <w:divBdr>
            <w:top w:val="none" w:sz="0" w:space="0" w:color="auto"/>
            <w:left w:val="none" w:sz="0" w:space="0" w:color="auto"/>
            <w:bottom w:val="none" w:sz="0" w:space="0" w:color="auto"/>
            <w:right w:val="none" w:sz="0" w:space="0" w:color="auto"/>
          </w:divBdr>
        </w:div>
        <w:div w:id="1482112937">
          <w:marLeft w:val="480"/>
          <w:marRight w:val="0"/>
          <w:marTop w:val="0"/>
          <w:marBottom w:val="0"/>
          <w:divBdr>
            <w:top w:val="none" w:sz="0" w:space="0" w:color="auto"/>
            <w:left w:val="none" w:sz="0" w:space="0" w:color="auto"/>
            <w:bottom w:val="none" w:sz="0" w:space="0" w:color="auto"/>
            <w:right w:val="none" w:sz="0" w:space="0" w:color="auto"/>
          </w:divBdr>
        </w:div>
        <w:div w:id="1545756128">
          <w:marLeft w:val="480"/>
          <w:marRight w:val="0"/>
          <w:marTop w:val="0"/>
          <w:marBottom w:val="0"/>
          <w:divBdr>
            <w:top w:val="none" w:sz="0" w:space="0" w:color="auto"/>
            <w:left w:val="none" w:sz="0" w:space="0" w:color="auto"/>
            <w:bottom w:val="none" w:sz="0" w:space="0" w:color="auto"/>
            <w:right w:val="none" w:sz="0" w:space="0" w:color="auto"/>
          </w:divBdr>
        </w:div>
        <w:div w:id="1609311343">
          <w:marLeft w:val="480"/>
          <w:marRight w:val="0"/>
          <w:marTop w:val="0"/>
          <w:marBottom w:val="0"/>
          <w:divBdr>
            <w:top w:val="none" w:sz="0" w:space="0" w:color="auto"/>
            <w:left w:val="none" w:sz="0" w:space="0" w:color="auto"/>
            <w:bottom w:val="none" w:sz="0" w:space="0" w:color="auto"/>
            <w:right w:val="none" w:sz="0" w:space="0" w:color="auto"/>
          </w:divBdr>
        </w:div>
        <w:div w:id="1613592569">
          <w:marLeft w:val="480"/>
          <w:marRight w:val="0"/>
          <w:marTop w:val="0"/>
          <w:marBottom w:val="0"/>
          <w:divBdr>
            <w:top w:val="none" w:sz="0" w:space="0" w:color="auto"/>
            <w:left w:val="none" w:sz="0" w:space="0" w:color="auto"/>
            <w:bottom w:val="none" w:sz="0" w:space="0" w:color="auto"/>
            <w:right w:val="none" w:sz="0" w:space="0" w:color="auto"/>
          </w:divBdr>
        </w:div>
        <w:div w:id="1629701461">
          <w:marLeft w:val="480"/>
          <w:marRight w:val="0"/>
          <w:marTop w:val="0"/>
          <w:marBottom w:val="0"/>
          <w:divBdr>
            <w:top w:val="none" w:sz="0" w:space="0" w:color="auto"/>
            <w:left w:val="none" w:sz="0" w:space="0" w:color="auto"/>
            <w:bottom w:val="none" w:sz="0" w:space="0" w:color="auto"/>
            <w:right w:val="none" w:sz="0" w:space="0" w:color="auto"/>
          </w:divBdr>
        </w:div>
        <w:div w:id="1637560777">
          <w:marLeft w:val="480"/>
          <w:marRight w:val="0"/>
          <w:marTop w:val="0"/>
          <w:marBottom w:val="0"/>
          <w:divBdr>
            <w:top w:val="none" w:sz="0" w:space="0" w:color="auto"/>
            <w:left w:val="none" w:sz="0" w:space="0" w:color="auto"/>
            <w:bottom w:val="none" w:sz="0" w:space="0" w:color="auto"/>
            <w:right w:val="none" w:sz="0" w:space="0" w:color="auto"/>
          </w:divBdr>
        </w:div>
        <w:div w:id="1711488092">
          <w:marLeft w:val="480"/>
          <w:marRight w:val="0"/>
          <w:marTop w:val="0"/>
          <w:marBottom w:val="0"/>
          <w:divBdr>
            <w:top w:val="none" w:sz="0" w:space="0" w:color="auto"/>
            <w:left w:val="none" w:sz="0" w:space="0" w:color="auto"/>
            <w:bottom w:val="none" w:sz="0" w:space="0" w:color="auto"/>
            <w:right w:val="none" w:sz="0" w:space="0" w:color="auto"/>
          </w:divBdr>
        </w:div>
        <w:div w:id="1739522794">
          <w:marLeft w:val="480"/>
          <w:marRight w:val="0"/>
          <w:marTop w:val="0"/>
          <w:marBottom w:val="0"/>
          <w:divBdr>
            <w:top w:val="none" w:sz="0" w:space="0" w:color="auto"/>
            <w:left w:val="none" w:sz="0" w:space="0" w:color="auto"/>
            <w:bottom w:val="none" w:sz="0" w:space="0" w:color="auto"/>
            <w:right w:val="none" w:sz="0" w:space="0" w:color="auto"/>
          </w:divBdr>
        </w:div>
        <w:div w:id="1904750014">
          <w:marLeft w:val="480"/>
          <w:marRight w:val="0"/>
          <w:marTop w:val="0"/>
          <w:marBottom w:val="0"/>
          <w:divBdr>
            <w:top w:val="none" w:sz="0" w:space="0" w:color="auto"/>
            <w:left w:val="none" w:sz="0" w:space="0" w:color="auto"/>
            <w:bottom w:val="none" w:sz="0" w:space="0" w:color="auto"/>
            <w:right w:val="none" w:sz="0" w:space="0" w:color="auto"/>
          </w:divBdr>
        </w:div>
        <w:div w:id="1959024889">
          <w:marLeft w:val="480"/>
          <w:marRight w:val="0"/>
          <w:marTop w:val="0"/>
          <w:marBottom w:val="0"/>
          <w:divBdr>
            <w:top w:val="none" w:sz="0" w:space="0" w:color="auto"/>
            <w:left w:val="none" w:sz="0" w:space="0" w:color="auto"/>
            <w:bottom w:val="none" w:sz="0" w:space="0" w:color="auto"/>
            <w:right w:val="none" w:sz="0" w:space="0" w:color="auto"/>
          </w:divBdr>
        </w:div>
      </w:divsChild>
    </w:div>
    <w:div w:id="720398246">
      <w:bodyDiv w:val="1"/>
      <w:marLeft w:val="0"/>
      <w:marRight w:val="0"/>
      <w:marTop w:val="0"/>
      <w:marBottom w:val="0"/>
      <w:divBdr>
        <w:top w:val="none" w:sz="0" w:space="0" w:color="auto"/>
        <w:left w:val="none" w:sz="0" w:space="0" w:color="auto"/>
        <w:bottom w:val="none" w:sz="0" w:space="0" w:color="auto"/>
        <w:right w:val="none" w:sz="0" w:space="0" w:color="auto"/>
      </w:divBdr>
    </w:div>
    <w:div w:id="722172735">
      <w:bodyDiv w:val="1"/>
      <w:marLeft w:val="0"/>
      <w:marRight w:val="0"/>
      <w:marTop w:val="0"/>
      <w:marBottom w:val="0"/>
      <w:divBdr>
        <w:top w:val="none" w:sz="0" w:space="0" w:color="auto"/>
        <w:left w:val="none" w:sz="0" w:space="0" w:color="auto"/>
        <w:bottom w:val="none" w:sz="0" w:space="0" w:color="auto"/>
        <w:right w:val="none" w:sz="0" w:space="0" w:color="auto"/>
      </w:divBdr>
    </w:div>
    <w:div w:id="726226772">
      <w:bodyDiv w:val="1"/>
      <w:marLeft w:val="0"/>
      <w:marRight w:val="0"/>
      <w:marTop w:val="0"/>
      <w:marBottom w:val="0"/>
      <w:divBdr>
        <w:top w:val="none" w:sz="0" w:space="0" w:color="auto"/>
        <w:left w:val="none" w:sz="0" w:space="0" w:color="auto"/>
        <w:bottom w:val="none" w:sz="0" w:space="0" w:color="auto"/>
        <w:right w:val="none" w:sz="0" w:space="0" w:color="auto"/>
      </w:divBdr>
    </w:div>
    <w:div w:id="728695810">
      <w:bodyDiv w:val="1"/>
      <w:marLeft w:val="0"/>
      <w:marRight w:val="0"/>
      <w:marTop w:val="0"/>
      <w:marBottom w:val="0"/>
      <w:divBdr>
        <w:top w:val="none" w:sz="0" w:space="0" w:color="auto"/>
        <w:left w:val="none" w:sz="0" w:space="0" w:color="auto"/>
        <w:bottom w:val="none" w:sz="0" w:space="0" w:color="auto"/>
        <w:right w:val="none" w:sz="0" w:space="0" w:color="auto"/>
      </w:divBdr>
      <w:divsChild>
        <w:div w:id="67728247">
          <w:marLeft w:val="480"/>
          <w:marRight w:val="0"/>
          <w:marTop w:val="0"/>
          <w:marBottom w:val="0"/>
          <w:divBdr>
            <w:top w:val="none" w:sz="0" w:space="0" w:color="auto"/>
            <w:left w:val="none" w:sz="0" w:space="0" w:color="auto"/>
            <w:bottom w:val="none" w:sz="0" w:space="0" w:color="auto"/>
            <w:right w:val="none" w:sz="0" w:space="0" w:color="auto"/>
          </w:divBdr>
        </w:div>
        <w:div w:id="88547310">
          <w:marLeft w:val="480"/>
          <w:marRight w:val="0"/>
          <w:marTop w:val="0"/>
          <w:marBottom w:val="0"/>
          <w:divBdr>
            <w:top w:val="none" w:sz="0" w:space="0" w:color="auto"/>
            <w:left w:val="none" w:sz="0" w:space="0" w:color="auto"/>
            <w:bottom w:val="none" w:sz="0" w:space="0" w:color="auto"/>
            <w:right w:val="none" w:sz="0" w:space="0" w:color="auto"/>
          </w:divBdr>
        </w:div>
        <w:div w:id="195319639">
          <w:marLeft w:val="480"/>
          <w:marRight w:val="0"/>
          <w:marTop w:val="0"/>
          <w:marBottom w:val="0"/>
          <w:divBdr>
            <w:top w:val="none" w:sz="0" w:space="0" w:color="auto"/>
            <w:left w:val="none" w:sz="0" w:space="0" w:color="auto"/>
            <w:bottom w:val="none" w:sz="0" w:space="0" w:color="auto"/>
            <w:right w:val="none" w:sz="0" w:space="0" w:color="auto"/>
          </w:divBdr>
        </w:div>
        <w:div w:id="232814257">
          <w:marLeft w:val="480"/>
          <w:marRight w:val="0"/>
          <w:marTop w:val="0"/>
          <w:marBottom w:val="0"/>
          <w:divBdr>
            <w:top w:val="none" w:sz="0" w:space="0" w:color="auto"/>
            <w:left w:val="none" w:sz="0" w:space="0" w:color="auto"/>
            <w:bottom w:val="none" w:sz="0" w:space="0" w:color="auto"/>
            <w:right w:val="none" w:sz="0" w:space="0" w:color="auto"/>
          </w:divBdr>
        </w:div>
        <w:div w:id="251163771">
          <w:marLeft w:val="480"/>
          <w:marRight w:val="0"/>
          <w:marTop w:val="0"/>
          <w:marBottom w:val="0"/>
          <w:divBdr>
            <w:top w:val="none" w:sz="0" w:space="0" w:color="auto"/>
            <w:left w:val="none" w:sz="0" w:space="0" w:color="auto"/>
            <w:bottom w:val="none" w:sz="0" w:space="0" w:color="auto"/>
            <w:right w:val="none" w:sz="0" w:space="0" w:color="auto"/>
          </w:divBdr>
        </w:div>
        <w:div w:id="359283255">
          <w:marLeft w:val="480"/>
          <w:marRight w:val="0"/>
          <w:marTop w:val="0"/>
          <w:marBottom w:val="0"/>
          <w:divBdr>
            <w:top w:val="none" w:sz="0" w:space="0" w:color="auto"/>
            <w:left w:val="none" w:sz="0" w:space="0" w:color="auto"/>
            <w:bottom w:val="none" w:sz="0" w:space="0" w:color="auto"/>
            <w:right w:val="none" w:sz="0" w:space="0" w:color="auto"/>
          </w:divBdr>
        </w:div>
        <w:div w:id="573126804">
          <w:marLeft w:val="480"/>
          <w:marRight w:val="0"/>
          <w:marTop w:val="0"/>
          <w:marBottom w:val="0"/>
          <w:divBdr>
            <w:top w:val="none" w:sz="0" w:space="0" w:color="auto"/>
            <w:left w:val="none" w:sz="0" w:space="0" w:color="auto"/>
            <w:bottom w:val="none" w:sz="0" w:space="0" w:color="auto"/>
            <w:right w:val="none" w:sz="0" w:space="0" w:color="auto"/>
          </w:divBdr>
        </w:div>
        <w:div w:id="616958031">
          <w:marLeft w:val="480"/>
          <w:marRight w:val="0"/>
          <w:marTop w:val="0"/>
          <w:marBottom w:val="0"/>
          <w:divBdr>
            <w:top w:val="none" w:sz="0" w:space="0" w:color="auto"/>
            <w:left w:val="none" w:sz="0" w:space="0" w:color="auto"/>
            <w:bottom w:val="none" w:sz="0" w:space="0" w:color="auto"/>
            <w:right w:val="none" w:sz="0" w:space="0" w:color="auto"/>
          </w:divBdr>
        </w:div>
        <w:div w:id="639770848">
          <w:marLeft w:val="480"/>
          <w:marRight w:val="0"/>
          <w:marTop w:val="0"/>
          <w:marBottom w:val="0"/>
          <w:divBdr>
            <w:top w:val="none" w:sz="0" w:space="0" w:color="auto"/>
            <w:left w:val="none" w:sz="0" w:space="0" w:color="auto"/>
            <w:bottom w:val="none" w:sz="0" w:space="0" w:color="auto"/>
            <w:right w:val="none" w:sz="0" w:space="0" w:color="auto"/>
          </w:divBdr>
        </w:div>
        <w:div w:id="679426216">
          <w:marLeft w:val="480"/>
          <w:marRight w:val="0"/>
          <w:marTop w:val="0"/>
          <w:marBottom w:val="0"/>
          <w:divBdr>
            <w:top w:val="none" w:sz="0" w:space="0" w:color="auto"/>
            <w:left w:val="none" w:sz="0" w:space="0" w:color="auto"/>
            <w:bottom w:val="none" w:sz="0" w:space="0" w:color="auto"/>
            <w:right w:val="none" w:sz="0" w:space="0" w:color="auto"/>
          </w:divBdr>
        </w:div>
        <w:div w:id="754059138">
          <w:marLeft w:val="480"/>
          <w:marRight w:val="0"/>
          <w:marTop w:val="0"/>
          <w:marBottom w:val="0"/>
          <w:divBdr>
            <w:top w:val="none" w:sz="0" w:space="0" w:color="auto"/>
            <w:left w:val="none" w:sz="0" w:space="0" w:color="auto"/>
            <w:bottom w:val="none" w:sz="0" w:space="0" w:color="auto"/>
            <w:right w:val="none" w:sz="0" w:space="0" w:color="auto"/>
          </w:divBdr>
        </w:div>
        <w:div w:id="761680971">
          <w:marLeft w:val="480"/>
          <w:marRight w:val="0"/>
          <w:marTop w:val="0"/>
          <w:marBottom w:val="0"/>
          <w:divBdr>
            <w:top w:val="none" w:sz="0" w:space="0" w:color="auto"/>
            <w:left w:val="none" w:sz="0" w:space="0" w:color="auto"/>
            <w:bottom w:val="none" w:sz="0" w:space="0" w:color="auto"/>
            <w:right w:val="none" w:sz="0" w:space="0" w:color="auto"/>
          </w:divBdr>
        </w:div>
        <w:div w:id="764502021">
          <w:marLeft w:val="480"/>
          <w:marRight w:val="0"/>
          <w:marTop w:val="0"/>
          <w:marBottom w:val="0"/>
          <w:divBdr>
            <w:top w:val="none" w:sz="0" w:space="0" w:color="auto"/>
            <w:left w:val="none" w:sz="0" w:space="0" w:color="auto"/>
            <w:bottom w:val="none" w:sz="0" w:space="0" w:color="auto"/>
            <w:right w:val="none" w:sz="0" w:space="0" w:color="auto"/>
          </w:divBdr>
        </w:div>
        <w:div w:id="770514407">
          <w:marLeft w:val="480"/>
          <w:marRight w:val="0"/>
          <w:marTop w:val="0"/>
          <w:marBottom w:val="0"/>
          <w:divBdr>
            <w:top w:val="none" w:sz="0" w:space="0" w:color="auto"/>
            <w:left w:val="none" w:sz="0" w:space="0" w:color="auto"/>
            <w:bottom w:val="none" w:sz="0" w:space="0" w:color="auto"/>
            <w:right w:val="none" w:sz="0" w:space="0" w:color="auto"/>
          </w:divBdr>
        </w:div>
        <w:div w:id="791478877">
          <w:marLeft w:val="480"/>
          <w:marRight w:val="0"/>
          <w:marTop w:val="0"/>
          <w:marBottom w:val="0"/>
          <w:divBdr>
            <w:top w:val="none" w:sz="0" w:space="0" w:color="auto"/>
            <w:left w:val="none" w:sz="0" w:space="0" w:color="auto"/>
            <w:bottom w:val="none" w:sz="0" w:space="0" w:color="auto"/>
            <w:right w:val="none" w:sz="0" w:space="0" w:color="auto"/>
          </w:divBdr>
        </w:div>
        <w:div w:id="834688961">
          <w:marLeft w:val="480"/>
          <w:marRight w:val="0"/>
          <w:marTop w:val="0"/>
          <w:marBottom w:val="0"/>
          <w:divBdr>
            <w:top w:val="none" w:sz="0" w:space="0" w:color="auto"/>
            <w:left w:val="none" w:sz="0" w:space="0" w:color="auto"/>
            <w:bottom w:val="none" w:sz="0" w:space="0" w:color="auto"/>
            <w:right w:val="none" w:sz="0" w:space="0" w:color="auto"/>
          </w:divBdr>
        </w:div>
        <w:div w:id="999115215">
          <w:marLeft w:val="480"/>
          <w:marRight w:val="0"/>
          <w:marTop w:val="0"/>
          <w:marBottom w:val="0"/>
          <w:divBdr>
            <w:top w:val="none" w:sz="0" w:space="0" w:color="auto"/>
            <w:left w:val="none" w:sz="0" w:space="0" w:color="auto"/>
            <w:bottom w:val="none" w:sz="0" w:space="0" w:color="auto"/>
            <w:right w:val="none" w:sz="0" w:space="0" w:color="auto"/>
          </w:divBdr>
        </w:div>
        <w:div w:id="1047221699">
          <w:marLeft w:val="480"/>
          <w:marRight w:val="0"/>
          <w:marTop w:val="0"/>
          <w:marBottom w:val="0"/>
          <w:divBdr>
            <w:top w:val="none" w:sz="0" w:space="0" w:color="auto"/>
            <w:left w:val="none" w:sz="0" w:space="0" w:color="auto"/>
            <w:bottom w:val="none" w:sz="0" w:space="0" w:color="auto"/>
            <w:right w:val="none" w:sz="0" w:space="0" w:color="auto"/>
          </w:divBdr>
        </w:div>
        <w:div w:id="1047224026">
          <w:marLeft w:val="480"/>
          <w:marRight w:val="0"/>
          <w:marTop w:val="0"/>
          <w:marBottom w:val="0"/>
          <w:divBdr>
            <w:top w:val="none" w:sz="0" w:space="0" w:color="auto"/>
            <w:left w:val="none" w:sz="0" w:space="0" w:color="auto"/>
            <w:bottom w:val="none" w:sz="0" w:space="0" w:color="auto"/>
            <w:right w:val="none" w:sz="0" w:space="0" w:color="auto"/>
          </w:divBdr>
        </w:div>
        <w:div w:id="1116561082">
          <w:marLeft w:val="480"/>
          <w:marRight w:val="0"/>
          <w:marTop w:val="0"/>
          <w:marBottom w:val="0"/>
          <w:divBdr>
            <w:top w:val="none" w:sz="0" w:space="0" w:color="auto"/>
            <w:left w:val="none" w:sz="0" w:space="0" w:color="auto"/>
            <w:bottom w:val="none" w:sz="0" w:space="0" w:color="auto"/>
            <w:right w:val="none" w:sz="0" w:space="0" w:color="auto"/>
          </w:divBdr>
        </w:div>
        <w:div w:id="1136337618">
          <w:marLeft w:val="480"/>
          <w:marRight w:val="0"/>
          <w:marTop w:val="0"/>
          <w:marBottom w:val="0"/>
          <w:divBdr>
            <w:top w:val="none" w:sz="0" w:space="0" w:color="auto"/>
            <w:left w:val="none" w:sz="0" w:space="0" w:color="auto"/>
            <w:bottom w:val="none" w:sz="0" w:space="0" w:color="auto"/>
            <w:right w:val="none" w:sz="0" w:space="0" w:color="auto"/>
          </w:divBdr>
        </w:div>
        <w:div w:id="1154024880">
          <w:marLeft w:val="480"/>
          <w:marRight w:val="0"/>
          <w:marTop w:val="0"/>
          <w:marBottom w:val="0"/>
          <w:divBdr>
            <w:top w:val="none" w:sz="0" w:space="0" w:color="auto"/>
            <w:left w:val="none" w:sz="0" w:space="0" w:color="auto"/>
            <w:bottom w:val="none" w:sz="0" w:space="0" w:color="auto"/>
            <w:right w:val="none" w:sz="0" w:space="0" w:color="auto"/>
          </w:divBdr>
        </w:div>
        <w:div w:id="1198811832">
          <w:marLeft w:val="480"/>
          <w:marRight w:val="0"/>
          <w:marTop w:val="0"/>
          <w:marBottom w:val="0"/>
          <w:divBdr>
            <w:top w:val="none" w:sz="0" w:space="0" w:color="auto"/>
            <w:left w:val="none" w:sz="0" w:space="0" w:color="auto"/>
            <w:bottom w:val="none" w:sz="0" w:space="0" w:color="auto"/>
            <w:right w:val="none" w:sz="0" w:space="0" w:color="auto"/>
          </w:divBdr>
        </w:div>
        <w:div w:id="1383289928">
          <w:marLeft w:val="480"/>
          <w:marRight w:val="0"/>
          <w:marTop w:val="0"/>
          <w:marBottom w:val="0"/>
          <w:divBdr>
            <w:top w:val="none" w:sz="0" w:space="0" w:color="auto"/>
            <w:left w:val="none" w:sz="0" w:space="0" w:color="auto"/>
            <w:bottom w:val="none" w:sz="0" w:space="0" w:color="auto"/>
            <w:right w:val="none" w:sz="0" w:space="0" w:color="auto"/>
          </w:divBdr>
        </w:div>
        <w:div w:id="1411729681">
          <w:marLeft w:val="480"/>
          <w:marRight w:val="0"/>
          <w:marTop w:val="0"/>
          <w:marBottom w:val="0"/>
          <w:divBdr>
            <w:top w:val="none" w:sz="0" w:space="0" w:color="auto"/>
            <w:left w:val="none" w:sz="0" w:space="0" w:color="auto"/>
            <w:bottom w:val="none" w:sz="0" w:space="0" w:color="auto"/>
            <w:right w:val="none" w:sz="0" w:space="0" w:color="auto"/>
          </w:divBdr>
        </w:div>
        <w:div w:id="1447457706">
          <w:marLeft w:val="480"/>
          <w:marRight w:val="0"/>
          <w:marTop w:val="0"/>
          <w:marBottom w:val="0"/>
          <w:divBdr>
            <w:top w:val="none" w:sz="0" w:space="0" w:color="auto"/>
            <w:left w:val="none" w:sz="0" w:space="0" w:color="auto"/>
            <w:bottom w:val="none" w:sz="0" w:space="0" w:color="auto"/>
            <w:right w:val="none" w:sz="0" w:space="0" w:color="auto"/>
          </w:divBdr>
        </w:div>
        <w:div w:id="1447579666">
          <w:marLeft w:val="480"/>
          <w:marRight w:val="0"/>
          <w:marTop w:val="0"/>
          <w:marBottom w:val="0"/>
          <w:divBdr>
            <w:top w:val="none" w:sz="0" w:space="0" w:color="auto"/>
            <w:left w:val="none" w:sz="0" w:space="0" w:color="auto"/>
            <w:bottom w:val="none" w:sz="0" w:space="0" w:color="auto"/>
            <w:right w:val="none" w:sz="0" w:space="0" w:color="auto"/>
          </w:divBdr>
        </w:div>
        <w:div w:id="1520654615">
          <w:marLeft w:val="480"/>
          <w:marRight w:val="0"/>
          <w:marTop w:val="0"/>
          <w:marBottom w:val="0"/>
          <w:divBdr>
            <w:top w:val="none" w:sz="0" w:space="0" w:color="auto"/>
            <w:left w:val="none" w:sz="0" w:space="0" w:color="auto"/>
            <w:bottom w:val="none" w:sz="0" w:space="0" w:color="auto"/>
            <w:right w:val="none" w:sz="0" w:space="0" w:color="auto"/>
          </w:divBdr>
        </w:div>
        <w:div w:id="1554271845">
          <w:marLeft w:val="480"/>
          <w:marRight w:val="0"/>
          <w:marTop w:val="0"/>
          <w:marBottom w:val="0"/>
          <w:divBdr>
            <w:top w:val="none" w:sz="0" w:space="0" w:color="auto"/>
            <w:left w:val="none" w:sz="0" w:space="0" w:color="auto"/>
            <w:bottom w:val="none" w:sz="0" w:space="0" w:color="auto"/>
            <w:right w:val="none" w:sz="0" w:space="0" w:color="auto"/>
          </w:divBdr>
        </w:div>
        <w:div w:id="1597593027">
          <w:marLeft w:val="480"/>
          <w:marRight w:val="0"/>
          <w:marTop w:val="0"/>
          <w:marBottom w:val="0"/>
          <w:divBdr>
            <w:top w:val="none" w:sz="0" w:space="0" w:color="auto"/>
            <w:left w:val="none" w:sz="0" w:space="0" w:color="auto"/>
            <w:bottom w:val="none" w:sz="0" w:space="0" w:color="auto"/>
            <w:right w:val="none" w:sz="0" w:space="0" w:color="auto"/>
          </w:divBdr>
        </w:div>
        <w:div w:id="1647317065">
          <w:marLeft w:val="480"/>
          <w:marRight w:val="0"/>
          <w:marTop w:val="0"/>
          <w:marBottom w:val="0"/>
          <w:divBdr>
            <w:top w:val="none" w:sz="0" w:space="0" w:color="auto"/>
            <w:left w:val="none" w:sz="0" w:space="0" w:color="auto"/>
            <w:bottom w:val="none" w:sz="0" w:space="0" w:color="auto"/>
            <w:right w:val="none" w:sz="0" w:space="0" w:color="auto"/>
          </w:divBdr>
        </w:div>
        <w:div w:id="1764640867">
          <w:marLeft w:val="480"/>
          <w:marRight w:val="0"/>
          <w:marTop w:val="0"/>
          <w:marBottom w:val="0"/>
          <w:divBdr>
            <w:top w:val="none" w:sz="0" w:space="0" w:color="auto"/>
            <w:left w:val="none" w:sz="0" w:space="0" w:color="auto"/>
            <w:bottom w:val="none" w:sz="0" w:space="0" w:color="auto"/>
            <w:right w:val="none" w:sz="0" w:space="0" w:color="auto"/>
          </w:divBdr>
        </w:div>
        <w:div w:id="1878350766">
          <w:marLeft w:val="480"/>
          <w:marRight w:val="0"/>
          <w:marTop w:val="0"/>
          <w:marBottom w:val="0"/>
          <w:divBdr>
            <w:top w:val="none" w:sz="0" w:space="0" w:color="auto"/>
            <w:left w:val="none" w:sz="0" w:space="0" w:color="auto"/>
            <w:bottom w:val="none" w:sz="0" w:space="0" w:color="auto"/>
            <w:right w:val="none" w:sz="0" w:space="0" w:color="auto"/>
          </w:divBdr>
        </w:div>
        <w:div w:id="2084253266">
          <w:marLeft w:val="480"/>
          <w:marRight w:val="0"/>
          <w:marTop w:val="0"/>
          <w:marBottom w:val="0"/>
          <w:divBdr>
            <w:top w:val="none" w:sz="0" w:space="0" w:color="auto"/>
            <w:left w:val="none" w:sz="0" w:space="0" w:color="auto"/>
            <w:bottom w:val="none" w:sz="0" w:space="0" w:color="auto"/>
            <w:right w:val="none" w:sz="0" w:space="0" w:color="auto"/>
          </w:divBdr>
        </w:div>
      </w:divsChild>
    </w:div>
    <w:div w:id="729885345">
      <w:bodyDiv w:val="1"/>
      <w:marLeft w:val="0"/>
      <w:marRight w:val="0"/>
      <w:marTop w:val="0"/>
      <w:marBottom w:val="0"/>
      <w:divBdr>
        <w:top w:val="none" w:sz="0" w:space="0" w:color="auto"/>
        <w:left w:val="none" w:sz="0" w:space="0" w:color="auto"/>
        <w:bottom w:val="none" w:sz="0" w:space="0" w:color="auto"/>
        <w:right w:val="none" w:sz="0" w:space="0" w:color="auto"/>
      </w:divBdr>
    </w:div>
    <w:div w:id="731345062">
      <w:bodyDiv w:val="1"/>
      <w:marLeft w:val="0"/>
      <w:marRight w:val="0"/>
      <w:marTop w:val="0"/>
      <w:marBottom w:val="0"/>
      <w:divBdr>
        <w:top w:val="none" w:sz="0" w:space="0" w:color="auto"/>
        <w:left w:val="none" w:sz="0" w:space="0" w:color="auto"/>
        <w:bottom w:val="none" w:sz="0" w:space="0" w:color="auto"/>
        <w:right w:val="none" w:sz="0" w:space="0" w:color="auto"/>
      </w:divBdr>
    </w:div>
    <w:div w:id="735788550">
      <w:bodyDiv w:val="1"/>
      <w:marLeft w:val="0"/>
      <w:marRight w:val="0"/>
      <w:marTop w:val="0"/>
      <w:marBottom w:val="0"/>
      <w:divBdr>
        <w:top w:val="none" w:sz="0" w:space="0" w:color="auto"/>
        <w:left w:val="none" w:sz="0" w:space="0" w:color="auto"/>
        <w:bottom w:val="none" w:sz="0" w:space="0" w:color="auto"/>
        <w:right w:val="none" w:sz="0" w:space="0" w:color="auto"/>
      </w:divBdr>
    </w:div>
    <w:div w:id="737485341">
      <w:bodyDiv w:val="1"/>
      <w:marLeft w:val="0"/>
      <w:marRight w:val="0"/>
      <w:marTop w:val="0"/>
      <w:marBottom w:val="0"/>
      <w:divBdr>
        <w:top w:val="none" w:sz="0" w:space="0" w:color="auto"/>
        <w:left w:val="none" w:sz="0" w:space="0" w:color="auto"/>
        <w:bottom w:val="none" w:sz="0" w:space="0" w:color="auto"/>
        <w:right w:val="none" w:sz="0" w:space="0" w:color="auto"/>
      </w:divBdr>
    </w:div>
    <w:div w:id="741635092">
      <w:bodyDiv w:val="1"/>
      <w:marLeft w:val="0"/>
      <w:marRight w:val="0"/>
      <w:marTop w:val="0"/>
      <w:marBottom w:val="0"/>
      <w:divBdr>
        <w:top w:val="none" w:sz="0" w:space="0" w:color="auto"/>
        <w:left w:val="none" w:sz="0" w:space="0" w:color="auto"/>
        <w:bottom w:val="none" w:sz="0" w:space="0" w:color="auto"/>
        <w:right w:val="none" w:sz="0" w:space="0" w:color="auto"/>
      </w:divBdr>
    </w:div>
    <w:div w:id="742533663">
      <w:bodyDiv w:val="1"/>
      <w:marLeft w:val="0"/>
      <w:marRight w:val="0"/>
      <w:marTop w:val="0"/>
      <w:marBottom w:val="0"/>
      <w:divBdr>
        <w:top w:val="none" w:sz="0" w:space="0" w:color="auto"/>
        <w:left w:val="none" w:sz="0" w:space="0" w:color="auto"/>
        <w:bottom w:val="none" w:sz="0" w:space="0" w:color="auto"/>
        <w:right w:val="none" w:sz="0" w:space="0" w:color="auto"/>
      </w:divBdr>
    </w:div>
    <w:div w:id="743531093">
      <w:bodyDiv w:val="1"/>
      <w:marLeft w:val="0"/>
      <w:marRight w:val="0"/>
      <w:marTop w:val="0"/>
      <w:marBottom w:val="0"/>
      <w:divBdr>
        <w:top w:val="none" w:sz="0" w:space="0" w:color="auto"/>
        <w:left w:val="none" w:sz="0" w:space="0" w:color="auto"/>
        <w:bottom w:val="none" w:sz="0" w:space="0" w:color="auto"/>
        <w:right w:val="none" w:sz="0" w:space="0" w:color="auto"/>
      </w:divBdr>
    </w:div>
    <w:div w:id="744499098">
      <w:bodyDiv w:val="1"/>
      <w:marLeft w:val="0"/>
      <w:marRight w:val="0"/>
      <w:marTop w:val="0"/>
      <w:marBottom w:val="0"/>
      <w:divBdr>
        <w:top w:val="none" w:sz="0" w:space="0" w:color="auto"/>
        <w:left w:val="none" w:sz="0" w:space="0" w:color="auto"/>
        <w:bottom w:val="none" w:sz="0" w:space="0" w:color="auto"/>
        <w:right w:val="none" w:sz="0" w:space="0" w:color="auto"/>
      </w:divBdr>
    </w:div>
    <w:div w:id="745231243">
      <w:bodyDiv w:val="1"/>
      <w:marLeft w:val="0"/>
      <w:marRight w:val="0"/>
      <w:marTop w:val="0"/>
      <w:marBottom w:val="0"/>
      <w:divBdr>
        <w:top w:val="none" w:sz="0" w:space="0" w:color="auto"/>
        <w:left w:val="none" w:sz="0" w:space="0" w:color="auto"/>
        <w:bottom w:val="none" w:sz="0" w:space="0" w:color="auto"/>
        <w:right w:val="none" w:sz="0" w:space="0" w:color="auto"/>
      </w:divBdr>
      <w:divsChild>
        <w:div w:id="17197114">
          <w:marLeft w:val="480"/>
          <w:marRight w:val="0"/>
          <w:marTop w:val="0"/>
          <w:marBottom w:val="0"/>
          <w:divBdr>
            <w:top w:val="none" w:sz="0" w:space="0" w:color="auto"/>
            <w:left w:val="none" w:sz="0" w:space="0" w:color="auto"/>
            <w:bottom w:val="none" w:sz="0" w:space="0" w:color="auto"/>
            <w:right w:val="none" w:sz="0" w:space="0" w:color="auto"/>
          </w:divBdr>
        </w:div>
        <w:div w:id="321813358">
          <w:marLeft w:val="480"/>
          <w:marRight w:val="0"/>
          <w:marTop w:val="0"/>
          <w:marBottom w:val="0"/>
          <w:divBdr>
            <w:top w:val="none" w:sz="0" w:space="0" w:color="auto"/>
            <w:left w:val="none" w:sz="0" w:space="0" w:color="auto"/>
            <w:bottom w:val="none" w:sz="0" w:space="0" w:color="auto"/>
            <w:right w:val="none" w:sz="0" w:space="0" w:color="auto"/>
          </w:divBdr>
        </w:div>
        <w:div w:id="333728327">
          <w:marLeft w:val="480"/>
          <w:marRight w:val="0"/>
          <w:marTop w:val="0"/>
          <w:marBottom w:val="0"/>
          <w:divBdr>
            <w:top w:val="none" w:sz="0" w:space="0" w:color="auto"/>
            <w:left w:val="none" w:sz="0" w:space="0" w:color="auto"/>
            <w:bottom w:val="none" w:sz="0" w:space="0" w:color="auto"/>
            <w:right w:val="none" w:sz="0" w:space="0" w:color="auto"/>
          </w:divBdr>
        </w:div>
        <w:div w:id="545988271">
          <w:marLeft w:val="480"/>
          <w:marRight w:val="0"/>
          <w:marTop w:val="0"/>
          <w:marBottom w:val="0"/>
          <w:divBdr>
            <w:top w:val="none" w:sz="0" w:space="0" w:color="auto"/>
            <w:left w:val="none" w:sz="0" w:space="0" w:color="auto"/>
            <w:bottom w:val="none" w:sz="0" w:space="0" w:color="auto"/>
            <w:right w:val="none" w:sz="0" w:space="0" w:color="auto"/>
          </w:divBdr>
        </w:div>
        <w:div w:id="559169459">
          <w:marLeft w:val="480"/>
          <w:marRight w:val="0"/>
          <w:marTop w:val="0"/>
          <w:marBottom w:val="0"/>
          <w:divBdr>
            <w:top w:val="none" w:sz="0" w:space="0" w:color="auto"/>
            <w:left w:val="none" w:sz="0" w:space="0" w:color="auto"/>
            <w:bottom w:val="none" w:sz="0" w:space="0" w:color="auto"/>
            <w:right w:val="none" w:sz="0" w:space="0" w:color="auto"/>
          </w:divBdr>
        </w:div>
        <w:div w:id="774323777">
          <w:marLeft w:val="480"/>
          <w:marRight w:val="0"/>
          <w:marTop w:val="0"/>
          <w:marBottom w:val="0"/>
          <w:divBdr>
            <w:top w:val="none" w:sz="0" w:space="0" w:color="auto"/>
            <w:left w:val="none" w:sz="0" w:space="0" w:color="auto"/>
            <w:bottom w:val="none" w:sz="0" w:space="0" w:color="auto"/>
            <w:right w:val="none" w:sz="0" w:space="0" w:color="auto"/>
          </w:divBdr>
        </w:div>
        <w:div w:id="966281516">
          <w:marLeft w:val="480"/>
          <w:marRight w:val="0"/>
          <w:marTop w:val="0"/>
          <w:marBottom w:val="0"/>
          <w:divBdr>
            <w:top w:val="none" w:sz="0" w:space="0" w:color="auto"/>
            <w:left w:val="none" w:sz="0" w:space="0" w:color="auto"/>
            <w:bottom w:val="none" w:sz="0" w:space="0" w:color="auto"/>
            <w:right w:val="none" w:sz="0" w:space="0" w:color="auto"/>
          </w:divBdr>
        </w:div>
        <w:div w:id="1012420297">
          <w:marLeft w:val="480"/>
          <w:marRight w:val="0"/>
          <w:marTop w:val="0"/>
          <w:marBottom w:val="0"/>
          <w:divBdr>
            <w:top w:val="none" w:sz="0" w:space="0" w:color="auto"/>
            <w:left w:val="none" w:sz="0" w:space="0" w:color="auto"/>
            <w:bottom w:val="none" w:sz="0" w:space="0" w:color="auto"/>
            <w:right w:val="none" w:sz="0" w:space="0" w:color="auto"/>
          </w:divBdr>
        </w:div>
        <w:div w:id="1089078016">
          <w:marLeft w:val="480"/>
          <w:marRight w:val="0"/>
          <w:marTop w:val="0"/>
          <w:marBottom w:val="0"/>
          <w:divBdr>
            <w:top w:val="none" w:sz="0" w:space="0" w:color="auto"/>
            <w:left w:val="none" w:sz="0" w:space="0" w:color="auto"/>
            <w:bottom w:val="none" w:sz="0" w:space="0" w:color="auto"/>
            <w:right w:val="none" w:sz="0" w:space="0" w:color="auto"/>
          </w:divBdr>
        </w:div>
        <w:div w:id="1215002909">
          <w:marLeft w:val="480"/>
          <w:marRight w:val="0"/>
          <w:marTop w:val="0"/>
          <w:marBottom w:val="0"/>
          <w:divBdr>
            <w:top w:val="none" w:sz="0" w:space="0" w:color="auto"/>
            <w:left w:val="none" w:sz="0" w:space="0" w:color="auto"/>
            <w:bottom w:val="none" w:sz="0" w:space="0" w:color="auto"/>
            <w:right w:val="none" w:sz="0" w:space="0" w:color="auto"/>
          </w:divBdr>
        </w:div>
        <w:div w:id="1361662749">
          <w:marLeft w:val="480"/>
          <w:marRight w:val="0"/>
          <w:marTop w:val="0"/>
          <w:marBottom w:val="0"/>
          <w:divBdr>
            <w:top w:val="none" w:sz="0" w:space="0" w:color="auto"/>
            <w:left w:val="none" w:sz="0" w:space="0" w:color="auto"/>
            <w:bottom w:val="none" w:sz="0" w:space="0" w:color="auto"/>
            <w:right w:val="none" w:sz="0" w:space="0" w:color="auto"/>
          </w:divBdr>
        </w:div>
        <w:div w:id="1395423123">
          <w:marLeft w:val="480"/>
          <w:marRight w:val="0"/>
          <w:marTop w:val="0"/>
          <w:marBottom w:val="0"/>
          <w:divBdr>
            <w:top w:val="none" w:sz="0" w:space="0" w:color="auto"/>
            <w:left w:val="none" w:sz="0" w:space="0" w:color="auto"/>
            <w:bottom w:val="none" w:sz="0" w:space="0" w:color="auto"/>
            <w:right w:val="none" w:sz="0" w:space="0" w:color="auto"/>
          </w:divBdr>
        </w:div>
        <w:div w:id="1470705381">
          <w:marLeft w:val="480"/>
          <w:marRight w:val="0"/>
          <w:marTop w:val="0"/>
          <w:marBottom w:val="0"/>
          <w:divBdr>
            <w:top w:val="none" w:sz="0" w:space="0" w:color="auto"/>
            <w:left w:val="none" w:sz="0" w:space="0" w:color="auto"/>
            <w:bottom w:val="none" w:sz="0" w:space="0" w:color="auto"/>
            <w:right w:val="none" w:sz="0" w:space="0" w:color="auto"/>
          </w:divBdr>
        </w:div>
        <w:div w:id="1556506556">
          <w:marLeft w:val="480"/>
          <w:marRight w:val="0"/>
          <w:marTop w:val="0"/>
          <w:marBottom w:val="0"/>
          <w:divBdr>
            <w:top w:val="none" w:sz="0" w:space="0" w:color="auto"/>
            <w:left w:val="none" w:sz="0" w:space="0" w:color="auto"/>
            <w:bottom w:val="none" w:sz="0" w:space="0" w:color="auto"/>
            <w:right w:val="none" w:sz="0" w:space="0" w:color="auto"/>
          </w:divBdr>
        </w:div>
        <w:div w:id="1726372623">
          <w:marLeft w:val="480"/>
          <w:marRight w:val="0"/>
          <w:marTop w:val="0"/>
          <w:marBottom w:val="0"/>
          <w:divBdr>
            <w:top w:val="none" w:sz="0" w:space="0" w:color="auto"/>
            <w:left w:val="none" w:sz="0" w:space="0" w:color="auto"/>
            <w:bottom w:val="none" w:sz="0" w:space="0" w:color="auto"/>
            <w:right w:val="none" w:sz="0" w:space="0" w:color="auto"/>
          </w:divBdr>
        </w:div>
        <w:div w:id="1823620340">
          <w:marLeft w:val="480"/>
          <w:marRight w:val="0"/>
          <w:marTop w:val="0"/>
          <w:marBottom w:val="0"/>
          <w:divBdr>
            <w:top w:val="none" w:sz="0" w:space="0" w:color="auto"/>
            <w:left w:val="none" w:sz="0" w:space="0" w:color="auto"/>
            <w:bottom w:val="none" w:sz="0" w:space="0" w:color="auto"/>
            <w:right w:val="none" w:sz="0" w:space="0" w:color="auto"/>
          </w:divBdr>
        </w:div>
        <w:div w:id="1832990393">
          <w:marLeft w:val="480"/>
          <w:marRight w:val="0"/>
          <w:marTop w:val="0"/>
          <w:marBottom w:val="0"/>
          <w:divBdr>
            <w:top w:val="none" w:sz="0" w:space="0" w:color="auto"/>
            <w:left w:val="none" w:sz="0" w:space="0" w:color="auto"/>
            <w:bottom w:val="none" w:sz="0" w:space="0" w:color="auto"/>
            <w:right w:val="none" w:sz="0" w:space="0" w:color="auto"/>
          </w:divBdr>
        </w:div>
        <w:div w:id="1914702190">
          <w:marLeft w:val="480"/>
          <w:marRight w:val="0"/>
          <w:marTop w:val="0"/>
          <w:marBottom w:val="0"/>
          <w:divBdr>
            <w:top w:val="none" w:sz="0" w:space="0" w:color="auto"/>
            <w:left w:val="none" w:sz="0" w:space="0" w:color="auto"/>
            <w:bottom w:val="none" w:sz="0" w:space="0" w:color="auto"/>
            <w:right w:val="none" w:sz="0" w:space="0" w:color="auto"/>
          </w:divBdr>
        </w:div>
      </w:divsChild>
    </w:div>
    <w:div w:id="746269955">
      <w:bodyDiv w:val="1"/>
      <w:marLeft w:val="0"/>
      <w:marRight w:val="0"/>
      <w:marTop w:val="0"/>
      <w:marBottom w:val="0"/>
      <w:divBdr>
        <w:top w:val="none" w:sz="0" w:space="0" w:color="auto"/>
        <w:left w:val="none" w:sz="0" w:space="0" w:color="auto"/>
        <w:bottom w:val="none" w:sz="0" w:space="0" w:color="auto"/>
        <w:right w:val="none" w:sz="0" w:space="0" w:color="auto"/>
      </w:divBdr>
    </w:div>
    <w:div w:id="746613614">
      <w:bodyDiv w:val="1"/>
      <w:marLeft w:val="0"/>
      <w:marRight w:val="0"/>
      <w:marTop w:val="0"/>
      <w:marBottom w:val="0"/>
      <w:divBdr>
        <w:top w:val="none" w:sz="0" w:space="0" w:color="auto"/>
        <w:left w:val="none" w:sz="0" w:space="0" w:color="auto"/>
        <w:bottom w:val="none" w:sz="0" w:space="0" w:color="auto"/>
        <w:right w:val="none" w:sz="0" w:space="0" w:color="auto"/>
      </w:divBdr>
      <w:divsChild>
        <w:div w:id="96416313">
          <w:marLeft w:val="480"/>
          <w:marRight w:val="0"/>
          <w:marTop w:val="0"/>
          <w:marBottom w:val="0"/>
          <w:divBdr>
            <w:top w:val="none" w:sz="0" w:space="0" w:color="auto"/>
            <w:left w:val="none" w:sz="0" w:space="0" w:color="auto"/>
            <w:bottom w:val="none" w:sz="0" w:space="0" w:color="auto"/>
            <w:right w:val="none" w:sz="0" w:space="0" w:color="auto"/>
          </w:divBdr>
        </w:div>
        <w:div w:id="299263968">
          <w:marLeft w:val="480"/>
          <w:marRight w:val="0"/>
          <w:marTop w:val="0"/>
          <w:marBottom w:val="0"/>
          <w:divBdr>
            <w:top w:val="none" w:sz="0" w:space="0" w:color="auto"/>
            <w:left w:val="none" w:sz="0" w:space="0" w:color="auto"/>
            <w:bottom w:val="none" w:sz="0" w:space="0" w:color="auto"/>
            <w:right w:val="none" w:sz="0" w:space="0" w:color="auto"/>
          </w:divBdr>
        </w:div>
        <w:div w:id="391080806">
          <w:marLeft w:val="480"/>
          <w:marRight w:val="0"/>
          <w:marTop w:val="0"/>
          <w:marBottom w:val="0"/>
          <w:divBdr>
            <w:top w:val="none" w:sz="0" w:space="0" w:color="auto"/>
            <w:left w:val="none" w:sz="0" w:space="0" w:color="auto"/>
            <w:bottom w:val="none" w:sz="0" w:space="0" w:color="auto"/>
            <w:right w:val="none" w:sz="0" w:space="0" w:color="auto"/>
          </w:divBdr>
        </w:div>
        <w:div w:id="440759126">
          <w:marLeft w:val="480"/>
          <w:marRight w:val="0"/>
          <w:marTop w:val="0"/>
          <w:marBottom w:val="0"/>
          <w:divBdr>
            <w:top w:val="none" w:sz="0" w:space="0" w:color="auto"/>
            <w:left w:val="none" w:sz="0" w:space="0" w:color="auto"/>
            <w:bottom w:val="none" w:sz="0" w:space="0" w:color="auto"/>
            <w:right w:val="none" w:sz="0" w:space="0" w:color="auto"/>
          </w:divBdr>
        </w:div>
        <w:div w:id="618686113">
          <w:marLeft w:val="480"/>
          <w:marRight w:val="0"/>
          <w:marTop w:val="0"/>
          <w:marBottom w:val="0"/>
          <w:divBdr>
            <w:top w:val="none" w:sz="0" w:space="0" w:color="auto"/>
            <w:left w:val="none" w:sz="0" w:space="0" w:color="auto"/>
            <w:bottom w:val="none" w:sz="0" w:space="0" w:color="auto"/>
            <w:right w:val="none" w:sz="0" w:space="0" w:color="auto"/>
          </w:divBdr>
        </w:div>
        <w:div w:id="724990773">
          <w:marLeft w:val="480"/>
          <w:marRight w:val="0"/>
          <w:marTop w:val="0"/>
          <w:marBottom w:val="0"/>
          <w:divBdr>
            <w:top w:val="none" w:sz="0" w:space="0" w:color="auto"/>
            <w:left w:val="none" w:sz="0" w:space="0" w:color="auto"/>
            <w:bottom w:val="none" w:sz="0" w:space="0" w:color="auto"/>
            <w:right w:val="none" w:sz="0" w:space="0" w:color="auto"/>
          </w:divBdr>
        </w:div>
        <w:div w:id="794760717">
          <w:marLeft w:val="480"/>
          <w:marRight w:val="0"/>
          <w:marTop w:val="0"/>
          <w:marBottom w:val="0"/>
          <w:divBdr>
            <w:top w:val="none" w:sz="0" w:space="0" w:color="auto"/>
            <w:left w:val="none" w:sz="0" w:space="0" w:color="auto"/>
            <w:bottom w:val="none" w:sz="0" w:space="0" w:color="auto"/>
            <w:right w:val="none" w:sz="0" w:space="0" w:color="auto"/>
          </w:divBdr>
        </w:div>
        <w:div w:id="1086657916">
          <w:marLeft w:val="480"/>
          <w:marRight w:val="0"/>
          <w:marTop w:val="0"/>
          <w:marBottom w:val="0"/>
          <w:divBdr>
            <w:top w:val="none" w:sz="0" w:space="0" w:color="auto"/>
            <w:left w:val="none" w:sz="0" w:space="0" w:color="auto"/>
            <w:bottom w:val="none" w:sz="0" w:space="0" w:color="auto"/>
            <w:right w:val="none" w:sz="0" w:space="0" w:color="auto"/>
          </w:divBdr>
        </w:div>
        <w:div w:id="1146778360">
          <w:marLeft w:val="480"/>
          <w:marRight w:val="0"/>
          <w:marTop w:val="0"/>
          <w:marBottom w:val="0"/>
          <w:divBdr>
            <w:top w:val="none" w:sz="0" w:space="0" w:color="auto"/>
            <w:left w:val="none" w:sz="0" w:space="0" w:color="auto"/>
            <w:bottom w:val="none" w:sz="0" w:space="0" w:color="auto"/>
            <w:right w:val="none" w:sz="0" w:space="0" w:color="auto"/>
          </w:divBdr>
        </w:div>
        <w:div w:id="1171020305">
          <w:marLeft w:val="480"/>
          <w:marRight w:val="0"/>
          <w:marTop w:val="0"/>
          <w:marBottom w:val="0"/>
          <w:divBdr>
            <w:top w:val="none" w:sz="0" w:space="0" w:color="auto"/>
            <w:left w:val="none" w:sz="0" w:space="0" w:color="auto"/>
            <w:bottom w:val="none" w:sz="0" w:space="0" w:color="auto"/>
            <w:right w:val="none" w:sz="0" w:space="0" w:color="auto"/>
          </w:divBdr>
        </w:div>
        <w:div w:id="1173184759">
          <w:marLeft w:val="480"/>
          <w:marRight w:val="0"/>
          <w:marTop w:val="0"/>
          <w:marBottom w:val="0"/>
          <w:divBdr>
            <w:top w:val="none" w:sz="0" w:space="0" w:color="auto"/>
            <w:left w:val="none" w:sz="0" w:space="0" w:color="auto"/>
            <w:bottom w:val="none" w:sz="0" w:space="0" w:color="auto"/>
            <w:right w:val="none" w:sz="0" w:space="0" w:color="auto"/>
          </w:divBdr>
        </w:div>
        <w:div w:id="1224608364">
          <w:marLeft w:val="480"/>
          <w:marRight w:val="0"/>
          <w:marTop w:val="0"/>
          <w:marBottom w:val="0"/>
          <w:divBdr>
            <w:top w:val="none" w:sz="0" w:space="0" w:color="auto"/>
            <w:left w:val="none" w:sz="0" w:space="0" w:color="auto"/>
            <w:bottom w:val="none" w:sz="0" w:space="0" w:color="auto"/>
            <w:right w:val="none" w:sz="0" w:space="0" w:color="auto"/>
          </w:divBdr>
        </w:div>
        <w:div w:id="1339429734">
          <w:marLeft w:val="480"/>
          <w:marRight w:val="0"/>
          <w:marTop w:val="0"/>
          <w:marBottom w:val="0"/>
          <w:divBdr>
            <w:top w:val="none" w:sz="0" w:space="0" w:color="auto"/>
            <w:left w:val="none" w:sz="0" w:space="0" w:color="auto"/>
            <w:bottom w:val="none" w:sz="0" w:space="0" w:color="auto"/>
            <w:right w:val="none" w:sz="0" w:space="0" w:color="auto"/>
          </w:divBdr>
        </w:div>
        <w:div w:id="1387601536">
          <w:marLeft w:val="480"/>
          <w:marRight w:val="0"/>
          <w:marTop w:val="0"/>
          <w:marBottom w:val="0"/>
          <w:divBdr>
            <w:top w:val="none" w:sz="0" w:space="0" w:color="auto"/>
            <w:left w:val="none" w:sz="0" w:space="0" w:color="auto"/>
            <w:bottom w:val="none" w:sz="0" w:space="0" w:color="auto"/>
            <w:right w:val="none" w:sz="0" w:space="0" w:color="auto"/>
          </w:divBdr>
        </w:div>
        <w:div w:id="1393967690">
          <w:marLeft w:val="480"/>
          <w:marRight w:val="0"/>
          <w:marTop w:val="0"/>
          <w:marBottom w:val="0"/>
          <w:divBdr>
            <w:top w:val="none" w:sz="0" w:space="0" w:color="auto"/>
            <w:left w:val="none" w:sz="0" w:space="0" w:color="auto"/>
            <w:bottom w:val="none" w:sz="0" w:space="0" w:color="auto"/>
            <w:right w:val="none" w:sz="0" w:space="0" w:color="auto"/>
          </w:divBdr>
        </w:div>
        <w:div w:id="1469401271">
          <w:marLeft w:val="480"/>
          <w:marRight w:val="0"/>
          <w:marTop w:val="0"/>
          <w:marBottom w:val="0"/>
          <w:divBdr>
            <w:top w:val="none" w:sz="0" w:space="0" w:color="auto"/>
            <w:left w:val="none" w:sz="0" w:space="0" w:color="auto"/>
            <w:bottom w:val="none" w:sz="0" w:space="0" w:color="auto"/>
            <w:right w:val="none" w:sz="0" w:space="0" w:color="auto"/>
          </w:divBdr>
        </w:div>
        <w:div w:id="1511722325">
          <w:marLeft w:val="480"/>
          <w:marRight w:val="0"/>
          <w:marTop w:val="0"/>
          <w:marBottom w:val="0"/>
          <w:divBdr>
            <w:top w:val="none" w:sz="0" w:space="0" w:color="auto"/>
            <w:left w:val="none" w:sz="0" w:space="0" w:color="auto"/>
            <w:bottom w:val="none" w:sz="0" w:space="0" w:color="auto"/>
            <w:right w:val="none" w:sz="0" w:space="0" w:color="auto"/>
          </w:divBdr>
        </w:div>
        <w:div w:id="1583098962">
          <w:marLeft w:val="480"/>
          <w:marRight w:val="0"/>
          <w:marTop w:val="0"/>
          <w:marBottom w:val="0"/>
          <w:divBdr>
            <w:top w:val="none" w:sz="0" w:space="0" w:color="auto"/>
            <w:left w:val="none" w:sz="0" w:space="0" w:color="auto"/>
            <w:bottom w:val="none" w:sz="0" w:space="0" w:color="auto"/>
            <w:right w:val="none" w:sz="0" w:space="0" w:color="auto"/>
          </w:divBdr>
        </w:div>
        <w:div w:id="1889418622">
          <w:marLeft w:val="480"/>
          <w:marRight w:val="0"/>
          <w:marTop w:val="0"/>
          <w:marBottom w:val="0"/>
          <w:divBdr>
            <w:top w:val="none" w:sz="0" w:space="0" w:color="auto"/>
            <w:left w:val="none" w:sz="0" w:space="0" w:color="auto"/>
            <w:bottom w:val="none" w:sz="0" w:space="0" w:color="auto"/>
            <w:right w:val="none" w:sz="0" w:space="0" w:color="auto"/>
          </w:divBdr>
        </w:div>
        <w:div w:id="1967661596">
          <w:marLeft w:val="480"/>
          <w:marRight w:val="0"/>
          <w:marTop w:val="0"/>
          <w:marBottom w:val="0"/>
          <w:divBdr>
            <w:top w:val="none" w:sz="0" w:space="0" w:color="auto"/>
            <w:left w:val="none" w:sz="0" w:space="0" w:color="auto"/>
            <w:bottom w:val="none" w:sz="0" w:space="0" w:color="auto"/>
            <w:right w:val="none" w:sz="0" w:space="0" w:color="auto"/>
          </w:divBdr>
        </w:div>
        <w:div w:id="1974016438">
          <w:marLeft w:val="480"/>
          <w:marRight w:val="0"/>
          <w:marTop w:val="0"/>
          <w:marBottom w:val="0"/>
          <w:divBdr>
            <w:top w:val="none" w:sz="0" w:space="0" w:color="auto"/>
            <w:left w:val="none" w:sz="0" w:space="0" w:color="auto"/>
            <w:bottom w:val="none" w:sz="0" w:space="0" w:color="auto"/>
            <w:right w:val="none" w:sz="0" w:space="0" w:color="auto"/>
          </w:divBdr>
        </w:div>
        <w:div w:id="2108427751">
          <w:marLeft w:val="480"/>
          <w:marRight w:val="0"/>
          <w:marTop w:val="0"/>
          <w:marBottom w:val="0"/>
          <w:divBdr>
            <w:top w:val="none" w:sz="0" w:space="0" w:color="auto"/>
            <w:left w:val="none" w:sz="0" w:space="0" w:color="auto"/>
            <w:bottom w:val="none" w:sz="0" w:space="0" w:color="auto"/>
            <w:right w:val="none" w:sz="0" w:space="0" w:color="auto"/>
          </w:divBdr>
        </w:div>
      </w:divsChild>
    </w:div>
    <w:div w:id="749886081">
      <w:bodyDiv w:val="1"/>
      <w:marLeft w:val="0"/>
      <w:marRight w:val="0"/>
      <w:marTop w:val="0"/>
      <w:marBottom w:val="0"/>
      <w:divBdr>
        <w:top w:val="none" w:sz="0" w:space="0" w:color="auto"/>
        <w:left w:val="none" w:sz="0" w:space="0" w:color="auto"/>
        <w:bottom w:val="none" w:sz="0" w:space="0" w:color="auto"/>
        <w:right w:val="none" w:sz="0" w:space="0" w:color="auto"/>
      </w:divBdr>
    </w:div>
    <w:div w:id="754933204">
      <w:bodyDiv w:val="1"/>
      <w:marLeft w:val="0"/>
      <w:marRight w:val="0"/>
      <w:marTop w:val="0"/>
      <w:marBottom w:val="0"/>
      <w:divBdr>
        <w:top w:val="none" w:sz="0" w:space="0" w:color="auto"/>
        <w:left w:val="none" w:sz="0" w:space="0" w:color="auto"/>
        <w:bottom w:val="none" w:sz="0" w:space="0" w:color="auto"/>
        <w:right w:val="none" w:sz="0" w:space="0" w:color="auto"/>
      </w:divBdr>
    </w:div>
    <w:div w:id="760415994">
      <w:bodyDiv w:val="1"/>
      <w:marLeft w:val="0"/>
      <w:marRight w:val="0"/>
      <w:marTop w:val="0"/>
      <w:marBottom w:val="0"/>
      <w:divBdr>
        <w:top w:val="none" w:sz="0" w:space="0" w:color="auto"/>
        <w:left w:val="none" w:sz="0" w:space="0" w:color="auto"/>
        <w:bottom w:val="none" w:sz="0" w:space="0" w:color="auto"/>
        <w:right w:val="none" w:sz="0" w:space="0" w:color="auto"/>
      </w:divBdr>
    </w:div>
    <w:div w:id="760838142">
      <w:bodyDiv w:val="1"/>
      <w:marLeft w:val="0"/>
      <w:marRight w:val="0"/>
      <w:marTop w:val="0"/>
      <w:marBottom w:val="0"/>
      <w:divBdr>
        <w:top w:val="none" w:sz="0" w:space="0" w:color="auto"/>
        <w:left w:val="none" w:sz="0" w:space="0" w:color="auto"/>
        <w:bottom w:val="none" w:sz="0" w:space="0" w:color="auto"/>
        <w:right w:val="none" w:sz="0" w:space="0" w:color="auto"/>
      </w:divBdr>
    </w:div>
    <w:div w:id="764375714">
      <w:bodyDiv w:val="1"/>
      <w:marLeft w:val="0"/>
      <w:marRight w:val="0"/>
      <w:marTop w:val="0"/>
      <w:marBottom w:val="0"/>
      <w:divBdr>
        <w:top w:val="none" w:sz="0" w:space="0" w:color="auto"/>
        <w:left w:val="none" w:sz="0" w:space="0" w:color="auto"/>
        <w:bottom w:val="none" w:sz="0" w:space="0" w:color="auto"/>
        <w:right w:val="none" w:sz="0" w:space="0" w:color="auto"/>
      </w:divBdr>
    </w:div>
    <w:div w:id="769663697">
      <w:bodyDiv w:val="1"/>
      <w:marLeft w:val="0"/>
      <w:marRight w:val="0"/>
      <w:marTop w:val="0"/>
      <w:marBottom w:val="0"/>
      <w:divBdr>
        <w:top w:val="none" w:sz="0" w:space="0" w:color="auto"/>
        <w:left w:val="none" w:sz="0" w:space="0" w:color="auto"/>
        <w:bottom w:val="none" w:sz="0" w:space="0" w:color="auto"/>
        <w:right w:val="none" w:sz="0" w:space="0" w:color="auto"/>
      </w:divBdr>
      <w:divsChild>
        <w:div w:id="173304821">
          <w:marLeft w:val="480"/>
          <w:marRight w:val="0"/>
          <w:marTop w:val="0"/>
          <w:marBottom w:val="0"/>
          <w:divBdr>
            <w:top w:val="none" w:sz="0" w:space="0" w:color="auto"/>
            <w:left w:val="none" w:sz="0" w:space="0" w:color="auto"/>
            <w:bottom w:val="none" w:sz="0" w:space="0" w:color="auto"/>
            <w:right w:val="none" w:sz="0" w:space="0" w:color="auto"/>
          </w:divBdr>
        </w:div>
        <w:div w:id="1093208721">
          <w:marLeft w:val="480"/>
          <w:marRight w:val="0"/>
          <w:marTop w:val="0"/>
          <w:marBottom w:val="0"/>
          <w:divBdr>
            <w:top w:val="none" w:sz="0" w:space="0" w:color="auto"/>
            <w:left w:val="none" w:sz="0" w:space="0" w:color="auto"/>
            <w:bottom w:val="none" w:sz="0" w:space="0" w:color="auto"/>
            <w:right w:val="none" w:sz="0" w:space="0" w:color="auto"/>
          </w:divBdr>
        </w:div>
        <w:div w:id="1595475718">
          <w:marLeft w:val="480"/>
          <w:marRight w:val="0"/>
          <w:marTop w:val="0"/>
          <w:marBottom w:val="0"/>
          <w:divBdr>
            <w:top w:val="none" w:sz="0" w:space="0" w:color="auto"/>
            <w:left w:val="none" w:sz="0" w:space="0" w:color="auto"/>
            <w:bottom w:val="none" w:sz="0" w:space="0" w:color="auto"/>
            <w:right w:val="none" w:sz="0" w:space="0" w:color="auto"/>
          </w:divBdr>
        </w:div>
        <w:div w:id="1891183524">
          <w:marLeft w:val="480"/>
          <w:marRight w:val="0"/>
          <w:marTop w:val="0"/>
          <w:marBottom w:val="0"/>
          <w:divBdr>
            <w:top w:val="none" w:sz="0" w:space="0" w:color="auto"/>
            <w:left w:val="none" w:sz="0" w:space="0" w:color="auto"/>
            <w:bottom w:val="none" w:sz="0" w:space="0" w:color="auto"/>
            <w:right w:val="none" w:sz="0" w:space="0" w:color="auto"/>
          </w:divBdr>
        </w:div>
        <w:div w:id="1968315734">
          <w:marLeft w:val="480"/>
          <w:marRight w:val="0"/>
          <w:marTop w:val="0"/>
          <w:marBottom w:val="0"/>
          <w:divBdr>
            <w:top w:val="none" w:sz="0" w:space="0" w:color="auto"/>
            <w:left w:val="none" w:sz="0" w:space="0" w:color="auto"/>
            <w:bottom w:val="none" w:sz="0" w:space="0" w:color="auto"/>
            <w:right w:val="none" w:sz="0" w:space="0" w:color="auto"/>
          </w:divBdr>
        </w:div>
      </w:divsChild>
    </w:div>
    <w:div w:id="769664253">
      <w:bodyDiv w:val="1"/>
      <w:marLeft w:val="0"/>
      <w:marRight w:val="0"/>
      <w:marTop w:val="0"/>
      <w:marBottom w:val="0"/>
      <w:divBdr>
        <w:top w:val="none" w:sz="0" w:space="0" w:color="auto"/>
        <w:left w:val="none" w:sz="0" w:space="0" w:color="auto"/>
        <w:bottom w:val="none" w:sz="0" w:space="0" w:color="auto"/>
        <w:right w:val="none" w:sz="0" w:space="0" w:color="auto"/>
      </w:divBdr>
    </w:div>
    <w:div w:id="769816589">
      <w:bodyDiv w:val="1"/>
      <w:marLeft w:val="0"/>
      <w:marRight w:val="0"/>
      <w:marTop w:val="0"/>
      <w:marBottom w:val="0"/>
      <w:divBdr>
        <w:top w:val="none" w:sz="0" w:space="0" w:color="auto"/>
        <w:left w:val="none" w:sz="0" w:space="0" w:color="auto"/>
        <w:bottom w:val="none" w:sz="0" w:space="0" w:color="auto"/>
        <w:right w:val="none" w:sz="0" w:space="0" w:color="auto"/>
      </w:divBdr>
    </w:div>
    <w:div w:id="773794401">
      <w:bodyDiv w:val="1"/>
      <w:marLeft w:val="0"/>
      <w:marRight w:val="0"/>
      <w:marTop w:val="0"/>
      <w:marBottom w:val="0"/>
      <w:divBdr>
        <w:top w:val="none" w:sz="0" w:space="0" w:color="auto"/>
        <w:left w:val="none" w:sz="0" w:space="0" w:color="auto"/>
        <w:bottom w:val="none" w:sz="0" w:space="0" w:color="auto"/>
        <w:right w:val="none" w:sz="0" w:space="0" w:color="auto"/>
      </w:divBdr>
      <w:divsChild>
        <w:div w:id="186214151">
          <w:marLeft w:val="480"/>
          <w:marRight w:val="0"/>
          <w:marTop w:val="0"/>
          <w:marBottom w:val="0"/>
          <w:divBdr>
            <w:top w:val="none" w:sz="0" w:space="0" w:color="auto"/>
            <w:left w:val="none" w:sz="0" w:space="0" w:color="auto"/>
            <w:bottom w:val="none" w:sz="0" w:space="0" w:color="auto"/>
            <w:right w:val="none" w:sz="0" w:space="0" w:color="auto"/>
          </w:divBdr>
        </w:div>
        <w:div w:id="439493724">
          <w:marLeft w:val="480"/>
          <w:marRight w:val="0"/>
          <w:marTop w:val="0"/>
          <w:marBottom w:val="0"/>
          <w:divBdr>
            <w:top w:val="none" w:sz="0" w:space="0" w:color="auto"/>
            <w:left w:val="none" w:sz="0" w:space="0" w:color="auto"/>
            <w:bottom w:val="none" w:sz="0" w:space="0" w:color="auto"/>
            <w:right w:val="none" w:sz="0" w:space="0" w:color="auto"/>
          </w:divBdr>
        </w:div>
        <w:div w:id="523248357">
          <w:marLeft w:val="480"/>
          <w:marRight w:val="0"/>
          <w:marTop w:val="0"/>
          <w:marBottom w:val="0"/>
          <w:divBdr>
            <w:top w:val="none" w:sz="0" w:space="0" w:color="auto"/>
            <w:left w:val="none" w:sz="0" w:space="0" w:color="auto"/>
            <w:bottom w:val="none" w:sz="0" w:space="0" w:color="auto"/>
            <w:right w:val="none" w:sz="0" w:space="0" w:color="auto"/>
          </w:divBdr>
        </w:div>
        <w:div w:id="650140616">
          <w:marLeft w:val="480"/>
          <w:marRight w:val="0"/>
          <w:marTop w:val="0"/>
          <w:marBottom w:val="0"/>
          <w:divBdr>
            <w:top w:val="none" w:sz="0" w:space="0" w:color="auto"/>
            <w:left w:val="none" w:sz="0" w:space="0" w:color="auto"/>
            <w:bottom w:val="none" w:sz="0" w:space="0" w:color="auto"/>
            <w:right w:val="none" w:sz="0" w:space="0" w:color="auto"/>
          </w:divBdr>
        </w:div>
        <w:div w:id="756826228">
          <w:marLeft w:val="480"/>
          <w:marRight w:val="0"/>
          <w:marTop w:val="0"/>
          <w:marBottom w:val="0"/>
          <w:divBdr>
            <w:top w:val="none" w:sz="0" w:space="0" w:color="auto"/>
            <w:left w:val="none" w:sz="0" w:space="0" w:color="auto"/>
            <w:bottom w:val="none" w:sz="0" w:space="0" w:color="auto"/>
            <w:right w:val="none" w:sz="0" w:space="0" w:color="auto"/>
          </w:divBdr>
        </w:div>
        <w:div w:id="1336302641">
          <w:marLeft w:val="480"/>
          <w:marRight w:val="0"/>
          <w:marTop w:val="0"/>
          <w:marBottom w:val="0"/>
          <w:divBdr>
            <w:top w:val="none" w:sz="0" w:space="0" w:color="auto"/>
            <w:left w:val="none" w:sz="0" w:space="0" w:color="auto"/>
            <w:bottom w:val="none" w:sz="0" w:space="0" w:color="auto"/>
            <w:right w:val="none" w:sz="0" w:space="0" w:color="auto"/>
          </w:divBdr>
        </w:div>
        <w:div w:id="1416896006">
          <w:marLeft w:val="480"/>
          <w:marRight w:val="0"/>
          <w:marTop w:val="0"/>
          <w:marBottom w:val="0"/>
          <w:divBdr>
            <w:top w:val="none" w:sz="0" w:space="0" w:color="auto"/>
            <w:left w:val="none" w:sz="0" w:space="0" w:color="auto"/>
            <w:bottom w:val="none" w:sz="0" w:space="0" w:color="auto"/>
            <w:right w:val="none" w:sz="0" w:space="0" w:color="auto"/>
          </w:divBdr>
        </w:div>
        <w:div w:id="1757747072">
          <w:marLeft w:val="480"/>
          <w:marRight w:val="0"/>
          <w:marTop w:val="0"/>
          <w:marBottom w:val="0"/>
          <w:divBdr>
            <w:top w:val="none" w:sz="0" w:space="0" w:color="auto"/>
            <w:left w:val="none" w:sz="0" w:space="0" w:color="auto"/>
            <w:bottom w:val="none" w:sz="0" w:space="0" w:color="auto"/>
            <w:right w:val="none" w:sz="0" w:space="0" w:color="auto"/>
          </w:divBdr>
        </w:div>
        <w:div w:id="1810512361">
          <w:marLeft w:val="480"/>
          <w:marRight w:val="0"/>
          <w:marTop w:val="0"/>
          <w:marBottom w:val="0"/>
          <w:divBdr>
            <w:top w:val="none" w:sz="0" w:space="0" w:color="auto"/>
            <w:left w:val="none" w:sz="0" w:space="0" w:color="auto"/>
            <w:bottom w:val="none" w:sz="0" w:space="0" w:color="auto"/>
            <w:right w:val="none" w:sz="0" w:space="0" w:color="auto"/>
          </w:divBdr>
        </w:div>
        <w:div w:id="2065986220">
          <w:marLeft w:val="480"/>
          <w:marRight w:val="0"/>
          <w:marTop w:val="0"/>
          <w:marBottom w:val="0"/>
          <w:divBdr>
            <w:top w:val="none" w:sz="0" w:space="0" w:color="auto"/>
            <w:left w:val="none" w:sz="0" w:space="0" w:color="auto"/>
            <w:bottom w:val="none" w:sz="0" w:space="0" w:color="auto"/>
            <w:right w:val="none" w:sz="0" w:space="0" w:color="auto"/>
          </w:divBdr>
        </w:div>
      </w:divsChild>
    </w:div>
    <w:div w:id="776825408">
      <w:bodyDiv w:val="1"/>
      <w:marLeft w:val="0"/>
      <w:marRight w:val="0"/>
      <w:marTop w:val="0"/>
      <w:marBottom w:val="0"/>
      <w:divBdr>
        <w:top w:val="none" w:sz="0" w:space="0" w:color="auto"/>
        <w:left w:val="none" w:sz="0" w:space="0" w:color="auto"/>
        <w:bottom w:val="none" w:sz="0" w:space="0" w:color="auto"/>
        <w:right w:val="none" w:sz="0" w:space="0" w:color="auto"/>
      </w:divBdr>
    </w:div>
    <w:div w:id="777212624">
      <w:bodyDiv w:val="1"/>
      <w:marLeft w:val="0"/>
      <w:marRight w:val="0"/>
      <w:marTop w:val="0"/>
      <w:marBottom w:val="0"/>
      <w:divBdr>
        <w:top w:val="none" w:sz="0" w:space="0" w:color="auto"/>
        <w:left w:val="none" w:sz="0" w:space="0" w:color="auto"/>
        <w:bottom w:val="none" w:sz="0" w:space="0" w:color="auto"/>
        <w:right w:val="none" w:sz="0" w:space="0" w:color="auto"/>
      </w:divBdr>
    </w:div>
    <w:div w:id="777337428">
      <w:bodyDiv w:val="1"/>
      <w:marLeft w:val="0"/>
      <w:marRight w:val="0"/>
      <w:marTop w:val="0"/>
      <w:marBottom w:val="0"/>
      <w:divBdr>
        <w:top w:val="none" w:sz="0" w:space="0" w:color="auto"/>
        <w:left w:val="none" w:sz="0" w:space="0" w:color="auto"/>
        <w:bottom w:val="none" w:sz="0" w:space="0" w:color="auto"/>
        <w:right w:val="none" w:sz="0" w:space="0" w:color="auto"/>
      </w:divBdr>
      <w:divsChild>
        <w:div w:id="31195205">
          <w:marLeft w:val="480"/>
          <w:marRight w:val="0"/>
          <w:marTop w:val="0"/>
          <w:marBottom w:val="0"/>
          <w:divBdr>
            <w:top w:val="none" w:sz="0" w:space="0" w:color="auto"/>
            <w:left w:val="none" w:sz="0" w:space="0" w:color="auto"/>
            <w:bottom w:val="none" w:sz="0" w:space="0" w:color="auto"/>
            <w:right w:val="none" w:sz="0" w:space="0" w:color="auto"/>
          </w:divBdr>
        </w:div>
        <w:div w:id="78723951">
          <w:marLeft w:val="480"/>
          <w:marRight w:val="0"/>
          <w:marTop w:val="0"/>
          <w:marBottom w:val="0"/>
          <w:divBdr>
            <w:top w:val="none" w:sz="0" w:space="0" w:color="auto"/>
            <w:left w:val="none" w:sz="0" w:space="0" w:color="auto"/>
            <w:bottom w:val="none" w:sz="0" w:space="0" w:color="auto"/>
            <w:right w:val="none" w:sz="0" w:space="0" w:color="auto"/>
          </w:divBdr>
        </w:div>
        <w:div w:id="202524632">
          <w:marLeft w:val="480"/>
          <w:marRight w:val="0"/>
          <w:marTop w:val="0"/>
          <w:marBottom w:val="0"/>
          <w:divBdr>
            <w:top w:val="none" w:sz="0" w:space="0" w:color="auto"/>
            <w:left w:val="none" w:sz="0" w:space="0" w:color="auto"/>
            <w:bottom w:val="none" w:sz="0" w:space="0" w:color="auto"/>
            <w:right w:val="none" w:sz="0" w:space="0" w:color="auto"/>
          </w:divBdr>
        </w:div>
        <w:div w:id="249244774">
          <w:marLeft w:val="480"/>
          <w:marRight w:val="0"/>
          <w:marTop w:val="0"/>
          <w:marBottom w:val="0"/>
          <w:divBdr>
            <w:top w:val="none" w:sz="0" w:space="0" w:color="auto"/>
            <w:left w:val="none" w:sz="0" w:space="0" w:color="auto"/>
            <w:bottom w:val="none" w:sz="0" w:space="0" w:color="auto"/>
            <w:right w:val="none" w:sz="0" w:space="0" w:color="auto"/>
          </w:divBdr>
        </w:div>
        <w:div w:id="264383589">
          <w:marLeft w:val="480"/>
          <w:marRight w:val="0"/>
          <w:marTop w:val="0"/>
          <w:marBottom w:val="0"/>
          <w:divBdr>
            <w:top w:val="none" w:sz="0" w:space="0" w:color="auto"/>
            <w:left w:val="none" w:sz="0" w:space="0" w:color="auto"/>
            <w:bottom w:val="none" w:sz="0" w:space="0" w:color="auto"/>
            <w:right w:val="none" w:sz="0" w:space="0" w:color="auto"/>
          </w:divBdr>
        </w:div>
        <w:div w:id="321012115">
          <w:marLeft w:val="480"/>
          <w:marRight w:val="0"/>
          <w:marTop w:val="0"/>
          <w:marBottom w:val="0"/>
          <w:divBdr>
            <w:top w:val="none" w:sz="0" w:space="0" w:color="auto"/>
            <w:left w:val="none" w:sz="0" w:space="0" w:color="auto"/>
            <w:bottom w:val="none" w:sz="0" w:space="0" w:color="auto"/>
            <w:right w:val="none" w:sz="0" w:space="0" w:color="auto"/>
          </w:divBdr>
        </w:div>
        <w:div w:id="326133834">
          <w:marLeft w:val="480"/>
          <w:marRight w:val="0"/>
          <w:marTop w:val="0"/>
          <w:marBottom w:val="0"/>
          <w:divBdr>
            <w:top w:val="none" w:sz="0" w:space="0" w:color="auto"/>
            <w:left w:val="none" w:sz="0" w:space="0" w:color="auto"/>
            <w:bottom w:val="none" w:sz="0" w:space="0" w:color="auto"/>
            <w:right w:val="none" w:sz="0" w:space="0" w:color="auto"/>
          </w:divBdr>
        </w:div>
        <w:div w:id="346710557">
          <w:marLeft w:val="480"/>
          <w:marRight w:val="0"/>
          <w:marTop w:val="0"/>
          <w:marBottom w:val="0"/>
          <w:divBdr>
            <w:top w:val="none" w:sz="0" w:space="0" w:color="auto"/>
            <w:left w:val="none" w:sz="0" w:space="0" w:color="auto"/>
            <w:bottom w:val="none" w:sz="0" w:space="0" w:color="auto"/>
            <w:right w:val="none" w:sz="0" w:space="0" w:color="auto"/>
          </w:divBdr>
        </w:div>
        <w:div w:id="471873184">
          <w:marLeft w:val="480"/>
          <w:marRight w:val="0"/>
          <w:marTop w:val="0"/>
          <w:marBottom w:val="0"/>
          <w:divBdr>
            <w:top w:val="none" w:sz="0" w:space="0" w:color="auto"/>
            <w:left w:val="none" w:sz="0" w:space="0" w:color="auto"/>
            <w:bottom w:val="none" w:sz="0" w:space="0" w:color="auto"/>
            <w:right w:val="none" w:sz="0" w:space="0" w:color="auto"/>
          </w:divBdr>
        </w:div>
        <w:div w:id="483815704">
          <w:marLeft w:val="480"/>
          <w:marRight w:val="0"/>
          <w:marTop w:val="0"/>
          <w:marBottom w:val="0"/>
          <w:divBdr>
            <w:top w:val="none" w:sz="0" w:space="0" w:color="auto"/>
            <w:left w:val="none" w:sz="0" w:space="0" w:color="auto"/>
            <w:bottom w:val="none" w:sz="0" w:space="0" w:color="auto"/>
            <w:right w:val="none" w:sz="0" w:space="0" w:color="auto"/>
          </w:divBdr>
        </w:div>
        <w:div w:id="508522146">
          <w:marLeft w:val="480"/>
          <w:marRight w:val="0"/>
          <w:marTop w:val="0"/>
          <w:marBottom w:val="0"/>
          <w:divBdr>
            <w:top w:val="none" w:sz="0" w:space="0" w:color="auto"/>
            <w:left w:val="none" w:sz="0" w:space="0" w:color="auto"/>
            <w:bottom w:val="none" w:sz="0" w:space="0" w:color="auto"/>
            <w:right w:val="none" w:sz="0" w:space="0" w:color="auto"/>
          </w:divBdr>
        </w:div>
        <w:div w:id="616643767">
          <w:marLeft w:val="480"/>
          <w:marRight w:val="0"/>
          <w:marTop w:val="0"/>
          <w:marBottom w:val="0"/>
          <w:divBdr>
            <w:top w:val="none" w:sz="0" w:space="0" w:color="auto"/>
            <w:left w:val="none" w:sz="0" w:space="0" w:color="auto"/>
            <w:bottom w:val="none" w:sz="0" w:space="0" w:color="auto"/>
            <w:right w:val="none" w:sz="0" w:space="0" w:color="auto"/>
          </w:divBdr>
        </w:div>
        <w:div w:id="707223496">
          <w:marLeft w:val="480"/>
          <w:marRight w:val="0"/>
          <w:marTop w:val="0"/>
          <w:marBottom w:val="0"/>
          <w:divBdr>
            <w:top w:val="none" w:sz="0" w:space="0" w:color="auto"/>
            <w:left w:val="none" w:sz="0" w:space="0" w:color="auto"/>
            <w:bottom w:val="none" w:sz="0" w:space="0" w:color="auto"/>
            <w:right w:val="none" w:sz="0" w:space="0" w:color="auto"/>
          </w:divBdr>
        </w:div>
        <w:div w:id="765004613">
          <w:marLeft w:val="480"/>
          <w:marRight w:val="0"/>
          <w:marTop w:val="0"/>
          <w:marBottom w:val="0"/>
          <w:divBdr>
            <w:top w:val="none" w:sz="0" w:space="0" w:color="auto"/>
            <w:left w:val="none" w:sz="0" w:space="0" w:color="auto"/>
            <w:bottom w:val="none" w:sz="0" w:space="0" w:color="auto"/>
            <w:right w:val="none" w:sz="0" w:space="0" w:color="auto"/>
          </w:divBdr>
        </w:div>
        <w:div w:id="800727636">
          <w:marLeft w:val="480"/>
          <w:marRight w:val="0"/>
          <w:marTop w:val="0"/>
          <w:marBottom w:val="0"/>
          <w:divBdr>
            <w:top w:val="none" w:sz="0" w:space="0" w:color="auto"/>
            <w:left w:val="none" w:sz="0" w:space="0" w:color="auto"/>
            <w:bottom w:val="none" w:sz="0" w:space="0" w:color="auto"/>
            <w:right w:val="none" w:sz="0" w:space="0" w:color="auto"/>
          </w:divBdr>
        </w:div>
        <w:div w:id="841167149">
          <w:marLeft w:val="480"/>
          <w:marRight w:val="0"/>
          <w:marTop w:val="0"/>
          <w:marBottom w:val="0"/>
          <w:divBdr>
            <w:top w:val="none" w:sz="0" w:space="0" w:color="auto"/>
            <w:left w:val="none" w:sz="0" w:space="0" w:color="auto"/>
            <w:bottom w:val="none" w:sz="0" w:space="0" w:color="auto"/>
            <w:right w:val="none" w:sz="0" w:space="0" w:color="auto"/>
          </w:divBdr>
        </w:div>
        <w:div w:id="878518070">
          <w:marLeft w:val="480"/>
          <w:marRight w:val="0"/>
          <w:marTop w:val="0"/>
          <w:marBottom w:val="0"/>
          <w:divBdr>
            <w:top w:val="none" w:sz="0" w:space="0" w:color="auto"/>
            <w:left w:val="none" w:sz="0" w:space="0" w:color="auto"/>
            <w:bottom w:val="none" w:sz="0" w:space="0" w:color="auto"/>
            <w:right w:val="none" w:sz="0" w:space="0" w:color="auto"/>
          </w:divBdr>
        </w:div>
        <w:div w:id="882518918">
          <w:marLeft w:val="480"/>
          <w:marRight w:val="0"/>
          <w:marTop w:val="0"/>
          <w:marBottom w:val="0"/>
          <w:divBdr>
            <w:top w:val="none" w:sz="0" w:space="0" w:color="auto"/>
            <w:left w:val="none" w:sz="0" w:space="0" w:color="auto"/>
            <w:bottom w:val="none" w:sz="0" w:space="0" w:color="auto"/>
            <w:right w:val="none" w:sz="0" w:space="0" w:color="auto"/>
          </w:divBdr>
        </w:div>
        <w:div w:id="892547815">
          <w:marLeft w:val="480"/>
          <w:marRight w:val="0"/>
          <w:marTop w:val="0"/>
          <w:marBottom w:val="0"/>
          <w:divBdr>
            <w:top w:val="none" w:sz="0" w:space="0" w:color="auto"/>
            <w:left w:val="none" w:sz="0" w:space="0" w:color="auto"/>
            <w:bottom w:val="none" w:sz="0" w:space="0" w:color="auto"/>
            <w:right w:val="none" w:sz="0" w:space="0" w:color="auto"/>
          </w:divBdr>
        </w:div>
        <w:div w:id="989210525">
          <w:marLeft w:val="480"/>
          <w:marRight w:val="0"/>
          <w:marTop w:val="0"/>
          <w:marBottom w:val="0"/>
          <w:divBdr>
            <w:top w:val="none" w:sz="0" w:space="0" w:color="auto"/>
            <w:left w:val="none" w:sz="0" w:space="0" w:color="auto"/>
            <w:bottom w:val="none" w:sz="0" w:space="0" w:color="auto"/>
            <w:right w:val="none" w:sz="0" w:space="0" w:color="auto"/>
          </w:divBdr>
        </w:div>
        <w:div w:id="1036660242">
          <w:marLeft w:val="480"/>
          <w:marRight w:val="0"/>
          <w:marTop w:val="0"/>
          <w:marBottom w:val="0"/>
          <w:divBdr>
            <w:top w:val="none" w:sz="0" w:space="0" w:color="auto"/>
            <w:left w:val="none" w:sz="0" w:space="0" w:color="auto"/>
            <w:bottom w:val="none" w:sz="0" w:space="0" w:color="auto"/>
            <w:right w:val="none" w:sz="0" w:space="0" w:color="auto"/>
          </w:divBdr>
        </w:div>
        <w:div w:id="1064371551">
          <w:marLeft w:val="480"/>
          <w:marRight w:val="0"/>
          <w:marTop w:val="0"/>
          <w:marBottom w:val="0"/>
          <w:divBdr>
            <w:top w:val="none" w:sz="0" w:space="0" w:color="auto"/>
            <w:left w:val="none" w:sz="0" w:space="0" w:color="auto"/>
            <w:bottom w:val="none" w:sz="0" w:space="0" w:color="auto"/>
            <w:right w:val="none" w:sz="0" w:space="0" w:color="auto"/>
          </w:divBdr>
        </w:div>
        <w:div w:id="1200630703">
          <w:marLeft w:val="480"/>
          <w:marRight w:val="0"/>
          <w:marTop w:val="0"/>
          <w:marBottom w:val="0"/>
          <w:divBdr>
            <w:top w:val="none" w:sz="0" w:space="0" w:color="auto"/>
            <w:left w:val="none" w:sz="0" w:space="0" w:color="auto"/>
            <w:bottom w:val="none" w:sz="0" w:space="0" w:color="auto"/>
            <w:right w:val="none" w:sz="0" w:space="0" w:color="auto"/>
          </w:divBdr>
        </w:div>
        <w:div w:id="1296832067">
          <w:marLeft w:val="480"/>
          <w:marRight w:val="0"/>
          <w:marTop w:val="0"/>
          <w:marBottom w:val="0"/>
          <w:divBdr>
            <w:top w:val="none" w:sz="0" w:space="0" w:color="auto"/>
            <w:left w:val="none" w:sz="0" w:space="0" w:color="auto"/>
            <w:bottom w:val="none" w:sz="0" w:space="0" w:color="auto"/>
            <w:right w:val="none" w:sz="0" w:space="0" w:color="auto"/>
          </w:divBdr>
        </w:div>
        <w:div w:id="1318873619">
          <w:marLeft w:val="480"/>
          <w:marRight w:val="0"/>
          <w:marTop w:val="0"/>
          <w:marBottom w:val="0"/>
          <w:divBdr>
            <w:top w:val="none" w:sz="0" w:space="0" w:color="auto"/>
            <w:left w:val="none" w:sz="0" w:space="0" w:color="auto"/>
            <w:bottom w:val="none" w:sz="0" w:space="0" w:color="auto"/>
            <w:right w:val="none" w:sz="0" w:space="0" w:color="auto"/>
          </w:divBdr>
        </w:div>
        <w:div w:id="1359968566">
          <w:marLeft w:val="480"/>
          <w:marRight w:val="0"/>
          <w:marTop w:val="0"/>
          <w:marBottom w:val="0"/>
          <w:divBdr>
            <w:top w:val="none" w:sz="0" w:space="0" w:color="auto"/>
            <w:left w:val="none" w:sz="0" w:space="0" w:color="auto"/>
            <w:bottom w:val="none" w:sz="0" w:space="0" w:color="auto"/>
            <w:right w:val="none" w:sz="0" w:space="0" w:color="auto"/>
          </w:divBdr>
        </w:div>
        <w:div w:id="1368607136">
          <w:marLeft w:val="480"/>
          <w:marRight w:val="0"/>
          <w:marTop w:val="0"/>
          <w:marBottom w:val="0"/>
          <w:divBdr>
            <w:top w:val="none" w:sz="0" w:space="0" w:color="auto"/>
            <w:left w:val="none" w:sz="0" w:space="0" w:color="auto"/>
            <w:bottom w:val="none" w:sz="0" w:space="0" w:color="auto"/>
            <w:right w:val="none" w:sz="0" w:space="0" w:color="auto"/>
          </w:divBdr>
        </w:div>
        <w:div w:id="1385374809">
          <w:marLeft w:val="480"/>
          <w:marRight w:val="0"/>
          <w:marTop w:val="0"/>
          <w:marBottom w:val="0"/>
          <w:divBdr>
            <w:top w:val="none" w:sz="0" w:space="0" w:color="auto"/>
            <w:left w:val="none" w:sz="0" w:space="0" w:color="auto"/>
            <w:bottom w:val="none" w:sz="0" w:space="0" w:color="auto"/>
            <w:right w:val="none" w:sz="0" w:space="0" w:color="auto"/>
          </w:divBdr>
        </w:div>
        <w:div w:id="1393236295">
          <w:marLeft w:val="480"/>
          <w:marRight w:val="0"/>
          <w:marTop w:val="0"/>
          <w:marBottom w:val="0"/>
          <w:divBdr>
            <w:top w:val="none" w:sz="0" w:space="0" w:color="auto"/>
            <w:left w:val="none" w:sz="0" w:space="0" w:color="auto"/>
            <w:bottom w:val="none" w:sz="0" w:space="0" w:color="auto"/>
            <w:right w:val="none" w:sz="0" w:space="0" w:color="auto"/>
          </w:divBdr>
        </w:div>
        <w:div w:id="1426266728">
          <w:marLeft w:val="480"/>
          <w:marRight w:val="0"/>
          <w:marTop w:val="0"/>
          <w:marBottom w:val="0"/>
          <w:divBdr>
            <w:top w:val="none" w:sz="0" w:space="0" w:color="auto"/>
            <w:left w:val="none" w:sz="0" w:space="0" w:color="auto"/>
            <w:bottom w:val="none" w:sz="0" w:space="0" w:color="auto"/>
            <w:right w:val="none" w:sz="0" w:space="0" w:color="auto"/>
          </w:divBdr>
        </w:div>
        <w:div w:id="1557736195">
          <w:marLeft w:val="480"/>
          <w:marRight w:val="0"/>
          <w:marTop w:val="0"/>
          <w:marBottom w:val="0"/>
          <w:divBdr>
            <w:top w:val="none" w:sz="0" w:space="0" w:color="auto"/>
            <w:left w:val="none" w:sz="0" w:space="0" w:color="auto"/>
            <w:bottom w:val="none" w:sz="0" w:space="0" w:color="auto"/>
            <w:right w:val="none" w:sz="0" w:space="0" w:color="auto"/>
          </w:divBdr>
        </w:div>
        <w:div w:id="1560243230">
          <w:marLeft w:val="480"/>
          <w:marRight w:val="0"/>
          <w:marTop w:val="0"/>
          <w:marBottom w:val="0"/>
          <w:divBdr>
            <w:top w:val="none" w:sz="0" w:space="0" w:color="auto"/>
            <w:left w:val="none" w:sz="0" w:space="0" w:color="auto"/>
            <w:bottom w:val="none" w:sz="0" w:space="0" w:color="auto"/>
            <w:right w:val="none" w:sz="0" w:space="0" w:color="auto"/>
          </w:divBdr>
        </w:div>
        <w:div w:id="1577935241">
          <w:marLeft w:val="480"/>
          <w:marRight w:val="0"/>
          <w:marTop w:val="0"/>
          <w:marBottom w:val="0"/>
          <w:divBdr>
            <w:top w:val="none" w:sz="0" w:space="0" w:color="auto"/>
            <w:left w:val="none" w:sz="0" w:space="0" w:color="auto"/>
            <w:bottom w:val="none" w:sz="0" w:space="0" w:color="auto"/>
            <w:right w:val="none" w:sz="0" w:space="0" w:color="auto"/>
          </w:divBdr>
        </w:div>
        <w:div w:id="1637252987">
          <w:marLeft w:val="480"/>
          <w:marRight w:val="0"/>
          <w:marTop w:val="0"/>
          <w:marBottom w:val="0"/>
          <w:divBdr>
            <w:top w:val="none" w:sz="0" w:space="0" w:color="auto"/>
            <w:left w:val="none" w:sz="0" w:space="0" w:color="auto"/>
            <w:bottom w:val="none" w:sz="0" w:space="0" w:color="auto"/>
            <w:right w:val="none" w:sz="0" w:space="0" w:color="auto"/>
          </w:divBdr>
        </w:div>
        <w:div w:id="1646398862">
          <w:marLeft w:val="480"/>
          <w:marRight w:val="0"/>
          <w:marTop w:val="0"/>
          <w:marBottom w:val="0"/>
          <w:divBdr>
            <w:top w:val="none" w:sz="0" w:space="0" w:color="auto"/>
            <w:left w:val="none" w:sz="0" w:space="0" w:color="auto"/>
            <w:bottom w:val="none" w:sz="0" w:space="0" w:color="auto"/>
            <w:right w:val="none" w:sz="0" w:space="0" w:color="auto"/>
          </w:divBdr>
        </w:div>
        <w:div w:id="1665472024">
          <w:marLeft w:val="480"/>
          <w:marRight w:val="0"/>
          <w:marTop w:val="0"/>
          <w:marBottom w:val="0"/>
          <w:divBdr>
            <w:top w:val="none" w:sz="0" w:space="0" w:color="auto"/>
            <w:left w:val="none" w:sz="0" w:space="0" w:color="auto"/>
            <w:bottom w:val="none" w:sz="0" w:space="0" w:color="auto"/>
            <w:right w:val="none" w:sz="0" w:space="0" w:color="auto"/>
          </w:divBdr>
        </w:div>
        <w:div w:id="1678386971">
          <w:marLeft w:val="480"/>
          <w:marRight w:val="0"/>
          <w:marTop w:val="0"/>
          <w:marBottom w:val="0"/>
          <w:divBdr>
            <w:top w:val="none" w:sz="0" w:space="0" w:color="auto"/>
            <w:left w:val="none" w:sz="0" w:space="0" w:color="auto"/>
            <w:bottom w:val="none" w:sz="0" w:space="0" w:color="auto"/>
            <w:right w:val="none" w:sz="0" w:space="0" w:color="auto"/>
          </w:divBdr>
        </w:div>
        <w:div w:id="1679386731">
          <w:marLeft w:val="480"/>
          <w:marRight w:val="0"/>
          <w:marTop w:val="0"/>
          <w:marBottom w:val="0"/>
          <w:divBdr>
            <w:top w:val="none" w:sz="0" w:space="0" w:color="auto"/>
            <w:left w:val="none" w:sz="0" w:space="0" w:color="auto"/>
            <w:bottom w:val="none" w:sz="0" w:space="0" w:color="auto"/>
            <w:right w:val="none" w:sz="0" w:space="0" w:color="auto"/>
          </w:divBdr>
        </w:div>
        <w:div w:id="1887449943">
          <w:marLeft w:val="480"/>
          <w:marRight w:val="0"/>
          <w:marTop w:val="0"/>
          <w:marBottom w:val="0"/>
          <w:divBdr>
            <w:top w:val="none" w:sz="0" w:space="0" w:color="auto"/>
            <w:left w:val="none" w:sz="0" w:space="0" w:color="auto"/>
            <w:bottom w:val="none" w:sz="0" w:space="0" w:color="auto"/>
            <w:right w:val="none" w:sz="0" w:space="0" w:color="auto"/>
          </w:divBdr>
        </w:div>
        <w:div w:id="1894732090">
          <w:marLeft w:val="480"/>
          <w:marRight w:val="0"/>
          <w:marTop w:val="0"/>
          <w:marBottom w:val="0"/>
          <w:divBdr>
            <w:top w:val="none" w:sz="0" w:space="0" w:color="auto"/>
            <w:left w:val="none" w:sz="0" w:space="0" w:color="auto"/>
            <w:bottom w:val="none" w:sz="0" w:space="0" w:color="auto"/>
            <w:right w:val="none" w:sz="0" w:space="0" w:color="auto"/>
          </w:divBdr>
        </w:div>
        <w:div w:id="1927613383">
          <w:marLeft w:val="480"/>
          <w:marRight w:val="0"/>
          <w:marTop w:val="0"/>
          <w:marBottom w:val="0"/>
          <w:divBdr>
            <w:top w:val="none" w:sz="0" w:space="0" w:color="auto"/>
            <w:left w:val="none" w:sz="0" w:space="0" w:color="auto"/>
            <w:bottom w:val="none" w:sz="0" w:space="0" w:color="auto"/>
            <w:right w:val="none" w:sz="0" w:space="0" w:color="auto"/>
          </w:divBdr>
        </w:div>
        <w:div w:id="1974632032">
          <w:marLeft w:val="480"/>
          <w:marRight w:val="0"/>
          <w:marTop w:val="0"/>
          <w:marBottom w:val="0"/>
          <w:divBdr>
            <w:top w:val="none" w:sz="0" w:space="0" w:color="auto"/>
            <w:left w:val="none" w:sz="0" w:space="0" w:color="auto"/>
            <w:bottom w:val="none" w:sz="0" w:space="0" w:color="auto"/>
            <w:right w:val="none" w:sz="0" w:space="0" w:color="auto"/>
          </w:divBdr>
        </w:div>
        <w:div w:id="1981032451">
          <w:marLeft w:val="480"/>
          <w:marRight w:val="0"/>
          <w:marTop w:val="0"/>
          <w:marBottom w:val="0"/>
          <w:divBdr>
            <w:top w:val="none" w:sz="0" w:space="0" w:color="auto"/>
            <w:left w:val="none" w:sz="0" w:space="0" w:color="auto"/>
            <w:bottom w:val="none" w:sz="0" w:space="0" w:color="auto"/>
            <w:right w:val="none" w:sz="0" w:space="0" w:color="auto"/>
          </w:divBdr>
        </w:div>
        <w:div w:id="1981957504">
          <w:marLeft w:val="480"/>
          <w:marRight w:val="0"/>
          <w:marTop w:val="0"/>
          <w:marBottom w:val="0"/>
          <w:divBdr>
            <w:top w:val="none" w:sz="0" w:space="0" w:color="auto"/>
            <w:left w:val="none" w:sz="0" w:space="0" w:color="auto"/>
            <w:bottom w:val="none" w:sz="0" w:space="0" w:color="auto"/>
            <w:right w:val="none" w:sz="0" w:space="0" w:color="auto"/>
          </w:divBdr>
        </w:div>
      </w:divsChild>
    </w:div>
    <w:div w:id="778990808">
      <w:bodyDiv w:val="1"/>
      <w:marLeft w:val="0"/>
      <w:marRight w:val="0"/>
      <w:marTop w:val="0"/>
      <w:marBottom w:val="0"/>
      <w:divBdr>
        <w:top w:val="none" w:sz="0" w:space="0" w:color="auto"/>
        <w:left w:val="none" w:sz="0" w:space="0" w:color="auto"/>
        <w:bottom w:val="none" w:sz="0" w:space="0" w:color="auto"/>
        <w:right w:val="none" w:sz="0" w:space="0" w:color="auto"/>
      </w:divBdr>
    </w:div>
    <w:div w:id="779569408">
      <w:bodyDiv w:val="1"/>
      <w:marLeft w:val="0"/>
      <w:marRight w:val="0"/>
      <w:marTop w:val="0"/>
      <w:marBottom w:val="0"/>
      <w:divBdr>
        <w:top w:val="none" w:sz="0" w:space="0" w:color="auto"/>
        <w:left w:val="none" w:sz="0" w:space="0" w:color="auto"/>
        <w:bottom w:val="none" w:sz="0" w:space="0" w:color="auto"/>
        <w:right w:val="none" w:sz="0" w:space="0" w:color="auto"/>
      </w:divBdr>
    </w:div>
    <w:div w:id="783575296">
      <w:bodyDiv w:val="1"/>
      <w:marLeft w:val="0"/>
      <w:marRight w:val="0"/>
      <w:marTop w:val="0"/>
      <w:marBottom w:val="0"/>
      <w:divBdr>
        <w:top w:val="none" w:sz="0" w:space="0" w:color="auto"/>
        <w:left w:val="none" w:sz="0" w:space="0" w:color="auto"/>
        <w:bottom w:val="none" w:sz="0" w:space="0" w:color="auto"/>
        <w:right w:val="none" w:sz="0" w:space="0" w:color="auto"/>
      </w:divBdr>
    </w:div>
    <w:div w:id="787092681">
      <w:bodyDiv w:val="1"/>
      <w:marLeft w:val="0"/>
      <w:marRight w:val="0"/>
      <w:marTop w:val="0"/>
      <w:marBottom w:val="0"/>
      <w:divBdr>
        <w:top w:val="none" w:sz="0" w:space="0" w:color="auto"/>
        <w:left w:val="none" w:sz="0" w:space="0" w:color="auto"/>
        <w:bottom w:val="none" w:sz="0" w:space="0" w:color="auto"/>
        <w:right w:val="none" w:sz="0" w:space="0" w:color="auto"/>
      </w:divBdr>
    </w:div>
    <w:div w:id="792093710">
      <w:bodyDiv w:val="1"/>
      <w:marLeft w:val="0"/>
      <w:marRight w:val="0"/>
      <w:marTop w:val="0"/>
      <w:marBottom w:val="0"/>
      <w:divBdr>
        <w:top w:val="none" w:sz="0" w:space="0" w:color="auto"/>
        <w:left w:val="none" w:sz="0" w:space="0" w:color="auto"/>
        <w:bottom w:val="none" w:sz="0" w:space="0" w:color="auto"/>
        <w:right w:val="none" w:sz="0" w:space="0" w:color="auto"/>
      </w:divBdr>
    </w:div>
    <w:div w:id="792358535">
      <w:bodyDiv w:val="1"/>
      <w:marLeft w:val="0"/>
      <w:marRight w:val="0"/>
      <w:marTop w:val="0"/>
      <w:marBottom w:val="0"/>
      <w:divBdr>
        <w:top w:val="none" w:sz="0" w:space="0" w:color="auto"/>
        <w:left w:val="none" w:sz="0" w:space="0" w:color="auto"/>
        <w:bottom w:val="none" w:sz="0" w:space="0" w:color="auto"/>
        <w:right w:val="none" w:sz="0" w:space="0" w:color="auto"/>
      </w:divBdr>
    </w:div>
    <w:div w:id="793714489">
      <w:bodyDiv w:val="1"/>
      <w:marLeft w:val="0"/>
      <w:marRight w:val="0"/>
      <w:marTop w:val="0"/>
      <w:marBottom w:val="0"/>
      <w:divBdr>
        <w:top w:val="none" w:sz="0" w:space="0" w:color="auto"/>
        <w:left w:val="none" w:sz="0" w:space="0" w:color="auto"/>
        <w:bottom w:val="none" w:sz="0" w:space="0" w:color="auto"/>
        <w:right w:val="none" w:sz="0" w:space="0" w:color="auto"/>
      </w:divBdr>
      <w:divsChild>
        <w:div w:id="13385651">
          <w:marLeft w:val="480"/>
          <w:marRight w:val="0"/>
          <w:marTop w:val="0"/>
          <w:marBottom w:val="0"/>
          <w:divBdr>
            <w:top w:val="none" w:sz="0" w:space="0" w:color="auto"/>
            <w:left w:val="none" w:sz="0" w:space="0" w:color="auto"/>
            <w:bottom w:val="none" w:sz="0" w:space="0" w:color="auto"/>
            <w:right w:val="none" w:sz="0" w:space="0" w:color="auto"/>
          </w:divBdr>
        </w:div>
        <w:div w:id="75176465">
          <w:marLeft w:val="480"/>
          <w:marRight w:val="0"/>
          <w:marTop w:val="0"/>
          <w:marBottom w:val="0"/>
          <w:divBdr>
            <w:top w:val="none" w:sz="0" w:space="0" w:color="auto"/>
            <w:left w:val="none" w:sz="0" w:space="0" w:color="auto"/>
            <w:bottom w:val="none" w:sz="0" w:space="0" w:color="auto"/>
            <w:right w:val="none" w:sz="0" w:space="0" w:color="auto"/>
          </w:divBdr>
        </w:div>
        <w:div w:id="170221940">
          <w:marLeft w:val="480"/>
          <w:marRight w:val="0"/>
          <w:marTop w:val="0"/>
          <w:marBottom w:val="0"/>
          <w:divBdr>
            <w:top w:val="none" w:sz="0" w:space="0" w:color="auto"/>
            <w:left w:val="none" w:sz="0" w:space="0" w:color="auto"/>
            <w:bottom w:val="none" w:sz="0" w:space="0" w:color="auto"/>
            <w:right w:val="none" w:sz="0" w:space="0" w:color="auto"/>
          </w:divBdr>
        </w:div>
        <w:div w:id="295720413">
          <w:marLeft w:val="480"/>
          <w:marRight w:val="0"/>
          <w:marTop w:val="0"/>
          <w:marBottom w:val="0"/>
          <w:divBdr>
            <w:top w:val="none" w:sz="0" w:space="0" w:color="auto"/>
            <w:left w:val="none" w:sz="0" w:space="0" w:color="auto"/>
            <w:bottom w:val="none" w:sz="0" w:space="0" w:color="auto"/>
            <w:right w:val="none" w:sz="0" w:space="0" w:color="auto"/>
          </w:divBdr>
        </w:div>
        <w:div w:id="315302521">
          <w:marLeft w:val="480"/>
          <w:marRight w:val="0"/>
          <w:marTop w:val="0"/>
          <w:marBottom w:val="0"/>
          <w:divBdr>
            <w:top w:val="none" w:sz="0" w:space="0" w:color="auto"/>
            <w:left w:val="none" w:sz="0" w:space="0" w:color="auto"/>
            <w:bottom w:val="none" w:sz="0" w:space="0" w:color="auto"/>
            <w:right w:val="none" w:sz="0" w:space="0" w:color="auto"/>
          </w:divBdr>
        </w:div>
        <w:div w:id="356199517">
          <w:marLeft w:val="480"/>
          <w:marRight w:val="0"/>
          <w:marTop w:val="0"/>
          <w:marBottom w:val="0"/>
          <w:divBdr>
            <w:top w:val="none" w:sz="0" w:space="0" w:color="auto"/>
            <w:left w:val="none" w:sz="0" w:space="0" w:color="auto"/>
            <w:bottom w:val="none" w:sz="0" w:space="0" w:color="auto"/>
            <w:right w:val="none" w:sz="0" w:space="0" w:color="auto"/>
          </w:divBdr>
        </w:div>
        <w:div w:id="362369603">
          <w:marLeft w:val="480"/>
          <w:marRight w:val="0"/>
          <w:marTop w:val="0"/>
          <w:marBottom w:val="0"/>
          <w:divBdr>
            <w:top w:val="none" w:sz="0" w:space="0" w:color="auto"/>
            <w:left w:val="none" w:sz="0" w:space="0" w:color="auto"/>
            <w:bottom w:val="none" w:sz="0" w:space="0" w:color="auto"/>
            <w:right w:val="none" w:sz="0" w:space="0" w:color="auto"/>
          </w:divBdr>
        </w:div>
        <w:div w:id="525993025">
          <w:marLeft w:val="480"/>
          <w:marRight w:val="0"/>
          <w:marTop w:val="0"/>
          <w:marBottom w:val="0"/>
          <w:divBdr>
            <w:top w:val="none" w:sz="0" w:space="0" w:color="auto"/>
            <w:left w:val="none" w:sz="0" w:space="0" w:color="auto"/>
            <w:bottom w:val="none" w:sz="0" w:space="0" w:color="auto"/>
            <w:right w:val="none" w:sz="0" w:space="0" w:color="auto"/>
          </w:divBdr>
        </w:div>
        <w:div w:id="852840903">
          <w:marLeft w:val="480"/>
          <w:marRight w:val="0"/>
          <w:marTop w:val="0"/>
          <w:marBottom w:val="0"/>
          <w:divBdr>
            <w:top w:val="none" w:sz="0" w:space="0" w:color="auto"/>
            <w:left w:val="none" w:sz="0" w:space="0" w:color="auto"/>
            <w:bottom w:val="none" w:sz="0" w:space="0" w:color="auto"/>
            <w:right w:val="none" w:sz="0" w:space="0" w:color="auto"/>
          </w:divBdr>
        </w:div>
        <w:div w:id="910043968">
          <w:marLeft w:val="480"/>
          <w:marRight w:val="0"/>
          <w:marTop w:val="0"/>
          <w:marBottom w:val="0"/>
          <w:divBdr>
            <w:top w:val="none" w:sz="0" w:space="0" w:color="auto"/>
            <w:left w:val="none" w:sz="0" w:space="0" w:color="auto"/>
            <w:bottom w:val="none" w:sz="0" w:space="0" w:color="auto"/>
            <w:right w:val="none" w:sz="0" w:space="0" w:color="auto"/>
          </w:divBdr>
        </w:div>
        <w:div w:id="928272648">
          <w:marLeft w:val="480"/>
          <w:marRight w:val="0"/>
          <w:marTop w:val="0"/>
          <w:marBottom w:val="0"/>
          <w:divBdr>
            <w:top w:val="none" w:sz="0" w:space="0" w:color="auto"/>
            <w:left w:val="none" w:sz="0" w:space="0" w:color="auto"/>
            <w:bottom w:val="none" w:sz="0" w:space="0" w:color="auto"/>
            <w:right w:val="none" w:sz="0" w:space="0" w:color="auto"/>
          </w:divBdr>
        </w:div>
        <w:div w:id="1140659852">
          <w:marLeft w:val="480"/>
          <w:marRight w:val="0"/>
          <w:marTop w:val="0"/>
          <w:marBottom w:val="0"/>
          <w:divBdr>
            <w:top w:val="none" w:sz="0" w:space="0" w:color="auto"/>
            <w:left w:val="none" w:sz="0" w:space="0" w:color="auto"/>
            <w:bottom w:val="none" w:sz="0" w:space="0" w:color="auto"/>
            <w:right w:val="none" w:sz="0" w:space="0" w:color="auto"/>
          </w:divBdr>
        </w:div>
        <w:div w:id="1152678067">
          <w:marLeft w:val="480"/>
          <w:marRight w:val="0"/>
          <w:marTop w:val="0"/>
          <w:marBottom w:val="0"/>
          <w:divBdr>
            <w:top w:val="none" w:sz="0" w:space="0" w:color="auto"/>
            <w:left w:val="none" w:sz="0" w:space="0" w:color="auto"/>
            <w:bottom w:val="none" w:sz="0" w:space="0" w:color="auto"/>
            <w:right w:val="none" w:sz="0" w:space="0" w:color="auto"/>
          </w:divBdr>
        </w:div>
        <w:div w:id="1168135688">
          <w:marLeft w:val="480"/>
          <w:marRight w:val="0"/>
          <w:marTop w:val="0"/>
          <w:marBottom w:val="0"/>
          <w:divBdr>
            <w:top w:val="none" w:sz="0" w:space="0" w:color="auto"/>
            <w:left w:val="none" w:sz="0" w:space="0" w:color="auto"/>
            <w:bottom w:val="none" w:sz="0" w:space="0" w:color="auto"/>
            <w:right w:val="none" w:sz="0" w:space="0" w:color="auto"/>
          </w:divBdr>
        </w:div>
        <w:div w:id="1169058418">
          <w:marLeft w:val="480"/>
          <w:marRight w:val="0"/>
          <w:marTop w:val="0"/>
          <w:marBottom w:val="0"/>
          <w:divBdr>
            <w:top w:val="none" w:sz="0" w:space="0" w:color="auto"/>
            <w:left w:val="none" w:sz="0" w:space="0" w:color="auto"/>
            <w:bottom w:val="none" w:sz="0" w:space="0" w:color="auto"/>
            <w:right w:val="none" w:sz="0" w:space="0" w:color="auto"/>
          </w:divBdr>
        </w:div>
        <w:div w:id="1196045510">
          <w:marLeft w:val="480"/>
          <w:marRight w:val="0"/>
          <w:marTop w:val="0"/>
          <w:marBottom w:val="0"/>
          <w:divBdr>
            <w:top w:val="none" w:sz="0" w:space="0" w:color="auto"/>
            <w:left w:val="none" w:sz="0" w:space="0" w:color="auto"/>
            <w:bottom w:val="none" w:sz="0" w:space="0" w:color="auto"/>
            <w:right w:val="none" w:sz="0" w:space="0" w:color="auto"/>
          </w:divBdr>
        </w:div>
        <w:div w:id="1363438628">
          <w:marLeft w:val="480"/>
          <w:marRight w:val="0"/>
          <w:marTop w:val="0"/>
          <w:marBottom w:val="0"/>
          <w:divBdr>
            <w:top w:val="none" w:sz="0" w:space="0" w:color="auto"/>
            <w:left w:val="none" w:sz="0" w:space="0" w:color="auto"/>
            <w:bottom w:val="none" w:sz="0" w:space="0" w:color="auto"/>
            <w:right w:val="none" w:sz="0" w:space="0" w:color="auto"/>
          </w:divBdr>
        </w:div>
        <w:div w:id="1448696168">
          <w:marLeft w:val="480"/>
          <w:marRight w:val="0"/>
          <w:marTop w:val="0"/>
          <w:marBottom w:val="0"/>
          <w:divBdr>
            <w:top w:val="none" w:sz="0" w:space="0" w:color="auto"/>
            <w:left w:val="none" w:sz="0" w:space="0" w:color="auto"/>
            <w:bottom w:val="none" w:sz="0" w:space="0" w:color="auto"/>
            <w:right w:val="none" w:sz="0" w:space="0" w:color="auto"/>
          </w:divBdr>
        </w:div>
        <w:div w:id="1626079762">
          <w:marLeft w:val="480"/>
          <w:marRight w:val="0"/>
          <w:marTop w:val="0"/>
          <w:marBottom w:val="0"/>
          <w:divBdr>
            <w:top w:val="none" w:sz="0" w:space="0" w:color="auto"/>
            <w:left w:val="none" w:sz="0" w:space="0" w:color="auto"/>
            <w:bottom w:val="none" w:sz="0" w:space="0" w:color="auto"/>
            <w:right w:val="none" w:sz="0" w:space="0" w:color="auto"/>
          </w:divBdr>
        </w:div>
        <w:div w:id="1727147226">
          <w:marLeft w:val="480"/>
          <w:marRight w:val="0"/>
          <w:marTop w:val="0"/>
          <w:marBottom w:val="0"/>
          <w:divBdr>
            <w:top w:val="none" w:sz="0" w:space="0" w:color="auto"/>
            <w:left w:val="none" w:sz="0" w:space="0" w:color="auto"/>
            <w:bottom w:val="none" w:sz="0" w:space="0" w:color="auto"/>
            <w:right w:val="none" w:sz="0" w:space="0" w:color="auto"/>
          </w:divBdr>
        </w:div>
        <w:div w:id="1977567699">
          <w:marLeft w:val="480"/>
          <w:marRight w:val="0"/>
          <w:marTop w:val="0"/>
          <w:marBottom w:val="0"/>
          <w:divBdr>
            <w:top w:val="none" w:sz="0" w:space="0" w:color="auto"/>
            <w:left w:val="none" w:sz="0" w:space="0" w:color="auto"/>
            <w:bottom w:val="none" w:sz="0" w:space="0" w:color="auto"/>
            <w:right w:val="none" w:sz="0" w:space="0" w:color="auto"/>
          </w:divBdr>
        </w:div>
      </w:divsChild>
    </w:div>
    <w:div w:id="797528004">
      <w:bodyDiv w:val="1"/>
      <w:marLeft w:val="0"/>
      <w:marRight w:val="0"/>
      <w:marTop w:val="0"/>
      <w:marBottom w:val="0"/>
      <w:divBdr>
        <w:top w:val="none" w:sz="0" w:space="0" w:color="auto"/>
        <w:left w:val="none" w:sz="0" w:space="0" w:color="auto"/>
        <w:bottom w:val="none" w:sz="0" w:space="0" w:color="auto"/>
        <w:right w:val="none" w:sz="0" w:space="0" w:color="auto"/>
      </w:divBdr>
    </w:div>
    <w:div w:id="801196266">
      <w:bodyDiv w:val="1"/>
      <w:marLeft w:val="0"/>
      <w:marRight w:val="0"/>
      <w:marTop w:val="0"/>
      <w:marBottom w:val="0"/>
      <w:divBdr>
        <w:top w:val="none" w:sz="0" w:space="0" w:color="auto"/>
        <w:left w:val="none" w:sz="0" w:space="0" w:color="auto"/>
        <w:bottom w:val="none" w:sz="0" w:space="0" w:color="auto"/>
        <w:right w:val="none" w:sz="0" w:space="0" w:color="auto"/>
      </w:divBdr>
      <w:divsChild>
        <w:div w:id="202771">
          <w:marLeft w:val="480"/>
          <w:marRight w:val="0"/>
          <w:marTop w:val="0"/>
          <w:marBottom w:val="0"/>
          <w:divBdr>
            <w:top w:val="none" w:sz="0" w:space="0" w:color="auto"/>
            <w:left w:val="none" w:sz="0" w:space="0" w:color="auto"/>
            <w:bottom w:val="none" w:sz="0" w:space="0" w:color="auto"/>
            <w:right w:val="none" w:sz="0" w:space="0" w:color="auto"/>
          </w:divBdr>
        </w:div>
        <w:div w:id="27028421">
          <w:marLeft w:val="480"/>
          <w:marRight w:val="0"/>
          <w:marTop w:val="0"/>
          <w:marBottom w:val="0"/>
          <w:divBdr>
            <w:top w:val="none" w:sz="0" w:space="0" w:color="auto"/>
            <w:left w:val="none" w:sz="0" w:space="0" w:color="auto"/>
            <w:bottom w:val="none" w:sz="0" w:space="0" w:color="auto"/>
            <w:right w:val="none" w:sz="0" w:space="0" w:color="auto"/>
          </w:divBdr>
        </w:div>
        <w:div w:id="34696033">
          <w:marLeft w:val="480"/>
          <w:marRight w:val="0"/>
          <w:marTop w:val="0"/>
          <w:marBottom w:val="0"/>
          <w:divBdr>
            <w:top w:val="none" w:sz="0" w:space="0" w:color="auto"/>
            <w:left w:val="none" w:sz="0" w:space="0" w:color="auto"/>
            <w:bottom w:val="none" w:sz="0" w:space="0" w:color="auto"/>
            <w:right w:val="none" w:sz="0" w:space="0" w:color="auto"/>
          </w:divBdr>
        </w:div>
        <w:div w:id="164059303">
          <w:marLeft w:val="480"/>
          <w:marRight w:val="0"/>
          <w:marTop w:val="0"/>
          <w:marBottom w:val="0"/>
          <w:divBdr>
            <w:top w:val="none" w:sz="0" w:space="0" w:color="auto"/>
            <w:left w:val="none" w:sz="0" w:space="0" w:color="auto"/>
            <w:bottom w:val="none" w:sz="0" w:space="0" w:color="auto"/>
            <w:right w:val="none" w:sz="0" w:space="0" w:color="auto"/>
          </w:divBdr>
        </w:div>
        <w:div w:id="177236244">
          <w:marLeft w:val="480"/>
          <w:marRight w:val="0"/>
          <w:marTop w:val="0"/>
          <w:marBottom w:val="0"/>
          <w:divBdr>
            <w:top w:val="none" w:sz="0" w:space="0" w:color="auto"/>
            <w:left w:val="none" w:sz="0" w:space="0" w:color="auto"/>
            <w:bottom w:val="none" w:sz="0" w:space="0" w:color="auto"/>
            <w:right w:val="none" w:sz="0" w:space="0" w:color="auto"/>
          </w:divBdr>
        </w:div>
        <w:div w:id="265112957">
          <w:marLeft w:val="480"/>
          <w:marRight w:val="0"/>
          <w:marTop w:val="0"/>
          <w:marBottom w:val="0"/>
          <w:divBdr>
            <w:top w:val="none" w:sz="0" w:space="0" w:color="auto"/>
            <w:left w:val="none" w:sz="0" w:space="0" w:color="auto"/>
            <w:bottom w:val="none" w:sz="0" w:space="0" w:color="auto"/>
            <w:right w:val="none" w:sz="0" w:space="0" w:color="auto"/>
          </w:divBdr>
        </w:div>
        <w:div w:id="305549426">
          <w:marLeft w:val="480"/>
          <w:marRight w:val="0"/>
          <w:marTop w:val="0"/>
          <w:marBottom w:val="0"/>
          <w:divBdr>
            <w:top w:val="none" w:sz="0" w:space="0" w:color="auto"/>
            <w:left w:val="none" w:sz="0" w:space="0" w:color="auto"/>
            <w:bottom w:val="none" w:sz="0" w:space="0" w:color="auto"/>
            <w:right w:val="none" w:sz="0" w:space="0" w:color="auto"/>
          </w:divBdr>
        </w:div>
        <w:div w:id="331026947">
          <w:marLeft w:val="480"/>
          <w:marRight w:val="0"/>
          <w:marTop w:val="0"/>
          <w:marBottom w:val="0"/>
          <w:divBdr>
            <w:top w:val="none" w:sz="0" w:space="0" w:color="auto"/>
            <w:left w:val="none" w:sz="0" w:space="0" w:color="auto"/>
            <w:bottom w:val="none" w:sz="0" w:space="0" w:color="auto"/>
            <w:right w:val="none" w:sz="0" w:space="0" w:color="auto"/>
          </w:divBdr>
        </w:div>
        <w:div w:id="379742101">
          <w:marLeft w:val="480"/>
          <w:marRight w:val="0"/>
          <w:marTop w:val="0"/>
          <w:marBottom w:val="0"/>
          <w:divBdr>
            <w:top w:val="none" w:sz="0" w:space="0" w:color="auto"/>
            <w:left w:val="none" w:sz="0" w:space="0" w:color="auto"/>
            <w:bottom w:val="none" w:sz="0" w:space="0" w:color="auto"/>
            <w:right w:val="none" w:sz="0" w:space="0" w:color="auto"/>
          </w:divBdr>
        </w:div>
        <w:div w:id="526022273">
          <w:marLeft w:val="480"/>
          <w:marRight w:val="0"/>
          <w:marTop w:val="0"/>
          <w:marBottom w:val="0"/>
          <w:divBdr>
            <w:top w:val="none" w:sz="0" w:space="0" w:color="auto"/>
            <w:left w:val="none" w:sz="0" w:space="0" w:color="auto"/>
            <w:bottom w:val="none" w:sz="0" w:space="0" w:color="auto"/>
            <w:right w:val="none" w:sz="0" w:space="0" w:color="auto"/>
          </w:divBdr>
        </w:div>
        <w:div w:id="559558469">
          <w:marLeft w:val="480"/>
          <w:marRight w:val="0"/>
          <w:marTop w:val="0"/>
          <w:marBottom w:val="0"/>
          <w:divBdr>
            <w:top w:val="none" w:sz="0" w:space="0" w:color="auto"/>
            <w:left w:val="none" w:sz="0" w:space="0" w:color="auto"/>
            <w:bottom w:val="none" w:sz="0" w:space="0" w:color="auto"/>
            <w:right w:val="none" w:sz="0" w:space="0" w:color="auto"/>
          </w:divBdr>
        </w:div>
        <w:div w:id="576093639">
          <w:marLeft w:val="480"/>
          <w:marRight w:val="0"/>
          <w:marTop w:val="0"/>
          <w:marBottom w:val="0"/>
          <w:divBdr>
            <w:top w:val="none" w:sz="0" w:space="0" w:color="auto"/>
            <w:left w:val="none" w:sz="0" w:space="0" w:color="auto"/>
            <w:bottom w:val="none" w:sz="0" w:space="0" w:color="auto"/>
            <w:right w:val="none" w:sz="0" w:space="0" w:color="auto"/>
          </w:divBdr>
        </w:div>
        <w:div w:id="685836124">
          <w:marLeft w:val="480"/>
          <w:marRight w:val="0"/>
          <w:marTop w:val="0"/>
          <w:marBottom w:val="0"/>
          <w:divBdr>
            <w:top w:val="none" w:sz="0" w:space="0" w:color="auto"/>
            <w:left w:val="none" w:sz="0" w:space="0" w:color="auto"/>
            <w:bottom w:val="none" w:sz="0" w:space="0" w:color="auto"/>
            <w:right w:val="none" w:sz="0" w:space="0" w:color="auto"/>
          </w:divBdr>
        </w:div>
        <w:div w:id="782189865">
          <w:marLeft w:val="480"/>
          <w:marRight w:val="0"/>
          <w:marTop w:val="0"/>
          <w:marBottom w:val="0"/>
          <w:divBdr>
            <w:top w:val="none" w:sz="0" w:space="0" w:color="auto"/>
            <w:left w:val="none" w:sz="0" w:space="0" w:color="auto"/>
            <w:bottom w:val="none" w:sz="0" w:space="0" w:color="auto"/>
            <w:right w:val="none" w:sz="0" w:space="0" w:color="auto"/>
          </w:divBdr>
        </w:div>
        <w:div w:id="797650796">
          <w:marLeft w:val="480"/>
          <w:marRight w:val="0"/>
          <w:marTop w:val="0"/>
          <w:marBottom w:val="0"/>
          <w:divBdr>
            <w:top w:val="none" w:sz="0" w:space="0" w:color="auto"/>
            <w:left w:val="none" w:sz="0" w:space="0" w:color="auto"/>
            <w:bottom w:val="none" w:sz="0" w:space="0" w:color="auto"/>
            <w:right w:val="none" w:sz="0" w:space="0" w:color="auto"/>
          </w:divBdr>
        </w:div>
        <w:div w:id="803471631">
          <w:marLeft w:val="480"/>
          <w:marRight w:val="0"/>
          <w:marTop w:val="0"/>
          <w:marBottom w:val="0"/>
          <w:divBdr>
            <w:top w:val="none" w:sz="0" w:space="0" w:color="auto"/>
            <w:left w:val="none" w:sz="0" w:space="0" w:color="auto"/>
            <w:bottom w:val="none" w:sz="0" w:space="0" w:color="auto"/>
            <w:right w:val="none" w:sz="0" w:space="0" w:color="auto"/>
          </w:divBdr>
        </w:div>
        <w:div w:id="825978902">
          <w:marLeft w:val="480"/>
          <w:marRight w:val="0"/>
          <w:marTop w:val="0"/>
          <w:marBottom w:val="0"/>
          <w:divBdr>
            <w:top w:val="none" w:sz="0" w:space="0" w:color="auto"/>
            <w:left w:val="none" w:sz="0" w:space="0" w:color="auto"/>
            <w:bottom w:val="none" w:sz="0" w:space="0" w:color="auto"/>
            <w:right w:val="none" w:sz="0" w:space="0" w:color="auto"/>
          </w:divBdr>
        </w:div>
        <w:div w:id="846942615">
          <w:marLeft w:val="480"/>
          <w:marRight w:val="0"/>
          <w:marTop w:val="0"/>
          <w:marBottom w:val="0"/>
          <w:divBdr>
            <w:top w:val="none" w:sz="0" w:space="0" w:color="auto"/>
            <w:left w:val="none" w:sz="0" w:space="0" w:color="auto"/>
            <w:bottom w:val="none" w:sz="0" w:space="0" w:color="auto"/>
            <w:right w:val="none" w:sz="0" w:space="0" w:color="auto"/>
          </w:divBdr>
        </w:div>
        <w:div w:id="960380907">
          <w:marLeft w:val="480"/>
          <w:marRight w:val="0"/>
          <w:marTop w:val="0"/>
          <w:marBottom w:val="0"/>
          <w:divBdr>
            <w:top w:val="none" w:sz="0" w:space="0" w:color="auto"/>
            <w:left w:val="none" w:sz="0" w:space="0" w:color="auto"/>
            <w:bottom w:val="none" w:sz="0" w:space="0" w:color="auto"/>
            <w:right w:val="none" w:sz="0" w:space="0" w:color="auto"/>
          </w:divBdr>
        </w:div>
        <w:div w:id="970790238">
          <w:marLeft w:val="480"/>
          <w:marRight w:val="0"/>
          <w:marTop w:val="0"/>
          <w:marBottom w:val="0"/>
          <w:divBdr>
            <w:top w:val="none" w:sz="0" w:space="0" w:color="auto"/>
            <w:left w:val="none" w:sz="0" w:space="0" w:color="auto"/>
            <w:bottom w:val="none" w:sz="0" w:space="0" w:color="auto"/>
            <w:right w:val="none" w:sz="0" w:space="0" w:color="auto"/>
          </w:divBdr>
        </w:div>
        <w:div w:id="1029718820">
          <w:marLeft w:val="480"/>
          <w:marRight w:val="0"/>
          <w:marTop w:val="0"/>
          <w:marBottom w:val="0"/>
          <w:divBdr>
            <w:top w:val="none" w:sz="0" w:space="0" w:color="auto"/>
            <w:left w:val="none" w:sz="0" w:space="0" w:color="auto"/>
            <w:bottom w:val="none" w:sz="0" w:space="0" w:color="auto"/>
            <w:right w:val="none" w:sz="0" w:space="0" w:color="auto"/>
          </w:divBdr>
        </w:div>
        <w:div w:id="1060902815">
          <w:marLeft w:val="480"/>
          <w:marRight w:val="0"/>
          <w:marTop w:val="0"/>
          <w:marBottom w:val="0"/>
          <w:divBdr>
            <w:top w:val="none" w:sz="0" w:space="0" w:color="auto"/>
            <w:left w:val="none" w:sz="0" w:space="0" w:color="auto"/>
            <w:bottom w:val="none" w:sz="0" w:space="0" w:color="auto"/>
            <w:right w:val="none" w:sz="0" w:space="0" w:color="auto"/>
          </w:divBdr>
        </w:div>
        <w:div w:id="1066419370">
          <w:marLeft w:val="480"/>
          <w:marRight w:val="0"/>
          <w:marTop w:val="0"/>
          <w:marBottom w:val="0"/>
          <w:divBdr>
            <w:top w:val="none" w:sz="0" w:space="0" w:color="auto"/>
            <w:left w:val="none" w:sz="0" w:space="0" w:color="auto"/>
            <w:bottom w:val="none" w:sz="0" w:space="0" w:color="auto"/>
            <w:right w:val="none" w:sz="0" w:space="0" w:color="auto"/>
          </w:divBdr>
        </w:div>
        <w:div w:id="1081756577">
          <w:marLeft w:val="480"/>
          <w:marRight w:val="0"/>
          <w:marTop w:val="0"/>
          <w:marBottom w:val="0"/>
          <w:divBdr>
            <w:top w:val="none" w:sz="0" w:space="0" w:color="auto"/>
            <w:left w:val="none" w:sz="0" w:space="0" w:color="auto"/>
            <w:bottom w:val="none" w:sz="0" w:space="0" w:color="auto"/>
            <w:right w:val="none" w:sz="0" w:space="0" w:color="auto"/>
          </w:divBdr>
        </w:div>
        <w:div w:id="1103912578">
          <w:marLeft w:val="480"/>
          <w:marRight w:val="0"/>
          <w:marTop w:val="0"/>
          <w:marBottom w:val="0"/>
          <w:divBdr>
            <w:top w:val="none" w:sz="0" w:space="0" w:color="auto"/>
            <w:left w:val="none" w:sz="0" w:space="0" w:color="auto"/>
            <w:bottom w:val="none" w:sz="0" w:space="0" w:color="auto"/>
            <w:right w:val="none" w:sz="0" w:space="0" w:color="auto"/>
          </w:divBdr>
        </w:div>
        <w:div w:id="1289631716">
          <w:marLeft w:val="480"/>
          <w:marRight w:val="0"/>
          <w:marTop w:val="0"/>
          <w:marBottom w:val="0"/>
          <w:divBdr>
            <w:top w:val="none" w:sz="0" w:space="0" w:color="auto"/>
            <w:left w:val="none" w:sz="0" w:space="0" w:color="auto"/>
            <w:bottom w:val="none" w:sz="0" w:space="0" w:color="auto"/>
            <w:right w:val="none" w:sz="0" w:space="0" w:color="auto"/>
          </w:divBdr>
        </w:div>
        <w:div w:id="1317611293">
          <w:marLeft w:val="480"/>
          <w:marRight w:val="0"/>
          <w:marTop w:val="0"/>
          <w:marBottom w:val="0"/>
          <w:divBdr>
            <w:top w:val="none" w:sz="0" w:space="0" w:color="auto"/>
            <w:left w:val="none" w:sz="0" w:space="0" w:color="auto"/>
            <w:bottom w:val="none" w:sz="0" w:space="0" w:color="auto"/>
            <w:right w:val="none" w:sz="0" w:space="0" w:color="auto"/>
          </w:divBdr>
        </w:div>
        <w:div w:id="1322613025">
          <w:marLeft w:val="480"/>
          <w:marRight w:val="0"/>
          <w:marTop w:val="0"/>
          <w:marBottom w:val="0"/>
          <w:divBdr>
            <w:top w:val="none" w:sz="0" w:space="0" w:color="auto"/>
            <w:left w:val="none" w:sz="0" w:space="0" w:color="auto"/>
            <w:bottom w:val="none" w:sz="0" w:space="0" w:color="auto"/>
            <w:right w:val="none" w:sz="0" w:space="0" w:color="auto"/>
          </w:divBdr>
        </w:div>
        <w:div w:id="1329406000">
          <w:marLeft w:val="480"/>
          <w:marRight w:val="0"/>
          <w:marTop w:val="0"/>
          <w:marBottom w:val="0"/>
          <w:divBdr>
            <w:top w:val="none" w:sz="0" w:space="0" w:color="auto"/>
            <w:left w:val="none" w:sz="0" w:space="0" w:color="auto"/>
            <w:bottom w:val="none" w:sz="0" w:space="0" w:color="auto"/>
            <w:right w:val="none" w:sz="0" w:space="0" w:color="auto"/>
          </w:divBdr>
        </w:div>
        <w:div w:id="1386178250">
          <w:marLeft w:val="480"/>
          <w:marRight w:val="0"/>
          <w:marTop w:val="0"/>
          <w:marBottom w:val="0"/>
          <w:divBdr>
            <w:top w:val="none" w:sz="0" w:space="0" w:color="auto"/>
            <w:left w:val="none" w:sz="0" w:space="0" w:color="auto"/>
            <w:bottom w:val="none" w:sz="0" w:space="0" w:color="auto"/>
            <w:right w:val="none" w:sz="0" w:space="0" w:color="auto"/>
          </w:divBdr>
        </w:div>
        <w:div w:id="1400202342">
          <w:marLeft w:val="480"/>
          <w:marRight w:val="0"/>
          <w:marTop w:val="0"/>
          <w:marBottom w:val="0"/>
          <w:divBdr>
            <w:top w:val="none" w:sz="0" w:space="0" w:color="auto"/>
            <w:left w:val="none" w:sz="0" w:space="0" w:color="auto"/>
            <w:bottom w:val="none" w:sz="0" w:space="0" w:color="auto"/>
            <w:right w:val="none" w:sz="0" w:space="0" w:color="auto"/>
          </w:divBdr>
        </w:div>
        <w:div w:id="1444761347">
          <w:marLeft w:val="480"/>
          <w:marRight w:val="0"/>
          <w:marTop w:val="0"/>
          <w:marBottom w:val="0"/>
          <w:divBdr>
            <w:top w:val="none" w:sz="0" w:space="0" w:color="auto"/>
            <w:left w:val="none" w:sz="0" w:space="0" w:color="auto"/>
            <w:bottom w:val="none" w:sz="0" w:space="0" w:color="auto"/>
            <w:right w:val="none" w:sz="0" w:space="0" w:color="auto"/>
          </w:divBdr>
        </w:div>
        <w:div w:id="1456218017">
          <w:marLeft w:val="480"/>
          <w:marRight w:val="0"/>
          <w:marTop w:val="0"/>
          <w:marBottom w:val="0"/>
          <w:divBdr>
            <w:top w:val="none" w:sz="0" w:space="0" w:color="auto"/>
            <w:left w:val="none" w:sz="0" w:space="0" w:color="auto"/>
            <w:bottom w:val="none" w:sz="0" w:space="0" w:color="auto"/>
            <w:right w:val="none" w:sz="0" w:space="0" w:color="auto"/>
          </w:divBdr>
        </w:div>
        <w:div w:id="1493372331">
          <w:marLeft w:val="480"/>
          <w:marRight w:val="0"/>
          <w:marTop w:val="0"/>
          <w:marBottom w:val="0"/>
          <w:divBdr>
            <w:top w:val="none" w:sz="0" w:space="0" w:color="auto"/>
            <w:left w:val="none" w:sz="0" w:space="0" w:color="auto"/>
            <w:bottom w:val="none" w:sz="0" w:space="0" w:color="auto"/>
            <w:right w:val="none" w:sz="0" w:space="0" w:color="auto"/>
          </w:divBdr>
        </w:div>
        <w:div w:id="1502089619">
          <w:marLeft w:val="480"/>
          <w:marRight w:val="0"/>
          <w:marTop w:val="0"/>
          <w:marBottom w:val="0"/>
          <w:divBdr>
            <w:top w:val="none" w:sz="0" w:space="0" w:color="auto"/>
            <w:left w:val="none" w:sz="0" w:space="0" w:color="auto"/>
            <w:bottom w:val="none" w:sz="0" w:space="0" w:color="auto"/>
            <w:right w:val="none" w:sz="0" w:space="0" w:color="auto"/>
          </w:divBdr>
        </w:div>
        <w:div w:id="1538010367">
          <w:marLeft w:val="480"/>
          <w:marRight w:val="0"/>
          <w:marTop w:val="0"/>
          <w:marBottom w:val="0"/>
          <w:divBdr>
            <w:top w:val="none" w:sz="0" w:space="0" w:color="auto"/>
            <w:left w:val="none" w:sz="0" w:space="0" w:color="auto"/>
            <w:bottom w:val="none" w:sz="0" w:space="0" w:color="auto"/>
            <w:right w:val="none" w:sz="0" w:space="0" w:color="auto"/>
          </w:divBdr>
        </w:div>
        <w:div w:id="1551108830">
          <w:marLeft w:val="480"/>
          <w:marRight w:val="0"/>
          <w:marTop w:val="0"/>
          <w:marBottom w:val="0"/>
          <w:divBdr>
            <w:top w:val="none" w:sz="0" w:space="0" w:color="auto"/>
            <w:left w:val="none" w:sz="0" w:space="0" w:color="auto"/>
            <w:bottom w:val="none" w:sz="0" w:space="0" w:color="auto"/>
            <w:right w:val="none" w:sz="0" w:space="0" w:color="auto"/>
          </w:divBdr>
        </w:div>
        <w:div w:id="1594780808">
          <w:marLeft w:val="480"/>
          <w:marRight w:val="0"/>
          <w:marTop w:val="0"/>
          <w:marBottom w:val="0"/>
          <w:divBdr>
            <w:top w:val="none" w:sz="0" w:space="0" w:color="auto"/>
            <w:left w:val="none" w:sz="0" w:space="0" w:color="auto"/>
            <w:bottom w:val="none" w:sz="0" w:space="0" w:color="auto"/>
            <w:right w:val="none" w:sz="0" w:space="0" w:color="auto"/>
          </w:divBdr>
        </w:div>
        <w:div w:id="1603995107">
          <w:marLeft w:val="480"/>
          <w:marRight w:val="0"/>
          <w:marTop w:val="0"/>
          <w:marBottom w:val="0"/>
          <w:divBdr>
            <w:top w:val="none" w:sz="0" w:space="0" w:color="auto"/>
            <w:left w:val="none" w:sz="0" w:space="0" w:color="auto"/>
            <w:bottom w:val="none" w:sz="0" w:space="0" w:color="auto"/>
            <w:right w:val="none" w:sz="0" w:space="0" w:color="auto"/>
          </w:divBdr>
        </w:div>
        <w:div w:id="1737312422">
          <w:marLeft w:val="480"/>
          <w:marRight w:val="0"/>
          <w:marTop w:val="0"/>
          <w:marBottom w:val="0"/>
          <w:divBdr>
            <w:top w:val="none" w:sz="0" w:space="0" w:color="auto"/>
            <w:left w:val="none" w:sz="0" w:space="0" w:color="auto"/>
            <w:bottom w:val="none" w:sz="0" w:space="0" w:color="auto"/>
            <w:right w:val="none" w:sz="0" w:space="0" w:color="auto"/>
          </w:divBdr>
        </w:div>
        <w:div w:id="1808086578">
          <w:marLeft w:val="480"/>
          <w:marRight w:val="0"/>
          <w:marTop w:val="0"/>
          <w:marBottom w:val="0"/>
          <w:divBdr>
            <w:top w:val="none" w:sz="0" w:space="0" w:color="auto"/>
            <w:left w:val="none" w:sz="0" w:space="0" w:color="auto"/>
            <w:bottom w:val="none" w:sz="0" w:space="0" w:color="auto"/>
            <w:right w:val="none" w:sz="0" w:space="0" w:color="auto"/>
          </w:divBdr>
        </w:div>
        <w:div w:id="1856648981">
          <w:marLeft w:val="480"/>
          <w:marRight w:val="0"/>
          <w:marTop w:val="0"/>
          <w:marBottom w:val="0"/>
          <w:divBdr>
            <w:top w:val="none" w:sz="0" w:space="0" w:color="auto"/>
            <w:left w:val="none" w:sz="0" w:space="0" w:color="auto"/>
            <w:bottom w:val="none" w:sz="0" w:space="0" w:color="auto"/>
            <w:right w:val="none" w:sz="0" w:space="0" w:color="auto"/>
          </w:divBdr>
        </w:div>
        <w:div w:id="1908568172">
          <w:marLeft w:val="480"/>
          <w:marRight w:val="0"/>
          <w:marTop w:val="0"/>
          <w:marBottom w:val="0"/>
          <w:divBdr>
            <w:top w:val="none" w:sz="0" w:space="0" w:color="auto"/>
            <w:left w:val="none" w:sz="0" w:space="0" w:color="auto"/>
            <w:bottom w:val="none" w:sz="0" w:space="0" w:color="auto"/>
            <w:right w:val="none" w:sz="0" w:space="0" w:color="auto"/>
          </w:divBdr>
        </w:div>
        <w:div w:id="1976762711">
          <w:marLeft w:val="480"/>
          <w:marRight w:val="0"/>
          <w:marTop w:val="0"/>
          <w:marBottom w:val="0"/>
          <w:divBdr>
            <w:top w:val="none" w:sz="0" w:space="0" w:color="auto"/>
            <w:left w:val="none" w:sz="0" w:space="0" w:color="auto"/>
            <w:bottom w:val="none" w:sz="0" w:space="0" w:color="auto"/>
            <w:right w:val="none" w:sz="0" w:space="0" w:color="auto"/>
          </w:divBdr>
        </w:div>
        <w:div w:id="2008097634">
          <w:marLeft w:val="480"/>
          <w:marRight w:val="0"/>
          <w:marTop w:val="0"/>
          <w:marBottom w:val="0"/>
          <w:divBdr>
            <w:top w:val="none" w:sz="0" w:space="0" w:color="auto"/>
            <w:left w:val="none" w:sz="0" w:space="0" w:color="auto"/>
            <w:bottom w:val="none" w:sz="0" w:space="0" w:color="auto"/>
            <w:right w:val="none" w:sz="0" w:space="0" w:color="auto"/>
          </w:divBdr>
        </w:div>
      </w:divsChild>
    </w:div>
    <w:div w:id="806051610">
      <w:bodyDiv w:val="1"/>
      <w:marLeft w:val="0"/>
      <w:marRight w:val="0"/>
      <w:marTop w:val="0"/>
      <w:marBottom w:val="0"/>
      <w:divBdr>
        <w:top w:val="none" w:sz="0" w:space="0" w:color="auto"/>
        <w:left w:val="none" w:sz="0" w:space="0" w:color="auto"/>
        <w:bottom w:val="none" w:sz="0" w:space="0" w:color="auto"/>
        <w:right w:val="none" w:sz="0" w:space="0" w:color="auto"/>
      </w:divBdr>
      <w:divsChild>
        <w:div w:id="46733153">
          <w:marLeft w:val="480"/>
          <w:marRight w:val="0"/>
          <w:marTop w:val="0"/>
          <w:marBottom w:val="0"/>
          <w:divBdr>
            <w:top w:val="none" w:sz="0" w:space="0" w:color="auto"/>
            <w:left w:val="none" w:sz="0" w:space="0" w:color="auto"/>
            <w:bottom w:val="none" w:sz="0" w:space="0" w:color="auto"/>
            <w:right w:val="none" w:sz="0" w:space="0" w:color="auto"/>
          </w:divBdr>
        </w:div>
        <w:div w:id="104621557">
          <w:marLeft w:val="480"/>
          <w:marRight w:val="0"/>
          <w:marTop w:val="0"/>
          <w:marBottom w:val="0"/>
          <w:divBdr>
            <w:top w:val="none" w:sz="0" w:space="0" w:color="auto"/>
            <w:left w:val="none" w:sz="0" w:space="0" w:color="auto"/>
            <w:bottom w:val="none" w:sz="0" w:space="0" w:color="auto"/>
            <w:right w:val="none" w:sz="0" w:space="0" w:color="auto"/>
          </w:divBdr>
        </w:div>
        <w:div w:id="147863069">
          <w:marLeft w:val="480"/>
          <w:marRight w:val="0"/>
          <w:marTop w:val="0"/>
          <w:marBottom w:val="0"/>
          <w:divBdr>
            <w:top w:val="none" w:sz="0" w:space="0" w:color="auto"/>
            <w:left w:val="none" w:sz="0" w:space="0" w:color="auto"/>
            <w:bottom w:val="none" w:sz="0" w:space="0" w:color="auto"/>
            <w:right w:val="none" w:sz="0" w:space="0" w:color="auto"/>
          </w:divBdr>
        </w:div>
        <w:div w:id="163084579">
          <w:marLeft w:val="480"/>
          <w:marRight w:val="0"/>
          <w:marTop w:val="0"/>
          <w:marBottom w:val="0"/>
          <w:divBdr>
            <w:top w:val="none" w:sz="0" w:space="0" w:color="auto"/>
            <w:left w:val="none" w:sz="0" w:space="0" w:color="auto"/>
            <w:bottom w:val="none" w:sz="0" w:space="0" w:color="auto"/>
            <w:right w:val="none" w:sz="0" w:space="0" w:color="auto"/>
          </w:divBdr>
        </w:div>
        <w:div w:id="259029206">
          <w:marLeft w:val="480"/>
          <w:marRight w:val="0"/>
          <w:marTop w:val="0"/>
          <w:marBottom w:val="0"/>
          <w:divBdr>
            <w:top w:val="none" w:sz="0" w:space="0" w:color="auto"/>
            <w:left w:val="none" w:sz="0" w:space="0" w:color="auto"/>
            <w:bottom w:val="none" w:sz="0" w:space="0" w:color="auto"/>
            <w:right w:val="none" w:sz="0" w:space="0" w:color="auto"/>
          </w:divBdr>
        </w:div>
        <w:div w:id="287593904">
          <w:marLeft w:val="480"/>
          <w:marRight w:val="0"/>
          <w:marTop w:val="0"/>
          <w:marBottom w:val="0"/>
          <w:divBdr>
            <w:top w:val="none" w:sz="0" w:space="0" w:color="auto"/>
            <w:left w:val="none" w:sz="0" w:space="0" w:color="auto"/>
            <w:bottom w:val="none" w:sz="0" w:space="0" w:color="auto"/>
            <w:right w:val="none" w:sz="0" w:space="0" w:color="auto"/>
          </w:divBdr>
        </w:div>
        <w:div w:id="358316159">
          <w:marLeft w:val="480"/>
          <w:marRight w:val="0"/>
          <w:marTop w:val="0"/>
          <w:marBottom w:val="0"/>
          <w:divBdr>
            <w:top w:val="none" w:sz="0" w:space="0" w:color="auto"/>
            <w:left w:val="none" w:sz="0" w:space="0" w:color="auto"/>
            <w:bottom w:val="none" w:sz="0" w:space="0" w:color="auto"/>
            <w:right w:val="none" w:sz="0" w:space="0" w:color="auto"/>
          </w:divBdr>
        </w:div>
        <w:div w:id="542791028">
          <w:marLeft w:val="480"/>
          <w:marRight w:val="0"/>
          <w:marTop w:val="0"/>
          <w:marBottom w:val="0"/>
          <w:divBdr>
            <w:top w:val="none" w:sz="0" w:space="0" w:color="auto"/>
            <w:left w:val="none" w:sz="0" w:space="0" w:color="auto"/>
            <w:bottom w:val="none" w:sz="0" w:space="0" w:color="auto"/>
            <w:right w:val="none" w:sz="0" w:space="0" w:color="auto"/>
          </w:divBdr>
        </w:div>
        <w:div w:id="735128429">
          <w:marLeft w:val="480"/>
          <w:marRight w:val="0"/>
          <w:marTop w:val="0"/>
          <w:marBottom w:val="0"/>
          <w:divBdr>
            <w:top w:val="none" w:sz="0" w:space="0" w:color="auto"/>
            <w:left w:val="none" w:sz="0" w:space="0" w:color="auto"/>
            <w:bottom w:val="none" w:sz="0" w:space="0" w:color="auto"/>
            <w:right w:val="none" w:sz="0" w:space="0" w:color="auto"/>
          </w:divBdr>
        </w:div>
        <w:div w:id="1067000877">
          <w:marLeft w:val="480"/>
          <w:marRight w:val="0"/>
          <w:marTop w:val="0"/>
          <w:marBottom w:val="0"/>
          <w:divBdr>
            <w:top w:val="none" w:sz="0" w:space="0" w:color="auto"/>
            <w:left w:val="none" w:sz="0" w:space="0" w:color="auto"/>
            <w:bottom w:val="none" w:sz="0" w:space="0" w:color="auto"/>
            <w:right w:val="none" w:sz="0" w:space="0" w:color="auto"/>
          </w:divBdr>
        </w:div>
        <w:div w:id="1232083151">
          <w:marLeft w:val="480"/>
          <w:marRight w:val="0"/>
          <w:marTop w:val="0"/>
          <w:marBottom w:val="0"/>
          <w:divBdr>
            <w:top w:val="none" w:sz="0" w:space="0" w:color="auto"/>
            <w:left w:val="none" w:sz="0" w:space="0" w:color="auto"/>
            <w:bottom w:val="none" w:sz="0" w:space="0" w:color="auto"/>
            <w:right w:val="none" w:sz="0" w:space="0" w:color="auto"/>
          </w:divBdr>
        </w:div>
        <w:div w:id="1271202343">
          <w:marLeft w:val="480"/>
          <w:marRight w:val="0"/>
          <w:marTop w:val="0"/>
          <w:marBottom w:val="0"/>
          <w:divBdr>
            <w:top w:val="none" w:sz="0" w:space="0" w:color="auto"/>
            <w:left w:val="none" w:sz="0" w:space="0" w:color="auto"/>
            <w:bottom w:val="none" w:sz="0" w:space="0" w:color="auto"/>
            <w:right w:val="none" w:sz="0" w:space="0" w:color="auto"/>
          </w:divBdr>
        </w:div>
        <w:div w:id="1271889884">
          <w:marLeft w:val="480"/>
          <w:marRight w:val="0"/>
          <w:marTop w:val="0"/>
          <w:marBottom w:val="0"/>
          <w:divBdr>
            <w:top w:val="none" w:sz="0" w:space="0" w:color="auto"/>
            <w:left w:val="none" w:sz="0" w:space="0" w:color="auto"/>
            <w:bottom w:val="none" w:sz="0" w:space="0" w:color="auto"/>
            <w:right w:val="none" w:sz="0" w:space="0" w:color="auto"/>
          </w:divBdr>
        </w:div>
        <w:div w:id="1285234802">
          <w:marLeft w:val="480"/>
          <w:marRight w:val="0"/>
          <w:marTop w:val="0"/>
          <w:marBottom w:val="0"/>
          <w:divBdr>
            <w:top w:val="none" w:sz="0" w:space="0" w:color="auto"/>
            <w:left w:val="none" w:sz="0" w:space="0" w:color="auto"/>
            <w:bottom w:val="none" w:sz="0" w:space="0" w:color="auto"/>
            <w:right w:val="none" w:sz="0" w:space="0" w:color="auto"/>
          </w:divBdr>
        </w:div>
        <w:div w:id="1299644696">
          <w:marLeft w:val="480"/>
          <w:marRight w:val="0"/>
          <w:marTop w:val="0"/>
          <w:marBottom w:val="0"/>
          <w:divBdr>
            <w:top w:val="none" w:sz="0" w:space="0" w:color="auto"/>
            <w:left w:val="none" w:sz="0" w:space="0" w:color="auto"/>
            <w:bottom w:val="none" w:sz="0" w:space="0" w:color="auto"/>
            <w:right w:val="none" w:sz="0" w:space="0" w:color="auto"/>
          </w:divBdr>
        </w:div>
        <w:div w:id="1338777168">
          <w:marLeft w:val="480"/>
          <w:marRight w:val="0"/>
          <w:marTop w:val="0"/>
          <w:marBottom w:val="0"/>
          <w:divBdr>
            <w:top w:val="none" w:sz="0" w:space="0" w:color="auto"/>
            <w:left w:val="none" w:sz="0" w:space="0" w:color="auto"/>
            <w:bottom w:val="none" w:sz="0" w:space="0" w:color="auto"/>
            <w:right w:val="none" w:sz="0" w:space="0" w:color="auto"/>
          </w:divBdr>
        </w:div>
        <w:div w:id="1444113272">
          <w:marLeft w:val="480"/>
          <w:marRight w:val="0"/>
          <w:marTop w:val="0"/>
          <w:marBottom w:val="0"/>
          <w:divBdr>
            <w:top w:val="none" w:sz="0" w:space="0" w:color="auto"/>
            <w:left w:val="none" w:sz="0" w:space="0" w:color="auto"/>
            <w:bottom w:val="none" w:sz="0" w:space="0" w:color="auto"/>
            <w:right w:val="none" w:sz="0" w:space="0" w:color="auto"/>
          </w:divBdr>
        </w:div>
        <w:div w:id="1480028209">
          <w:marLeft w:val="480"/>
          <w:marRight w:val="0"/>
          <w:marTop w:val="0"/>
          <w:marBottom w:val="0"/>
          <w:divBdr>
            <w:top w:val="none" w:sz="0" w:space="0" w:color="auto"/>
            <w:left w:val="none" w:sz="0" w:space="0" w:color="auto"/>
            <w:bottom w:val="none" w:sz="0" w:space="0" w:color="auto"/>
            <w:right w:val="none" w:sz="0" w:space="0" w:color="auto"/>
          </w:divBdr>
        </w:div>
        <w:div w:id="1522892485">
          <w:marLeft w:val="480"/>
          <w:marRight w:val="0"/>
          <w:marTop w:val="0"/>
          <w:marBottom w:val="0"/>
          <w:divBdr>
            <w:top w:val="none" w:sz="0" w:space="0" w:color="auto"/>
            <w:left w:val="none" w:sz="0" w:space="0" w:color="auto"/>
            <w:bottom w:val="none" w:sz="0" w:space="0" w:color="auto"/>
            <w:right w:val="none" w:sz="0" w:space="0" w:color="auto"/>
          </w:divBdr>
        </w:div>
        <w:div w:id="1617717564">
          <w:marLeft w:val="480"/>
          <w:marRight w:val="0"/>
          <w:marTop w:val="0"/>
          <w:marBottom w:val="0"/>
          <w:divBdr>
            <w:top w:val="none" w:sz="0" w:space="0" w:color="auto"/>
            <w:left w:val="none" w:sz="0" w:space="0" w:color="auto"/>
            <w:bottom w:val="none" w:sz="0" w:space="0" w:color="auto"/>
            <w:right w:val="none" w:sz="0" w:space="0" w:color="auto"/>
          </w:divBdr>
        </w:div>
        <w:div w:id="1618221284">
          <w:marLeft w:val="480"/>
          <w:marRight w:val="0"/>
          <w:marTop w:val="0"/>
          <w:marBottom w:val="0"/>
          <w:divBdr>
            <w:top w:val="none" w:sz="0" w:space="0" w:color="auto"/>
            <w:left w:val="none" w:sz="0" w:space="0" w:color="auto"/>
            <w:bottom w:val="none" w:sz="0" w:space="0" w:color="auto"/>
            <w:right w:val="none" w:sz="0" w:space="0" w:color="auto"/>
          </w:divBdr>
        </w:div>
        <w:div w:id="1694072015">
          <w:marLeft w:val="480"/>
          <w:marRight w:val="0"/>
          <w:marTop w:val="0"/>
          <w:marBottom w:val="0"/>
          <w:divBdr>
            <w:top w:val="none" w:sz="0" w:space="0" w:color="auto"/>
            <w:left w:val="none" w:sz="0" w:space="0" w:color="auto"/>
            <w:bottom w:val="none" w:sz="0" w:space="0" w:color="auto"/>
            <w:right w:val="none" w:sz="0" w:space="0" w:color="auto"/>
          </w:divBdr>
        </w:div>
        <w:div w:id="1708218823">
          <w:marLeft w:val="480"/>
          <w:marRight w:val="0"/>
          <w:marTop w:val="0"/>
          <w:marBottom w:val="0"/>
          <w:divBdr>
            <w:top w:val="none" w:sz="0" w:space="0" w:color="auto"/>
            <w:left w:val="none" w:sz="0" w:space="0" w:color="auto"/>
            <w:bottom w:val="none" w:sz="0" w:space="0" w:color="auto"/>
            <w:right w:val="none" w:sz="0" w:space="0" w:color="auto"/>
          </w:divBdr>
        </w:div>
        <w:div w:id="1750731985">
          <w:marLeft w:val="480"/>
          <w:marRight w:val="0"/>
          <w:marTop w:val="0"/>
          <w:marBottom w:val="0"/>
          <w:divBdr>
            <w:top w:val="none" w:sz="0" w:space="0" w:color="auto"/>
            <w:left w:val="none" w:sz="0" w:space="0" w:color="auto"/>
            <w:bottom w:val="none" w:sz="0" w:space="0" w:color="auto"/>
            <w:right w:val="none" w:sz="0" w:space="0" w:color="auto"/>
          </w:divBdr>
        </w:div>
        <w:div w:id="1761172386">
          <w:marLeft w:val="480"/>
          <w:marRight w:val="0"/>
          <w:marTop w:val="0"/>
          <w:marBottom w:val="0"/>
          <w:divBdr>
            <w:top w:val="none" w:sz="0" w:space="0" w:color="auto"/>
            <w:left w:val="none" w:sz="0" w:space="0" w:color="auto"/>
            <w:bottom w:val="none" w:sz="0" w:space="0" w:color="auto"/>
            <w:right w:val="none" w:sz="0" w:space="0" w:color="auto"/>
          </w:divBdr>
        </w:div>
        <w:div w:id="1879510960">
          <w:marLeft w:val="480"/>
          <w:marRight w:val="0"/>
          <w:marTop w:val="0"/>
          <w:marBottom w:val="0"/>
          <w:divBdr>
            <w:top w:val="none" w:sz="0" w:space="0" w:color="auto"/>
            <w:left w:val="none" w:sz="0" w:space="0" w:color="auto"/>
            <w:bottom w:val="none" w:sz="0" w:space="0" w:color="auto"/>
            <w:right w:val="none" w:sz="0" w:space="0" w:color="auto"/>
          </w:divBdr>
        </w:div>
        <w:div w:id="1884832144">
          <w:marLeft w:val="480"/>
          <w:marRight w:val="0"/>
          <w:marTop w:val="0"/>
          <w:marBottom w:val="0"/>
          <w:divBdr>
            <w:top w:val="none" w:sz="0" w:space="0" w:color="auto"/>
            <w:left w:val="none" w:sz="0" w:space="0" w:color="auto"/>
            <w:bottom w:val="none" w:sz="0" w:space="0" w:color="auto"/>
            <w:right w:val="none" w:sz="0" w:space="0" w:color="auto"/>
          </w:divBdr>
        </w:div>
        <w:div w:id="1918326153">
          <w:marLeft w:val="480"/>
          <w:marRight w:val="0"/>
          <w:marTop w:val="0"/>
          <w:marBottom w:val="0"/>
          <w:divBdr>
            <w:top w:val="none" w:sz="0" w:space="0" w:color="auto"/>
            <w:left w:val="none" w:sz="0" w:space="0" w:color="auto"/>
            <w:bottom w:val="none" w:sz="0" w:space="0" w:color="auto"/>
            <w:right w:val="none" w:sz="0" w:space="0" w:color="auto"/>
          </w:divBdr>
        </w:div>
        <w:div w:id="1954047128">
          <w:marLeft w:val="480"/>
          <w:marRight w:val="0"/>
          <w:marTop w:val="0"/>
          <w:marBottom w:val="0"/>
          <w:divBdr>
            <w:top w:val="none" w:sz="0" w:space="0" w:color="auto"/>
            <w:left w:val="none" w:sz="0" w:space="0" w:color="auto"/>
            <w:bottom w:val="none" w:sz="0" w:space="0" w:color="auto"/>
            <w:right w:val="none" w:sz="0" w:space="0" w:color="auto"/>
          </w:divBdr>
        </w:div>
        <w:div w:id="1993556670">
          <w:marLeft w:val="480"/>
          <w:marRight w:val="0"/>
          <w:marTop w:val="0"/>
          <w:marBottom w:val="0"/>
          <w:divBdr>
            <w:top w:val="none" w:sz="0" w:space="0" w:color="auto"/>
            <w:left w:val="none" w:sz="0" w:space="0" w:color="auto"/>
            <w:bottom w:val="none" w:sz="0" w:space="0" w:color="auto"/>
            <w:right w:val="none" w:sz="0" w:space="0" w:color="auto"/>
          </w:divBdr>
        </w:div>
        <w:div w:id="2083403890">
          <w:marLeft w:val="480"/>
          <w:marRight w:val="0"/>
          <w:marTop w:val="0"/>
          <w:marBottom w:val="0"/>
          <w:divBdr>
            <w:top w:val="none" w:sz="0" w:space="0" w:color="auto"/>
            <w:left w:val="none" w:sz="0" w:space="0" w:color="auto"/>
            <w:bottom w:val="none" w:sz="0" w:space="0" w:color="auto"/>
            <w:right w:val="none" w:sz="0" w:space="0" w:color="auto"/>
          </w:divBdr>
        </w:div>
        <w:div w:id="2114323979">
          <w:marLeft w:val="480"/>
          <w:marRight w:val="0"/>
          <w:marTop w:val="0"/>
          <w:marBottom w:val="0"/>
          <w:divBdr>
            <w:top w:val="none" w:sz="0" w:space="0" w:color="auto"/>
            <w:left w:val="none" w:sz="0" w:space="0" w:color="auto"/>
            <w:bottom w:val="none" w:sz="0" w:space="0" w:color="auto"/>
            <w:right w:val="none" w:sz="0" w:space="0" w:color="auto"/>
          </w:divBdr>
        </w:div>
        <w:div w:id="2134011858">
          <w:marLeft w:val="480"/>
          <w:marRight w:val="0"/>
          <w:marTop w:val="0"/>
          <w:marBottom w:val="0"/>
          <w:divBdr>
            <w:top w:val="none" w:sz="0" w:space="0" w:color="auto"/>
            <w:left w:val="none" w:sz="0" w:space="0" w:color="auto"/>
            <w:bottom w:val="none" w:sz="0" w:space="0" w:color="auto"/>
            <w:right w:val="none" w:sz="0" w:space="0" w:color="auto"/>
          </w:divBdr>
        </w:div>
      </w:divsChild>
    </w:div>
    <w:div w:id="808479510">
      <w:bodyDiv w:val="1"/>
      <w:marLeft w:val="0"/>
      <w:marRight w:val="0"/>
      <w:marTop w:val="0"/>
      <w:marBottom w:val="0"/>
      <w:divBdr>
        <w:top w:val="none" w:sz="0" w:space="0" w:color="auto"/>
        <w:left w:val="none" w:sz="0" w:space="0" w:color="auto"/>
        <w:bottom w:val="none" w:sz="0" w:space="0" w:color="auto"/>
        <w:right w:val="none" w:sz="0" w:space="0" w:color="auto"/>
      </w:divBdr>
    </w:div>
    <w:div w:id="808549394">
      <w:bodyDiv w:val="1"/>
      <w:marLeft w:val="0"/>
      <w:marRight w:val="0"/>
      <w:marTop w:val="0"/>
      <w:marBottom w:val="0"/>
      <w:divBdr>
        <w:top w:val="none" w:sz="0" w:space="0" w:color="auto"/>
        <w:left w:val="none" w:sz="0" w:space="0" w:color="auto"/>
        <w:bottom w:val="none" w:sz="0" w:space="0" w:color="auto"/>
        <w:right w:val="none" w:sz="0" w:space="0" w:color="auto"/>
      </w:divBdr>
    </w:div>
    <w:div w:id="809054276">
      <w:bodyDiv w:val="1"/>
      <w:marLeft w:val="0"/>
      <w:marRight w:val="0"/>
      <w:marTop w:val="0"/>
      <w:marBottom w:val="0"/>
      <w:divBdr>
        <w:top w:val="none" w:sz="0" w:space="0" w:color="auto"/>
        <w:left w:val="none" w:sz="0" w:space="0" w:color="auto"/>
        <w:bottom w:val="none" w:sz="0" w:space="0" w:color="auto"/>
        <w:right w:val="none" w:sz="0" w:space="0" w:color="auto"/>
      </w:divBdr>
    </w:div>
    <w:div w:id="809058817">
      <w:bodyDiv w:val="1"/>
      <w:marLeft w:val="0"/>
      <w:marRight w:val="0"/>
      <w:marTop w:val="0"/>
      <w:marBottom w:val="0"/>
      <w:divBdr>
        <w:top w:val="none" w:sz="0" w:space="0" w:color="auto"/>
        <w:left w:val="none" w:sz="0" w:space="0" w:color="auto"/>
        <w:bottom w:val="none" w:sz="0" w:space="0" w:color="auto"/>
        <w:right w:val="none" w:sz="0" w:space="0" w:color="auto"/>
      </w:divBdr>
    </w:div>
    <w:div w:id="809177126">
      <w:bodyDiv w:val="1"/>
      <w:marLeft w:val="0"/>
      <w:marRight w:val="0"/>
      <w:marTop w:val="0"/>
      <w:marBottom w:val="0"/>
      <w:divBdr>
        <w:top w:val="none" w:sz="0" w:space="0" w:color="auto"/>
        <w:left w:val="none" w:sz="0" w:space="0" w:color="auto"/>
        <w:bottom w:val="none" w:sz="0" w:space="0" w:color="auto"/>
        <w:right w:val="none" w:sz="0" w:space="0" w:color="auto"/>
      </w:divBdr>
    </w:div>
    <w:div w:id="809636899">
      <w:bodyDiv w:val="1"/>
      <w:marLeft w:val="0"/>
      <w:marRight w:val="0"/>
      <w:marTop w:val="0"/>
      <w:marBottom w:val="0"/>
      <w:divBdr>
        <w:top w:val="none" w:sz="0" w:space="0" w:color="auto"/>
        <w:left w:val="none" w:sz="0" w:space="0" w:color="auto"/>
        <w:bottom w:val="none" w:sz="0" w:space="0" w:color="auto"/>
        <w:right w:val="none" w:sz="0" w:space="0" w:color="auto"/>
      </w:divBdr>
    </w:div>
    <w:div w:id="810293635">
      <w:bodyDiv w:val="1"/>
      <w:marLeft w:val="0"/>
      <w:marRight w:val="0"/>
      <w:marTop w:val="0"/>
      <w:marBottom w:val="0"/>
      <w:divBdr>
        <w:top w:val="none" w:sz="0" w:space="0" w:color="auto"/>
        <w:left w:val="none" w:sz="0" w:space="0" w:color="auto"/>
        <w:bottom w:val="none" w:sz="0" w:space="0" w:color="auto"/>
        <w:right w:val="none" w:sz="0" w:space="0" w:color="auto"/>
      </w:divBdr>
    </w:div>
    <w:div w:id="814104052">
      <w:bodyDiv w:val="1"/>
      <w:marLeft w:val="0"/>
      <w:marRight w:val="0"/>
      <w:marTop w:val="0"/>
      <w:marBottom w:val="0"/>
      <w:divBdr>
        <w:top w:val="none" w:sz="0" w:space="0" w:color="auto"/>
        <w:left w:val="none" w:sz="0" w:space="0" w:color="auto"/>
        <w:bottom w:val="none" w:sz="0" w:space="0" w:color="auto"/>
        <w:right w:val="none" w:sz="0" w:space="0" w:color="auto"/>
      </w:divBdr>
    </w:div>
    <w:div w:id="814221838">
      <w:bodyDiv w:val="1"/>
      <w:marLeft w:val="0"/>
      <w:marRight w:val="0"/>
      <w:marTop w:val="0"/>
      <w:marBottom w:val="0"/>
      <w:divBdr>
        <w:top w:val="none" w:sz="0" w:space="0" w:color="auto"/>
        <w:left w:val="none" w:sz="0" w:space="0" w:color="auto"/>
        <w:bottom w:val="none" w:sz="0" w:space="0" w:color="auto"/>
        <w:right w:val="none" w:sz="0" w:space="0" w:color="auto"/>
      </w:divBdr>
    </w:div>
    <w:div w:id="817385488">
      <w:bodyDiv w:val="1"/>
      <w:marLeft w:val="0"/>
      <w:marRight w:val="0"/>
      <w:marTop w:val="0"/>
      <w:marBottom w:val="0"/>
      <w:divBdr>
        <w:top w:val="none" w:sz="0" w:space="0" w:color="auto"/>
        <w:left w:val="none" w:sz="0" w:space="0" w:color="auto"/>
        <w:bottom w:val="none" w:sz="0" w:space="0" w:color="auto"/>
        <w:right w:val="none" w:sz="0" w:space="0" w:color="auto"/>
      </w:divBdr>
    </w:div>
    <w:div w:id="817574101">
      <w:bodyDiv w:val="1"/>
      <w:marLeft w:val="0"/>
      <w:marRight w:val="0"/>
      <w:marTop w:val="0"/>
      <w:marBottom w:val="0"/>
      <w:divBdr>
        <w:top w:val="none" w:sz="0" w:space="0" w:color="auto"/>
        <w:left w:val="none" w:sz="0" w:space="0" w:color="auto"/>
        <w:bottom w:val="none" w:sz="0" w:space="0" w:color="auto"/>
        <w:right w:val="none" w:sz="0" w:space="0" w:color="auto"/>
      </w:divBdr>
    </w:div>
    <w:div w:id="818038077">
      <w:bodyDiv w:val="1"/>
      <w:marLeft w:val="0"/>
      <w:marRight w:val="0"/>
      <w:marTop w:val="0"/>
      <w:marBottom w:val="0"/>
      <w:divBdr>
        <w:top w:val="none" w:sz="0" w:space="0" w:color="auto"/>
        <w:left w:val="none" w:sz="0" w:space="0" w:color="auto"/>
        <w:bottom w:val="none" w:sz="0" w:space="0" w:color="auto"/>
        <w:right w:val="none" w:sz="0" w:space="0" w:color="auto"/>
      </w:divBdr>
    </w:div>
    <w:div w:id="821505011">
      <w:bodyDiv w:val="1"/>
      <w:marLeft w:val="0"/>
      <w:marRight w:val="0"/>
      <w:marTop w:val="0"/>
      <w:marBottom w:val="0"/>
      <w:divBdr>
        <w:top w:val="none" w:sz="0" w:space="0" w:color="auto"/>
        <w:left w:val="none" w:sz="0" w:space="0" w:color="auto"/>
        <w:bottom w:val="none" w:sz="0" w:space="0" w:color="auto"/>
        <w:right w:val="none" w:sz="0" w:space="0" w:color="auto"/>
      </w:divBdr>
    </w:div>
    <w:div w:id="821653639">
      <w:bodyDiv w:val="1"/>
      <w:marLeft w:val="0"/>
      <w:marRight w:val="0"/>
      <w:marTop w:val="0"/>
      <w:marBottom w:val="0"/>
      <w:divBdr>
        <w:top w:val="none" w:sz="0" w:space="0" w:color="auto"/>
        <w:left w:val="none" w:sz="0" w:space="0" w:color="auto"/>
        <w:bottom w:val="none" w:sz="0" w:space="0" w:color="auto"/>
        <w:right w:val="none" w:sz="0" w:space="0" w:color="auto"/>
      </w:divBdr>
    </w:div>
    <w:div w:id="823744489">
      <w:bodyDiv w:val="1"/>
      <w:marLeft w:val="0"/>
      <w:marRight w:val="0"/>
      <w:marTop w:val="0"/>
      <w:marBottom w:val="0"/>
      <w:divBdr>
        <w:top w:val="none" w:sz="0" w:space="0" w:color="auto"/>
        <w:left w:val="none" w:sz="0" w:space="0" w:color="auto"/>
        <w:bottom w:val="none" w:sz="0" w:space="0" w:color="auto"/>
        <w:right w:val="none" w:sz="0" w:space="0" w:color="auto"/>
      </w:divBdr>
    </w:div>
    <w:div w:id="824320671">
      <w:bodyDiv w:val="1"/>
      <w:marLeft w:val="0"/>
      <w:marRight w:val="0"/>
      <w:marTop w:val="0"/>
      <w:marBottom w:val="0"/>
      <w:divBdr>
        <w:top w:val="none" w:sz="0" w:space="0" w:color="auto"/>
        <w:left w:val="none" w:sz="0" w:space="0" w:color="auto"/>
        <w:bottom w:val="none" w:sz="0" w:space="0" w:color="auto"/>
        <w:right w:val="none" w:sz="0" w:space="0" w:color="auto"/>
      </w:divBdr>
    </w:div>
    <w:div w:id="824591243">
      <w:bodyDiv w:val="1"/>
      <w:marLeft w:val="0"/>
      <w:marRight w:val="0"/>
      <w:marTop w:val="0"/>
      <w:marBottom w:val="0"/>
      <w:divBdr>
        <w:top w:val="none" w:sz="0" w:space="0" w:color="auto"/>
        <w:left w:val="none" w:sz="0" w:space="0" w:color="auto"/>
        <w:bottom w:val="none" w:sz="0" w:space="0" w:color="auto"/>
        <w:right w:val="none" w:sz="0" w:space="0" w:color="auto"/>
      </w:divBdr>
      <w:divsChild>
        <w:div w:id="7030148">
          <w:marLeft w:val="480"/>
          <w:marRight w:val="0"/>
          <w:marTop w:val="0"/>
          <w:marBottom w:val="0"/>
          <w:divBdr>
            <w:top w:val="none" w:sz="0" w:space="0" w:color="auto"/>
            <w:left w:val="none" w:sz="0" w:space="0" w:color="auto"/>
            <w:bottom w:val="none" w:sz="0" w:space="0" w:color="auto"/>
            <w:right w:val="none" w:sz="0" w:space="0" w:color="auto"/>
          </w:divBdr>
        </w:div>
        <w:div w:id="77143615">
          <w:marLeft w:val="480"/>
          <w:marRight w:val="0"/>
          <w:marTop w:val="0"/>
          <w:marBottom w:val="0"/>
          <w:divBdr>
            <w:top w:val="none" w:sz="0" w:space="0" w:color="auto"/>
            <w:left w:val="none" w:sz="0" w:space="0" w:color="auto"/>
            <w:bottom w:val="none" w:sz="0" w:space="0" w:color="auto"/>
            <w:right w:val="none" w:sz="0" w:space="0" w:color="auto"/>
          </w:divBdr>
        </w:div>
        <w:div w:id="262419923">
          <w:marLeft w:val="480"/>
          <w:marRight w:val="0"/>
          <w:marTop w:val="0"/>
          <w:marBottom w:val="0"/>
          <w:divBdr>
            <w:top w:val="none" w:sz="0" w:space="0" w:color="auto"/>
            <w:left w:val="none" w:sz="0" w:space="0" w:color="auto"/>
            <w:bottom w:val="none" w:sz="0" w:space="0" w:color="auto"/>
            <w:right w:val="none" w:sz="0" w:space="0" w:color="auto"/>
          </w:divBdr>
        </w:div>
        <w:div w:id="426997606">
          <w:marLeft w:val="480"/>
          <w:marRight w:val="0"/>
          <w:marTop w:val="0"/>
          <w:marBottom w:val="0"/>
          <w:divBdr>
            <w:top w:val="none" w:sz="0" w:space="0" w:color="auto"/>
            <w:left w:val="none" w:sz="0" w:space="0" w:color="auto"/>
            <w:bottom w:val="none" w:sz="0" w:space="0" w:color="auto"/>
            <w:right w:val="none" w:sz="0" w:space="0" w:color="auto"/>
          </w:divBdr>
        </w:div>
        <w:div w:id="474490127">
          <w:marLeft w:val="480"/>
          <w:marRight w:val="0"/>
          <w:marTop w:val="0"/>
          <w:marBottom w:val="0"/>
          <w:divBdr>
            <w:top w:val="none" w:sz="0" w:space="0" w:color="auto"/>
            <w:left w:val="none" w:sz="0" w:space="0" w:color="auto"/>
            <w:bottom w:val="none" w:sz="0" w:space="0" w:color="auto"/>
            <w:right w:val="none" w:sz="0" w:space="0" w:color="auto"/>
          </w:divBdr>
        </w:div>
        <w:div w:id="554781632">
          <w:marLeft w:val="480"/>
          <w:marRight w:val="0"/>
          <w:marTop w:val="0"/>
          <w:marBottom w:val="0"/>
          <w:divBdr>
            <w:top w:val="none" w:sz="0" w:space="0" w:color="auto"/>
            <w:left w:val="none" w:sz="0" w:space="0" w:color="auto"/>
            <w:bottom w:val="none" w:sz="0" w:space="0" w:color="auto"/>
            <w:right w:val="none" w:sz="0" w:space="0" w:color="auto"/>
          </w:divBdr>
        </w:div>
        <w:div w:id="594632352">
          <w:marLeft w:val="480"/>
          <w:marRight w:val="0"/>
          <w:marTop w:val="0"/>
          <w:marBottom w:val="0"/>
          <w:divBdr>
            <w:top w:val="none" w:sz="0" w:space="0" w:color="auto"/>
            <w:left w:val="none" w:sz="0" w:space="0" w:color="auto"/>
            <w:bottom w:val="none" w:sz="0" w:space="0" w:color="auto"/>
            <w:right w:val="none" w:sz="0" w:space="0" w:color="auto"/>
          </w:divBdr>
        </w:div>
        <w:div w:id="641351252">
          <w:marLeft w:val="480"/>
          <w:marRight w:val="0"/>
          <w:marTop w:val="0"/>
          <w:marBottom w:val="0"/>
          <w:divBdr>
            <w:top w:val="none" w:sz="0" w:space="0" w:color="auto"/>
            <w:left w:val="none" w:sz="0" w:space="0" w:color="auto"/>
            <w:bottom w:val="none" w:sz="0" w:space="0" w:color="auto"/>
            <w:right w:val="none" w:sz="0" w:space="0" w:color="auto"/>
          </w:divBdr>
        </w:div>
        <w:div w:id="728504485">
          <w:marLeft w:val="480"/>
          <w:marRight w:val="0"/>
          <w:marTop w:val="0"/>
          <w:marBottom w:val="0"/>
          <w:divBdr>
            <w:top w:val="none" w:sz="0" w:space="0" w:color="auto"/>
            <w:left w:val="none" w:sz="0" w:space="0" w:color="auto"/>
            <w:bottom w:val="none" w:sz="0" w:space="0" w:color="auto"/>
            <w:right w:val="none" w:sz="0" w:space="0" w:color="auto"/>
          </w:divBdr>
        </w:div>
        <w:div w:id="745810541">
          <w:marLeft w:val="480"/>
          <w:marRight w:val="0"/>
          <w:marTop w:val="0"/>
          <w:marBottom w:val="0"/>
          <w:divBdr>
            <w:top w:val="none" w:sz="0" w:space="0" w:color="auto"/>
            <w:left w:val="none" w:sz="0" w:space="0" w:color="auto"/>
            <w:bottom w:val="none" w:sz="0" w:space="0" w:color="auto"/>
            <w:right w:val="none" w:sz="0" w:space="0" w:color="auto"/>
          </w:divBdr>
        </w:div>
        <w:div w:id="795563323">
          <w:marLeft w:val="480"/>
          <w:marRight w:val="0"/>
          <w:marTop w:val="0"/>
          <w:marBottom w:val="0"/>
          <w:divBdr>
            <w:top w:val="none" w:sz="0" w:space="0" w:color="auto"/>
            <w:left w:val="none" w:sz="0" w:space="0" w:color="auto"/>
            <w:bottom w:val="none" w:sz="0" w:space="0" w:color="auto"/>
            <w:right w:val="none" w:sz="0" w:space="0" w:color="auto"/>
          </w:divBdr>
        </w:div>
        <w:div w:id="810175564">
          <w:marLeft w:val="480"/>
          <w:marRight w:val="0"/>
          <w:marTop w:val="0"/>
          <w:marBottom w:val="0"/>
          <w:divBdr>
            <w:top w:val="none" w:sz="0" w:space="0" w:color="auto"/>
            <w:left w:val="none" w:sz="0" w:space="0" w:color="auto"/>
            <w:bottom w:val="none" w:sz="0" w:space="0" w:color="auto"/>
            <w:right w:val="none" w:sz="0" w:space="0" w:color="auto"/>
          </w:divBdr>
        </w:div>
        <w:div w:id="867111029">
          <w:marLeft w:val="480"/>
          <w:marRight w:val="0"/>
          <w:marTop w:val="0"/>
          <w:marBottom w:val="0"/>
          <w:divBdr>
            <w:top w:val="none" w:sz="0" w:space="0" w:color="auto"/>
            <w:left w:val="none" w:sz="0" w:space="0" w:color="auto"/>
            <w:bottom w:val="none" w:sz="0" w:space="0" w:color="auto"/>
            <w:right w:val="none" w:sz="0" w:space="0" w:color="auto"/>
          </w:divBdr>
        </w:div>
        <w:div w:id="884949545">
          <w:marLeft w:val="480"/>
          <w:marRight w:val="0"/>
          <w:marTop w:val="0"/>
          <w:marBottom w:val="0"/>
          <w:divBdr>
            <w:top w:val="none" w:sz="0" w:space="0" w:color="auto"/>
            <w:left w:val="none" w:sz="0" w:space="0" w:color="auto"/>
            <w:bottom w:val="none" w:sz="0" w:space="0" w:color="auto"/>
            <w:right w:val="none" w:sz="0" w:space="0" w:color="auto"/>
          </w:divBdr>
        </w:div>
        <w:div w:id="913047859">
          <w:marLeft w:val="480"/>
          <w:marRight w:val="0"/>
          <w:marTop w:val="0"/>
          <w:marBottom w:val="0"/>
          <w:divBdr>
            <w:top w:val="none" w:sz="0" w:space="0" w:color="auto"/>
            <w:left w:val="none" w:sz="0" w:space="0" w:color="auto"/>
            <w:bottom w:val="none" w:sz="0" w:space="0" w:color="auto"/>
            <w:right w:val="none" w:sz="0" w:space="0" w:color="auto"/>
          </w:divBdr>
        </w:div>
        <w:div w:id="982931147">
          <w:marLeft w:val="480"/>
          <w:marRight w:val="0"/>
          <w:marTop w:val="0"/>
          <w:marBottom w:val="0"/>
          <w:divBdr>
            <w:top w:val="none" w:sz="0" w:space="0" w:color="auto"/>
            <w:left w:val="none" w:sz="0" w:space="0" w:color="auto"/>
            <w:bottom w:val="none" w:sz="0" w:space="0" w:color="auto"/>
            <w:right w:val="none" w:sz="0" w:space="0" w:color="auto"/>
          </w:divBdr>
        </w:div>
        <w:div w:id="1128474265">
          <w:marLeft w:val="480"/>
          <w:marRight w:val="0"/>
          <w:marTop w:val="0"/>
          <w:marBottom w:val="0"/>
          <w:divBdr>
            <w:top w:val="none" w:sz="0" w:space="0" w:color="auto"/>
            <w:left w:val="none" w:sz="0" w:space="0" w:color="auto"/>
            <w:bottom w:val="none" w:sz="0" w:space="0" w:color="auto"/>
            <w:right w:val="none" w:sz="0" w:space="0" w:color="auto"/>
          </w:divBdr>
        </w:div>
        <w:div w:id="1149595250">
          <w:marLeft w:val="480"/>
          <w:marRight w:val="0"/>
          <w:marTop w:val="0"/>
          <w:marBottom w:val="0"/>
          <w:divBdr>
            <w:top w:val="none" w:sz="0" w:space="0" w:color="auto"/>
            <w:left w:val="none" w:sz="0" w:space="0" w:color="auto"/>
            <w:bottom w:val="none" w:sz="0" w:space="0" w:color="auto"/>
            <w:right w:val="none" w:sz="0" w:space="0" w:color="auto"/>
          </w:divBdr>
        </w:div>
        <w:div w:id="1188298927">
          <w:marLeft w:val="480"/>
          <w:marRight w:val="0"/>
          <w:marTop w:val="0"/>
          <w:marBottom w:val="0"/>
          <w:divBdr>
            <w:top w:val="none" w:sz="0" w:space="0" w:color="auto"/>
            <w:left w:val="none" w:sz="0" w:space="0" w:color="auto"/>
            <w:bottom w:val="none" w:sz="0" w:space="0" w:color="auto"/>
            <w:right w:val="none" w:sz="0" w:space="0" w:color="auto"/>
          </w:divBdr>
        </w:div>
        <w:div w:id="1288971250">
          <w:marLeft w:val="480"/>
          <w:marRight w:val="0"/>
          <w:marTop w:val="0"/>
          <w:marBottom w:val="0"/>
          <w:divBdr>
            <w:top w:val="none" w:sz="0" w:space="0" w:color="auto"/>
            <w:left w:val="none" w:sz="0" w:space="0" w:color="auto"/>
            <w:bottom w:val="none" w:sz="0" w:space="0" w:color="auto"/>
            <w:right w:val="none" w:sz="0" w:space="0" w:color="auto"/>
          </w:divBdr>
        </w:div>
        <w:div w:id="1318800954">
          <w:marLeft w:val="480"/>
          <w:marRight w:val="0"/>
          <w:marTop w:val="0"/>
          <w:marBottom w:val="0"/>
          <w:divBdr>
            <w:top w:val="none" w:sz="0" w:space="0" w:color="auto"/>
            <w:left w:val="none" w:sz="0" w:space="0" w:color="auto"/>
            <w:bottom w:val="none" w:sz="0" w:space="0" w:color="auto"/>
            <w:right w:val="none" w:sz="0" w:space="0" w:color="auto"/>
          </w:divBdr>
        </w:div>
        <w:div w:id="1426919434">
          <w:marLeft w:val="480"/>
          <w:marRight w:val="0"/>
          <w:marTop w:val="0"/>
          <w:marBottom w:val="0"/>
          <w:divBdr>
            <w:top w:val="none" w:sz="0" w:space="0" w:color="auto"/>
            <w:left w:val="none" w:sz="0" w:space="0" w:color="auto"/>
            <w:bottom w:val="none" w:sz="0" w:space="0" w:color="auto"/>
            <w:right w:val="none" w:sz="0" w:space="0" w:color="auto"/>
          </w:divBdr>
        </w:div>
        <w:div w:id="1433820122">
          <w:marLeft w:val="480"/>
          <w:marRight w:val="0"/>
          <w:marTop w:val="0"/>
          <w:marBottom w:val="0"/>
          <w:divBdr>
            <w:top w:val="none" w:sz="0" w:space="0" w:color="auto"/>
            <w:left w:val="none" w:sz="0" w:space="0" w:color="auto"/>
            <w:bottom w:val="none" w:sz="0" w:space="0" w:color="auto"/>
            <w:right w:val="none" w:sz="0" w:space="0" w:color="auto"/>
          </w:divBdr>
        </w:div>
        <w:div w:id="1487893936">
          <w:marLeft w:val="480"/>
          <w:marRight w:val="0"/>
          <w:marTop w:val="0"/>
          <w:marBottom w:val="0"/>
          <w:divBdr>
            <w:top w:val="none" w:sz="0" w:space="0" w:color="auto"/>
            <w:left w:val="none" w:sz="0" w:space="0" w:color="auto"/>
            <w:bottom w:val="none" w:sz="0" w:space="0" w:color="auto"/>
            <w:right w:val="none" w:sz="0" w:space="0" w:color="auto"/>
          </w:divBdr>
        </w:div>
        <w:div w:id="1666201558">
          <w:marLeft w:val="480"/>
          <w:marRight w:val="0"/>
          <w:marTop w:val="0"/>
          <w:marBottom w:val="0"/>
          <w:divBdr>
            <w:top w:val="none" w:sz="0" w:space="0" w:color="auto"/>
            <w:left w:val="none" w:sz="0" w:space="0" w:color="auto"/>
            <w:bottom w:val="none" w:sz="0" w:space="0" w:color="auto"/>
            <w:right w:val="none" w:sz="0" w:space="0" w:color="auto"/>
          </w:divBdr>
        </w:div>
        <w:div w:id="1789621081">
          <w:marLeft w:val="480"/>
          <w:marRight w:val="0"/>
          <w:marTop w:val="0"/>
          <w:marBottom w:val="0"/>
          <w:divBdr>
            <w:top w:val="none" w:sz="0" w:space="0" w:color="auto"/>
            <w:left w:val="none" w:sz="0" w:space="0" w:color="auto"/>
            <w:bottom w:val="none" w:sz="0" w:space="0" w:color="auto"/>
            <w:right w:val="none" w:sz="0" w:space="0" w:color="auto"/>
          </w:divBdr>
        </w:div>
        <w:div w:id="1792935865">
          <w:marLeft w:val="480"/>
          <w:marRight w:val="0"/>
          <w:marTop w:val="0"/>
          <w:marBottom w:val="0"/>
          <w:divBdr>
            <w:top w:val="none" w:sz="0" w:space="0" w:color="auto"/>
            <w:left w:val="none" w:sz="0" w:space="0" w:color="auto"/>
            <w:bottom w:val="none" w:sz="0" w:space="0" w:color="auto"/>
            <w:right w:val="none" w:sz="0" w:space="0" w:color="auto"/>
          </w:divBdr>
        </w:div>
        <w:div w:id="1822767793">
          <w:marLeft w:val="480"/>
          <w:marRight w:val="0"/>
          <w:marTop w:val="0"/>
          <w:marBottom w:val="0"/>
          <w:divBdr>
            <w:top w:val="none" w:sz="0" w:space="0" w:color="auto"/>
            <w:left w:val="none" w:sz="0" w:space="0" w:color="auto"/>
            <w:bottom w:val="none" w:sz="0" w:space="0" w:color="auto"/>
            <w:right w:val="none" w:sz="0" w:space="0" w:color="auto"/>
          </w:divBdr>
        </w:div>
        <w:div w:id="1993175516">
          <w:marLeft w:val="480"/>
          <w:marRight w:val="0"/>
          <w:marTop w:val="0"/>
          <w:marBottom w:val="0"/>
          <w:divBdr>
            <w:top w:val="none" w:sz="0" w:space="0" w:color="auto"/>
            <w:left w:val="none" w:sz="0" w:space="0" w:color="auto"/>
            <w:bottom w:val="none" w:sz="0" w:space="0" w:color="auto"/>
            <w:right w:val="none" w:sz="0" w:space="0" w:color="auto"/>
          </w:divBdr>
        </w:div>
        <w:div w:id="2041009947">
          <w:marLeft w:val="480"/>
          <w:marRight w:val="0"/>
          <w:marTop w:val="0"/>
          <w:marBottom w:val="0"/>
          <w:divBdr>
            <w:top w:val="none" w:sz="0" w:space="0" w:color="auto"/>
            <w:left w:val="none" w:sz="0" w:space="0" w:color="auto"/>
            <w:bottom w:val="none" w:sz="0" w:space="0" w:color="auto"/>
            <w:right w:val="none" w:sz="0" w:space="0" w:color="auto"/>
          </w:divBdr>
        </w:div>
        <w:div w:id="2072000203">
          <w:marLeft w:val="480"/>
          <w:marRight w:val="0"/>
          <w:marTop w:val="0"/>
          <w:marBottom w:val="0"/>
          <w:divBdr>
            <w:top w:val="none" w:sz="0" w:space="0" w:color="auto"/>
            <w:left w:val="none" w:sz="0" w:space="0" w:color="auto"/>
            <w:bottom w:val="none" w:sz="0" w:space="0" w:color="auto"/>
            <w:right w:val="none" w:sz="0" w:space="0" w:color="auto"/>
          </w:divBdr>
        </w:div>
        <w:div w:id="2106341600">
          <w:marLeft w:val="480"/>
          <w:marRight w:val="0"/>
          <w:marTop w:val="0"/>
          <w:marBottom w:val="0"/>
          <w:divBdr>
            <w:top w:val="none" w:sz="0" w:space="0" w:color="auto"/>
            <w:left w:val="none" w:sz="0" w:space="0" w:color="auto"/>
            <w:bottom w:val="none" w:sz="0" w:space="0" w:color="auto"/>
            <w:right w:val="none" w:sz="0" w:space="0" w:color="auto"/>
          </w:divBdr>
        </w:div>
        <w:div w:id="2125733630">
          <w:marLeft w:val="480"/>
          <w:marRight w:val="0"/>
          <w:marTop w:val="0"/>
          <w:marBottom w:val="0"/>
          <w:divBdr>
            <w:top w:val="none" w:sz="0" w:space="0" w:color="auto"/>
            <w:left w:val="none" w:sz="0" w:space="0" w:color="auto"/>
            <w:bottom w:val="none" w:sz="0" w:space="0" w:color="auto"/>
            <w:right w:val="none" w:sz="0" w:space="0" w:color="auto"/>
          </w:divBdr>
        </w:div>
      </w:divsChild>
    </w:div>
    <w:div w:id="826749694">
      <w:bodyDiv w:val="1"/>
      <w:marLeft w:val="0"/>
      <w:marRight w:val="0"/>
      <w:marTop w:val="0"/>
      <w:marBottom w:val="0"/>
      <w:divBdr>
        <w:top w:val="none" w:sz="0" w:space="0" w:color="auto"/>
        <w:left w:val="none" w:sz="0" w:space="0" w:color="auto"/>
        <w:bottom w:val="none" w:sz="0" w:space="0" w:color="auto"/>
        <w:right w:val="none" w:sz="0" w:space="0" w:color="auto"/>
      </w:divBdr>
    </w:div>
    <w:div w:id="827867740">
      <w:bodyDiv w:val="1"/>
      <w:marLeft w:val="0"/>
      <w:marRight w:val="0"/>
      <w:marTop w:val="0"/>
      <w:marBottom w:val="0"/>
      <w:divBdr>
        <w:top w:val="none" w:sz="0" w:space="0" w:color="auto"/>
        <w:left w:val="none" w:sz="0" w:space="0" w:color="auto"/>
        <w:bottom w:val="none" w:sz="0" w:space="0" w:color="auto"/>
        <w:right w:val="none" w:sz="0" w:space="0" w:color="auto"/>
      </w:divBdr>
      <w:divsChild>
        <w:div w:id="14695449">
          <w:marLeft w:val="480"/>
          <w:marRight w:val="0"/>
          <w:marTop w:val="0"/>
          <w:marBottom w:val="0"/>
          <w:divBdr>
            <w:top w:val="none" w:sz="0" w:space="0" w:color="auto"/>
            <w:left w:val="none" w:sz="0" w:space="0" w:color="auto"/>
            <w:bottom w:val="none" w:sz="0" w:space="0" w:color="auto"/>
            <w:right w:val="none" w:sz="0" w:space="0" w:color="auto"/>
          </w:divBdr>
        </w:div>
        <w:div w:id="26757379">
          <w:marLeft w:val="480"/>
          <w:marRight w:val="0"/>
          <w:marTop w:val="0"/>
          <w:marBottom w:val="0"/>
          <w:divBdr>
            <w:top w:val="none" w:sz="0" w:space="0" w:color="auto"/>
            <w:left w:val="none" w:sz="0" w:space="0" w:color="auto"/>
            <w:bottom w:val="none" w:sz="0" w:space="0" w:color="auto"/>
            <w:right w:val="none" w:sz="0" w:space="0" w:color="auto"/>
          </w:divBdr>
        </w:div>
        <w:div w:id="74713563">
          <w:marLeft w:val="480"/>
          <w:marRight w:val="0"/>
          <w:marTop w:val="0"/>
          <w:marBottom w:val="0"/>
          <w:divBdr>
            <w:top w:val="none" w:sz="0" w:space="0" w:color="auto"/>
            <w:left w:val="none" w:sz="0" w:space="0" w:color="auto"/>
            <w:bottom w:val="none" w:sz="0" w:space="0" w:color="auto"/>
            <w:right w:val="none" w:sz="0" w:space="0" w:color="auto"/>
          </w:divBdr>
        </w:div>
        <w:div w:id="140002611">
          <w:marLeft w:val="480"/>
          <w:marRight w:val="0"/>
          <w:marTop w:val="0"/>
          <w:marBottom w:val="0"/>
          <w:divBdr>
            <w:top w:val="none" w:sz="0" w:space="0" w:color="auto"/>
            <w:left w:val="none" w:sz="0" w:space="0" w:color="auto"/>
            <w:bottom w:val="none" w:sz="0" w:space="0" w:color="auto"/>
            <w:right w:val="none" w:sz="0" w:space="0" w:color="auto"/>
          </w:divBdr>
        </w:div>
        <w:div w:id="224608202">
          <w:marLeft w:val="480"/>
          <w:marRight w:val="0"/>
          <w:marTop w:val="0"/>
          <w:marBottom w:val="0"/>
          <w:divBdr>
            <w:top w:val="none" w:sz="0" w:space="0" w:color="auto"/>
            <w:left w:val="none" w:sz="0" w:space="0" w:color="auto"/>
            <w:bottom w:val="none" w:sz="0" w:space="0" w:color="auto"/>
            <w:right w:val="none" w:sz="0" w:space="0" w:color="auto"/>
          </w:divBdr>
        </w:div>
        <w:div w:id="257713879">
          <w:marLeft w:val="480"/>
          <w:marRight w:val="0"/>
          <w:marTop w:val="0"/>
          <w:marBottom w:val="0"/>
          <w:divBdr>
            <w:top w:val="none" w:sz="0" w:space="0" w:color="auto"/>
            <w:left w:val="none" w:sz="0" w:space="0" w:color="auto"/>
            <w:bottom w:val="none" w:sz="0" w:space="0" w:color="auto"/>
            <w:right w:val="none" w:sz="0" w:space="0" w:color="auto"/>
          </w:divBdr>
        </w:div>
        <w:div w:id="315188007">
          <w:marLeft w:val="480"/>
          <w:marRight w:val="0"/>
          <w:marTop w:val="0"/>
          <w:marBottom w:val="0"/>
          <w:divBdr>
            <w:top w:val="none" w:sz="0" w:space="0" w:color="auto"/>
            <w:left w:val="none" w:sz="0" w:space="0" w:color="auto"/>
            <w:bottom w:val="none" w:sz="0" w:space="0" w:color="auto"/>
            <w:right w:val="none" w:sz="0" w:space="0" w:color="auto"/>
          </w:divBdr>
        </w:div>
        <w:div w:id="347753495">
          <w:marLeft w:val="480"/>
          <w:marRight w:val="0"/>
          <w:marTop w:val="0"/>
          <w:marBottom w:val="0"/>
          <w:divBdr>
            <w:top w:val="none" w:sz="0" w:space="0" w:color="auto"/>
            <w:left w:val="none" w:sz="0" w:space="0" w:color="auto"/>
            <w:bottom w:val="none" w:sz="0" w:space="0" w:color="auto"/>
            <w:right w:val="none" w:sz="0" w:space="0" w:color="auto"/>
          </w:divBdr>
        </w:div>
        <w:div w:id="381515050">
          <w:marLeft w:val="480"/>
          <w:marRight w:val="0"/>
          <w:marTop w:val="0"/>
          <w:marBottom w:val="0"/>
          <w:divBdr>
            <w:top w:val="none" w:sz="0" w:space="0" w:color="auto"/>
            <w:left w:val="none" w:sz="0" w:space="0" w:color="auto"/>
            <w:bottom w:val="none" w:sz="0" w:space="0" w:color="auto"/>
            <w:right w:val="none" w:sz="0" w:space="0" w:color="auto"/>
          </w:divBdr>
        </w:div>
        <w:div w:id="392460704">
          <w:marLeft w:val="480"/>
          <w:marRight w:val="0"/>
          <w:marTop w:val="0"/>
          <w:marBottom w:val="0"/>
          <w:divBdr>
            <w:top w:val="none" w:sz="0" w:space="0" w:color="auto"/>
            <w:left w:val="none" w:sz="0" w:space="0" w:color="auto"/>
            <w:bottom w:val="none" w:sz="0" w:space="0" w:color="auto"/>
            <w:right w:val="none" w:sz="0" w:space="0" w:color="auto"/>
          </w:divBdr>
        </w:div>
        <w:div w:id="435173684">
          <w:marLeft w:val="480"/>
          <w:marRight w:val="0"/>
          <w:marTop w:val="0"/>
          <w:marBottom w:val="0"/>
          <w:divBdr>
            <w:top w:val="none" w:sz="0" w:space="0" w:color="auto"/>
            <w:left w:val="none" w:sz="0" w:space="0" w:color="auto"/>
            <w:bottom w:val="none" w:sz="0" w:space="0" w:color="auto"/>
            <w:right w:val="none" w:sz="0" w:space="0" w:color="auto"/>
          </w:divBdr>
        </w:div>
        <w:div w:id="472479904">
          <w:marLeft w:val="480"/>
          <w:marRight w:val="0"/>
          <w:marTop w:val="0"/>
          <w:marBottom w:val="0"/>
          <w:divBdr>
            <w:top w:val="none" w:sz="0" w:space="0" w:color="auto"/>
            <w:left w:val="none" w:sz="0" w:space="0" w:color="auto"/>
            <w:bottom w:val="none" w:sz="0" w:space="0" w:color="auto"/>
            <w:right w:val="none" w:sz="0" w:space="0" w:color="auto"/>
          </w:divBdr>
        </w:div>
        <w:div w:id="497772909">
          <w:marLeft w:val="480"/>
          <w:marRight w:val="0"/>
          <w:marTop w:val="0"/>
          <w:marBottom w:val="0"/>
          <w:divBdr>
            <w:top w:val="none" w:sz="0" w:space="0" w:color="auto"/>
            <w:left w:val="none" w:sz="0" w:space="0" w:color="auto"/>
            <w:bottom w:val="none" w:sz="0" w:space="0" w:color="auto"/>
            <w:right w:val="none" w:sz="0" w:space="0" w:color="auto"/>
          </w:divBdr>
        </w:div>
        <w:div w:id="510795922">
          <w:marLeft w:val="480"/>
          <w:marRight w:val="0"/>
          <w:marTop w:val="0"/>
          <w:marBottom w:val="0"/>
          <w:divBdr>
            <w:top w:val="none" w:sz="0" w:space="0" w:color="auto"/>
            <w:left w:val="none" w:sz="0" w:space="0" w:color="auto"/>
            <w:bottom w:val="none" w:sz="0" w:space="0" w:color="auto"/>
            <w:right w:val="none" w:sz="0" w:space="0" w:color="auto"/>
          </w:divBdr>
        </w:div>
        <w:div w:id="575746907">
          <w:marLeft w:val="480"/>
          <w:marRight w:val="0"/>
          <w:marTop w:val="0"/>
          <w:marBottom w:val="0"/>
          <w:divBdr>
            <w:top w:val="none" w:sz="0" w:space="0" w:color="auto"/>
            <w:left w:val="none" w:sz="0" w:space="0" w:color="auto"/>
            <w:bottom w:val="none" w:sz="0" w:space="0" w:color="auto"/>
            <w:right w:val="none" w:sz="0" w:space="0" w:color="auto"/>
          </w:divBdr>
        </w:div>
        <w:div w:id="594873025">
          <w:marLeft w:val="480"/>
          <w:marRight w:val="0"/>
          <w:marTop w:val="0"/>
          <w:marBottom w:val="0"/>
          <w:divBdr>
            <w:top w:val="none" w:sz="0" w:space="0" w:color="auto"/>
            <w:left w:val="none" w:sz="0" w:space="0" w:color="auto"/>
            <w:bottom w:val="none" w:sz="0" w:space="0" w:color="auto"/>
            <w:right w:val="none" w:sz="0" w:space="0" w:color="auto"/>
          </w:divBdr>
        </w:div>
        <w:div w:id="656693048">
          <w:marLeft w:val="480"/>
          <w:marRight w:val="0"/>
          <w:marTop w:val="0"/>
          <w:marBottom w:val="0"/>
          <w:divBdr>
            <w:top w:val="none" w:sz="0" w:space="0" w:color="auto"/>
            <w:left w:val="none" w:sz="0" w:space="0" w:color="auto"/>
            <w:bottom w:val="none" w:sz="0" w:space="0" w:color="auto"/>
            <w:right w:val="none" w:sz="0" w:space="0" w:color="auto"/>
          </w:divBdr>
        </w:div>
        <w:div w:id="902760127">
          <w:marLeft w:val="480"/>
          <w:marRight w:val="0"/>
          <w:marTop w:val="0"/>
          <w:marBottom w:val="0"/>
          <w:divBdr>
            <w:top w:val="none" w:sz="0" w:space="0" w:color="auto"/>
            <w:left w:val="none" w:sz="0" w:space="0" w:color="auto"/>
            <w:bottom w:val="none" w:sz="0" w:space="0" w:color="auto"/>
            <w:right w:val="none" w:sz="0" w:space="0" w:color="auto"/>
          </w:divBdr>
        </w:div>
        <w:div w:id="939293930">
          <w:marLeft w:val="480"/>
          <w:marRight w:val="0"/>
          <w:marTop w:val="0"/>
          <w:marBottom w:val="0"/>
          <w:divBdr>
            <w:top w:val="none" w:sz="0" w:space="0" w:color="auto"/>
            <w:left w:val="none" w:sz="0" w:space="0" w:color="auto"/>
            <w:bottom w:val="none" w:sz="0" w:space="0" w:color="auto"/>
            <w:right w:val="none" w:sz="0" w:space="0" w:color="auto"/>
          </w:divBdr>
        </w:div>
        <w:div w:id="961307950">
          <w:marLeft w:val="480"/>
          <w:marRight w:val="0"/>
          <w:marTop w:val="0"/>
          <w:marBottom w:val="0"/>
          <w:divBdr>
            <w:top w:val="none" w:sz="0" w:space="0" w:color="auto"/>
            <w:left w:val="none" w:sz="0" w:space="0" w:color="auto"/>
            <w:bottom w:val="none" w:sz="0" w:space="0" w:color="auto"/>
            <w:right w:val="none" w:sz="0" w:space="0" w:color="auto"/>
          </w:divBdr>
        </w:div>
        <w:div w:id="997078350">
          <w:marLeft w:val="480"/>
          <w:marRight w:val="0"/>
          <w:marTop w:val="0"/>
          <w:marBottom w:val="0"/>
          <w:divBdr>
            <w:top w:val="none" w:sz="0" w:space="0" w:color="auto"/>
            <w:left w:val="none" w:sz="0" w:space="0" w:color="auto"/>
            <w:bottom w:val="none" w:sz="0" w:space="0" w:color="auto"/>
            <w:right w:val="none" w:sz="0" w:space="0" w:color="auto"/>
          </w:divBdr>
        </w:div>
        <w:div w:id="1058167388">
          <w:marLeft w:val="480"/>
          <w:marRight w:val="0"/>
          <w:marTop w:val="0"/>
          <w:marBottom w:val="0"/>
          <w:divBdr>
            <w:top w:val="none" w:sz="0" w:space="0" w:color="auto"/>
            <w:left w:val="none" w:sz="0" w:space="0" w:color="auto"/>
            <w:bottom w:val="none" w:sz="0" w:space="0" w:color="auto"/>
            <w:right w:val="none" w:sz="0" w:space="0" w:color="auto"/>
          </w:divBdr>
        </w:div>
        <w:div w:id="1099329813">
          <w:marLeft w:val="480"/>
          <w:marRight w:val="0"/>
          <w:marTop w:val="0"/>
          <w:marBottom w:val="0"/>
          <w:divBdr>
            <w:top w:val="none" w:sz="0" w:space="0" w:color="auto"/>
            <w:left w:val="none" w:sz="0" w:space="0" w:color="auto"/>
            <w:bottom w:val="none" w:sz="0" w:space="0" w:color="auto"/>
            <w:right w:val="none" w:sz="0" w:space="0" w:color="auto"/>
          </w:divBdr>
        </w:div>
        <w:div w:id="1099446157">
          <w:marLeft w:val="480"/>
          <w:marRight w:val="0"/>
          <w:marTop w:val="0"/>
          <w:marBottom w:val="0"/>
          <w:divBdr>
            <w:top w:val="none" w:sz="0" w:space="0" w:color="auto"/>
            <w:left w:val="none" w:sz="0" w:space="0" w:color="auto"/>
            <w:bottom w:val="none" w:sz="0" w:space="0" w:color="auto"/>
            <w:right w:val="none" w:sz="0" w:space="0" w:color="auto"/>
          </w:divBdr>
        </w:div>
        <w:div w:id="1323852528">
          <w:marLeft w:val="480"/>
          <w:marRight w:val="0"/>
          <w:marTop w:val="0"/>
          <w:marBottom w:val="0"/>
          <w:divBdr>
            <w:top w:val="none" w:sz="0" w:space="0" w:color="auto"/>
            <w:left w:val="none" w:sz="0" w:space="0" w:color="auto"/>
            <w:bottom w:val="none" w:sz="0" w:space="0" w:color="auto"/>
            <w:right w:val="none" w:sz="0" w:space="0" w:color="auto"/>
          </w:divBdr>
        </w:div>
        <w:div w:id="1387870389">
          <w:marLeft w:val="480"/>
          <w:marRight w:val="0"/>
          <w:marTop w:val="0"/>
          <w:marBottom w:val="0"/>
          <w:divBdr>
            <w:top w:val="none" w:sz="0" w:space="0" w:color="auto"/>
            <w:left w:val="none" w:sz="0" w:space="0" w:color="auto"/>
            <w:bottom w:val="none" w:sz="0" w:space="0" w:color="auto"/>
            <w:right w:val="none" w:sz="0" w:space="0" w:color="auto"/>
          </w:divBdr>
        </w:div>
        <w:div w:id="1446122691">
          <w:marLeft w:val="480"/>
          <w:marRight w:val="0"/>
          <w:marTop w:val="0"/>
          <w:marBottom w:val="0"/>
          <w:divBdr>
            <w:top w:val="none" w:sz="0" w:space="0" w:color="auto"/>
            <w:left w:val="none" w:sz="0" w:space="0" w:color="auto"/>
            <w:bottom w:val="none" w:sz="0" w:space="0" w:color="auto"/>
            <w:right w:val="none" w:sz="0" w:space="0" w:color="auto"/>
          </w:divBdr>
        </w:div>
        <w:div w:id="1553422739">
          <w:marLeft w:val="480"/>
          <w:marRight w:val="0"/>
          <w:marTop w:val="0"/>
          <w:marBottom w:val="0"/>
          <w:divBdr>
            <w:top w:val="none" w:sz="0" w:space="0" w:color="auto"/>
            <w:left w:val="none" w:sz="0" w:space="0" w:color="auto"/>
            <w:bottom w:val="none" w:sz="0" w:space="0" w:color="auto"/>
            <w:right w:val="none" w:sz="0" w:space="0" w:color="auto"/>
          </w:divBdr>
        </w:div>
        <w:div w:id="1578049825">
          <w:marLeft w:val="480"/>
          <w:marRight w:val="0"/>
          <w:marTop w:val="0"/>
          <w:marBottom w:val="0"/>
          <w:divBdr>
            <w:top w:val="none" w:sz="0" w:space="0" w:color="auto"/>
            <w:left w:val="none" w:sz="0" w:space="0" w:color="auto"/>
            <w:bottom w:val="none" w:sz="0" w:space="0" w:color="auto"/>
            <w:right w:val="none" w:sz="0" w:space="0" w:color="auto"/>
          </w:divBdr>
        </w:div>
        <w:div w:id="1617175120">
          <w:marLeft w:val="480"/>
          <w:marRight w:val="0"/>
          <w:marTop w:val="0"/>
          <w:marBottom w:val="0"/>
          <w:divBdr>
            <w:top w:val="none" w:sz="0" w:space="0" w:color="auto"/>
            <w:left w:val="none" w:sz="0" w:space="0" w:color="auto"/>
            <w:bottom w:val="none" w:sz="0" w:space="0" w:color="auto"/>
            <w:right w:val="none" w:sz="0" w:space="0" w:color="auto"/>
          </w:divBdr>
        </w:div>
        <w:div w:id="1772236028">
          <w:marLeft w:val="480"/>
          <w:marRight w:val="0"/>
          <w:marTop w:val="0"/>
          <w:marBottom w:val="0"/>
          <w:divBdr>
            <w:top w:val="none" w:sz="0" w:space="0" w:color="auto"/>
            <w:left w:val="none" w:sz="0" w:space="0" w:color="auto"/>
            <w:bottom w:val="none" w:sz="0" w:space="0" w:color="auto"/>
            <w:right w:val="none" w:sz="0" w:space="0" w:color="auto"/>
          </w:divBdr>
        </w:div>
        <w:div w:id="1774351490">
          <w:marLeft w:val="480"/>
          <w:marRight w:val="0"/>
          <w:marTop w:val="0"/>
          <w:marBottom w:val="0"/>
          <w:divBdr>
            <w:top w:val="none" w:sz="0" w:space="0" w:color="auto"/>
            <w:left w:val="none" w:sz="0" w:space="0" w:color="auto"/>
            <w:bottom w:val="none" w:sz="0" w:space="0" w:color="auto"/>
            <w:right w:val="none" w:sz="0" w:space="0" w:color="auto"/>
          </w:divBdr>
        </w:div>
        <w:div w:id="2019114566">
          <w:marLeft w:val="480"/>
          <w:marRight w:val="0"/>
          <w:marTop w:val="0"/>
          <w:marBottom w:val="0"/>
          <w:divBdr>
            <w:top w:val="none" w:sz="0" w:space="0" w:color="auto"/>
            <w:left w:val="none" w:sz="0" w:space="0" w:color="auto"/>
            <w:bottom w:val="none" w:sz="0" w:space="0" w:color="auto"/>
            <w:right w:val="none" w:sz="0" w:space="0" w:color="auto"/>
          </w:divBdr>
        </w:div>
        <w:div w:id="2070878082">
          <w:marLeft w:val="480"/>
          <w:marRight w:val="0"/>
          <w:marTop w:val="0"/>
          <w:marBottom w:val="0"/>
          <w:divBdr>
            <w:top w:val="none" w:sz="0" w:space="0" w:color="auto"/>
            <w:left w:val="none" w:sz="0" w:space="0" w:color="auto"/>
            <w:bottom w:val="none" w:sz="0" w:space="0" w:color="auto"/>
            <w:right w:val="none" w:sz="0" w:space="0" w:color="auto"/>
          </w:divBdr>
        </w:div>
        <w:div w:id="2081442024">
          <w:marLeft w:val="480"/>
          <w:marRight w:val="0"/>
          <w:marTop w:val="0"/>
          <w:marBottom w:val="0"/>
          <w:divBdr>
            <w:top w:val="none" w:sz="0" w:space="0" w:color="auto"/>
            <w:left w:val="none" w:sz="0" w:space="0" w:color="auto"/>
            <w:bottom w:val="none" w:sz="0" w:space="0" w:color="auto"/>
            <w:right w:val="none" w:sz="0" w:space="0" w:color="auto"/>
          </w:divBdr>
        </w:div>
      </w:divsChild>
    </w:div>
    <w:div w:id="828639741">
      <w:bodyDiv w:val="1"/>
      <w:marLeft w:val="0"/>
      <w:marRight w:val="0"/>
      <w:marTop w:val="0"/>
      <w:marBottom w:val="0"/>
      <w:divBdr>
        <w:top w:val="none" w:sz="0" w:space="0" w:color="auto"/>
        <w:left w:val="none" w:sz="0" w:space="0" w:color="auto"/>
        <w:bottom w:val="none" w:sz="0" w:space="0" w:color="auto"/>
        <w:right w:val="none" w:sz="0" w:space="0" w:color="auto"/>
      </w:divBdr>
    </w:div>
    <w:div w:id="834882504">
      <w:bodyDiv w:val="1"/>
      <w:marLeft w:val="0"/>
      <w:marRight w:val="0"/>
      <w:marTop w:val="0"/>
      <w:marBottom w:val="0"/>
      <w:divBdr>
        <w:top w:val="none" w:sz="0" w:space="0" w:color="auto"/>
        <w:left w:val="none" w:sz="0" w:space="0" w:color="auto"/>
        <w:bottom w:val="none" w:sz="0" w:space="0" w:color="auto"/>
        <w:right w:val="none" w:sz="0" w:space="0" w:color="auto"/>
      </w:divBdr>
    </w:div>
    <w:div w:id="839976356">
      <w:bodyDiv w:val="1"/>
      <w:marLeft w:val="0"/>
      <w:marRight w:val="0"/>
      <w:marTop w:val="0"/>
      <w:marBottom w:val="0"/>
      <w:divBdr>
        <w:top w:val="none" w:sz="0" w:space="0" w:color="auto"/>
        <w:left w:val="none" w:sz="0" w:space="0" w:color="auto"/>
        <w:bottom w:val="none" w:sz="0" w:space="0" w:color="auto"/>
        <w:right w:val="none" w:sz="0" w:space="0" w:color="auto"/>
      </w:divBdr>
    </w:div>
    <w:div w:id="840007048">
      <w:bodyDiv w:val="1"/>
      <w:marLeft w:val="0"/>
      <w:marRight w:val="0"/>
      <w:marTop w:val="0"/>
      <w:marBottom w:val="0"/>
      <w:divBdr>
        <w:top w:val="none" w:sz="0" w:space="0" w:color="auto"/>
        <w:left w:val="none" w:sz="0" w:space="0" w:color="auto"/>
        <w:bottom w:val="none" w:sz="0" w:space="0" w:color="auto"/>
        <w:right w:val="none" w:sz="0" w:space="0" w:color="auto"/>
      </w:divBdr>
    </w:div>
    <w:div w:id="840050758">
      <w:bodyDiv w:val="1"/>
      <w:marLeft w:val="0"/>
      <w:marRight w:val="0"/>
      <w:marTop w:val="0"/>
      <w:marBottom w:val="0"/>
      <w:divBdr>
        <w:top w:val="none" w:sz="0" w:space="0" w:color="auto"/>
        <w:left w:val="none" w:sz="0" w:space="0" w:color="auto"/>
        <w:bottom w:val="none" w:sz="0" w:space="0" w:color="auto"/>
        <w:right w:val="none" w:sz="0" w:space="0" w:color="auto"/>
      </w:divBdr>
    </w:div>
    <w:div w:id="842087511">
      <w:bodyDiv w:val="1"/>
      <w:marLeft w:val="0"/>
      <w:marRight w:val="0"/>
      <w:marTop w:val="0"/>
      <w:marBottom w:val="0"/>
      <w:divBdr>
        <w:top w:val="none" w:sz="0" w:space="0" w:color="auto"/>
        <w:left w:val="none" w:sz="0" w:space="0" w:color="auto"/>
        <w:bottom w:val="none" w:sz="0" w:space="0" w:color="auto"/>
        <w:right w:val="none" w:sz="0" w:space="0" w:color="auto"/>
      </w:divBdr>
    </w:div>
    <w:div w:id="845167598">
      <w:bodyDiv w:val="1"/>
      <w:marLeft w:val="0"/>
      <w:marRight w:val="0"/>
      <w:marTop w:val="0"/>
      <w:marBottom w:val="0"/>
      <w:divBdr>
        <w:top w:val="none" w:sz="0" w:space="0" w:color="auto"/>
        <w:left w:val="none" w:sz="0" w:space="0" w:color="auto"/>
        <w:bottom w:val="none" w:sz="0" w:space="0" w:color="auto"/>
        <w:right w:val="none" w:sz="0" w:space="0" w:color="auto"/>
      </w:divBdr>
    </w:div>
    <w:div w:id="845750562">
      <w:bodyDiv w:val="1"/>
      <w:marLeft w:val="0"/>
      <w:marRight w:val="0"/>
      <w:marTop w:val="0"/>
      <w:marBottom w:val="0"/>
      <w:divBdr>
        <w:top w:val="none" w:sz="0" w:space="0" w:color="auto"/>
        <w:left w:val="none" w:sz="0" w:space="0" w:color="auto"/>
        <w:bottom w:val="none" w:sz="0" w:space="0" w:color="auto"/>
        <w:right w:val="none" w:sz="0" w:space="0" w:color="auto"/>
      </w:divBdr>
      <w:divsChild>
        <w:div w:id="9531394">
          <w:marLeft w:val="480"/>
          <w:marRight w:val="0"/>
          <w:marTop w:val="0"/>
          <w:marBottom w:val="0"/>
          <w:divBdr>
            <w:top w:val="none" w:sz="0" w:space="0" w:color="auto"/>
            <w:left w:val="none" w:sz="0" w:space="0" w:color="auto"/>
            <w:bottom w:val="none" w:sz="0" w:space="0" w:color="auto"/>
            <w:right w:val="none" w:sz="0" w:space="0" w:color="auto"/>
          </w:divBdr>
        </w:div>
        <w:div w:id="17123262">
          <w:marLeft w:val="480"/>
          <w:marRight w:val="0"/>
          <w:marTop w:val="0"/>
          <w:marBottom w:val="0"/>
          <w:divBdr>
            <w:top w:val="none" w:sz="0" w:space="0" w:color="auto"/>
            <w:left w:val="none" w:sz="0" w:space="0" w:color="auto"/>
            <w:bottom w:val="none" w:sz="0" w:space="0" w:color="auto"/>
            <w:right w:val="none" w:sz="0" w:space="0" w:color="auto"/>
          </w:divBdr>
        </w:div>
        <w:div w:id="23143222">
          <w:marLeft w:val="480"/>
          <w:marRight w:val="0"/>
          <w:marTop w:val="0"/>
          <w:marBottom w:val="0"/>
          <w:divBdr>
            <w:top w:val="none" w:sz="0" w:space="0" w:color="auto"/>
            <w:left w:val="none" w:sz="0" w:space="0" w:color="auto"/>
            <w:bottom w:val="none" w:sz="0" w:space="0" w:color="auto"/>
            <w:right w:val="none" w:sz="0" w:space="0" w:color="auto"/>
          </w:divBdr>
        </w:div>
        <w:div w:id="108664700">
          <w:marLeft w:val="480"/>
          <w:marRight w:val="0"/>
          <w:marTop w:val="0"/>
          <w:marBottom w:val="0"/>
          <w:divBdr>
            <w:top w:val="none" w:sz="0" w:space="0" w:color="auto"/>
            <w:left w:val="none" w:sz="0" w:space="0" w:color="auto"/>
            <w:bottom w:val="none" w:sz="0" w:space="0" w:color="auto"/>
            <w:right w:val="none" w:sz="0" w:space="0" w:color="auto"/>
          </w:divBdr>
        </w:div>
        <w:div w:id="118956788">
          <w:marLeft w:val="480"/>
          <w:marRight w:val="0"/>
          <w:marTop w:val="0"/>
          <w:marBottom w:val="0"/>
          <w:divBdr>
            <w:top w:val="none" w:sz="0" w:space="0" w:color="auto"/>
            <w:left w:val="none" w:sz="0" w:space="0" w:color="auto"/>
            <w:bottom w:val="none" w:sz="0" w:space="0" w:color="auto"/>
            <w:right w:val="none" w:sz="0" w:space="0" w:color="auto"/>
          </w:divBdr>
        </w:div>
        <w:div w:id="160126052">
          <w:marLeft w:val="480"/>
          <w:marRight w:val="0"/>
          <w:marTop w:val="0"/>
          <w:marBottom w:val="0"/>
          <w:divBdr>
            <w:top w:val="none" w:sz="0" w:space="0" w:color="auto"/>
            <w:left w:val="none" w:sz="0" w:space="0" w:color="auto"/>
            <w:bottom w:val="none" w:sz="0" w:space="0" w:color="auto"/>
            <w:right w:val="none" w:sz="0" w:space="0" w:color="auto"/>
          </w:divBdr>
        </w:div>
        <w:div w:id="316230719">
          <w:marLeft w:val="480"/>
          <w:marRight w:val="0"/>
          <w:marTop w:val="0"/>
          <w:marBottom w:val="0"/>
          <w:divBdr>
            <w:top w:val="none" w:sz="0" w:space="0" w:color="auto"/>
            <w:left w:val="none" w:sz="0" w:space="0" w:color="auto"/>
            <w:bottom w:val="none" w:sz="0" w:space="0" w:color="auto"/>
            <w:right w:val="none" w:sz="0" w:space="0" w:color="auto"/>
          </w:divBdr>
        </w:div>
        <w:div w:id="371882481">
          <w:marLeft w:val="480"/>
          <w:marRight w:val="0"/>
          <w:marTop w:val="0"/>
          <w:marBottom w:val="0"/>
          <w:divBdr>
            <w:top w:val="none" w:sz="0" w:space="0" w:color="auto"/>
            <w:left w:val="none" w:sz="0" w:space="0" w:color="auto"/>
            <w:bottom w:val="none" w:sz="0" w:space="0" w:color="auto"/>
            <w:right w:val="none" w:sz="0" w:space="0" w:color="auto"/>
          </w:divBdr>
        </w:div>
        <w:div w:id="462970586">
          <w:marLeft w:val="480"/>
          <w:marRight w:val="0"/>
          <w:marTop w:val="0"/>
          <w:marBottom w:val="0"/>
          <w:divBdr>
            <w:top w:val="none" w:sz="0" w:space="0" w:color="auto"/>
            <w:left w:val="none" w:sz="0" w:space="0" w:color="auto"/>
            <w:bottom w:val="none" w:sz="0" w:space="0" w:color="auto"/>
            <w:right w:val="none" w:sz="0" w:space="0" w:color="auto"/>
          </w:divBdr>
        </w:div>
        <w:div w:id="471748930">
          <w:marLeft w:val="480"/>
          <w:marRight w:val="0"/>
          <w:marTop w:val="0"/>
          <w:marBottom w:val="0"/>
          <w:divBdr>
            <w:top w:val="none" w:sz="0" w:space="0" w:color="auto"/>
            <w:left w:val="none" w:sz="0" w:space="0" w:color="auto"/>
            <w:bottom w:val="none" w:sz="0" w:space="0" w:color="auto"/>
            <w:right w:val="none" w:sz="0" w:space="0" w:color="auto"/>
          </w:divBdr>
        </w:div>
        <w:div w:id="493882530">
          <w:marLeft w:val="480"/>
          <w:marRight w:val="0"/>
          <w:marTop w:val="0"/>
          <w:marBottom w:val="0"/>
          <w:divBdr>
            <w:top w:val="none" w:sz="0" w:space="0" w:color="auto"/>
            <w:left w:val="none" w:sz="0" w:space="0" w:color="auto"/>
            <w:bottom w:val="none" w:sz="0" w:space="0" w:color="auto"/>
            <w:right w:val="none" w:sz="0" w:space="0" w:color="auto"/>
          </w:divBdr>
        </w:div>
        <w:div w:id="606348106">
          <w:marLeft w:val="480"/>
          <w:marRight w:val="0"/>
          <w:marTop w:val="0"/>
          <w:marBottom w:val="0"/>
          <w:divBdr>
            <w:top w:val="none" w:sz="0" w:space="0" w:color="auto"/>
            <w:left w:val="none" w:sz="0" w:space="0" w:color="auto"/>
            <w:bottom w:val="none" w:sz="0" w:space="0" w:color="auto"/>
            <w:right w:val="none" w:sz="0" w:space="0" w:color="auto"/>
          </w:divBdr>
        </w:div>
        <w:div w:id="696927802">
          <w:marLeft w:val="480"/>
          <w:marRight w:val="0"/>
          <w:marTop w:val="0"/>
          <w:marBottom w:val="0"/>
          <w:divBdr>
            <w:top w:val="none" w:sz="0" w:space="0" w:color="auto"/>
            <w:left w:val="none" w:sz="0" w:space="0" w:color="auto"/>
            <w:bottom w:val="none" w:sz="0" w:space="0" w:color="auto"/>
            <w:right w:val="none" w:sz="0" w:space="0" w:color="auto"/>
          </w:divBdr>
        </w:div>
        <w:div w:id="750272337">
          <w:marLeft w:val="480"/>
          <w:marRight w:val="0"/>
          <w:marTop w:val="0"/>
          <w:marBottom w:val="0"/>
          <w:divBdr>
            <w:top w:val="none" w:sz="0" w:space="0" w:color="auto"/>
            <w:left w:val="none" w:sz="0" w:space="0" w:color="auto"/>
            <w:bottom w:val="none" w:sz="0" w:space="0" w:color="auto"/>
            <w:right w:val="none" w:sz="0" w:space="0" w:color="auto"/>
          </w:divBdr>
        </w:div>
        <w:div w:id="758524679">
          <w:marLeft w:val="480"/>
          <w:marRight w:val="0"/>
          <w:marTop w:val="0"/>
          <w:marBottom w:val="0"/>
          <w:divBdr>
            <w:top w:val="none" w:sz="0" w:space="0" w:color="auto"/>
            <w:left w:val="none" w:sz="0" w:space="0" w:color="auto"/>
            <w:bottom w:val="none" w:sz="0" w:space="0" w:color="auto"/>
            <w:right w:val="none" w:sz="0" w:space="0" w:color="auto"/>
          </w:divBdr>
        </w:div>
        <w:div w:id="778568746">
          <w:marLeft w:val="480"/>
          <w:marRight w:val="0"/>
          <w:marTop w:val="0"/>
          <w:marBottom w:val="0"/>
          <w:divBdr>
            <w:top w:val="none" w:sz="0" w:space="0" w:color="auto"/>
            <w:left w:val="none" w:sz="0" w:space="0" w:color="auto"/>
            <w:bottom w:val="none" w:sz="0" w:space="0" w:color="auto"/>
            <w:right w:val="none" w:sz="0" w:space="0" w:color="auto"/>
          </w:divBdr>
        </w:div>
        <w:div w:id="848834755">
          <w:marLeft w:val="480"/>
          <w:marRight w:val="0"/>
          <w:marTop w:val="0"/>
          <w:marBottom w:val="0"/>
          <w:divBdr>
            <w:top w:val="none" w:sz="0" w:space="0" w:color="auto"/>
            <w:left w:val="none" w:sz="0" w:space="0" w:color="auto"/>
            <w:bottom w:val="none" w:sz="0" w:space="0" w:color="auto"/>
            <w:right w:val="none" w:sz="0" w:space="0" w:color="auto"/>
          </w:divBdr>
        </w:div>
        <w:div w:id="944387543">
          <w:marLeft w:val="480"/>
          <w:marRight w:val="0"/>
          <w:marTop w:val="0"/>
          <w:marBottom w:val="0"/>
          <w:divBdr>
            <w:top w:val="none" w:sz="0" w:space="0" w:color="auto"/>
            <w:left w:val="none" w:sz="0" w:space="0" w:color="auto"/>
            <w:bottom w:val="none" w:sz="0" w:space="0" w:color="auto"/>
            <w:right w:val="none" w:sz="0" w:space="0" w:color="auto"/>
          </w:divBdr>
        </w:div>
        <w:div w:id="946502037">
          <w:marLeft w:val="480"/>
          <w:marRight w:val="0"/>
          <w:marTop w:val="0"/>
          <w:marBottom w:val="0"/>
          <w:divBdr>
            <w:top w:val="none" w:sz="0" w:space="0" w:color="auto"/>
            <w:left w:val="none" w:sz="0" w:space="0" w:color="auto"/>
            <w:bottom w:val="none" w:sz="0" w:space="0" w:color="auto"/>
            <w:right w:val="none" w:sz="0" w:space="0" w:color="auto"/>
          </w:divBdr>
        </w:div>
        <w:div w:id="962148398">
          <w:marLeft w:val="480"/>
          <w:marRight w:val="0"/>
          <w:marTop w:val="0"/>
          <w:marBottom w:val="0"/>
          <w:divBdr>
            <w:top w:val="none" w:sz="0" w:space="0" w:color="auto"/>
            <w:left w:val="none" w:sz="0" w:space="0" w:color="auto"/>
            <w:bottom w:val="none" w:sz="0" w:space="0" w:color="auto"/>
            <w:right w:val="none" w:sz="0" w:space="0" w:color="auto"/>
          </w:divBdr>
        </w:div>
        <w:div w:id="1017077829">
          <w:marLeft w:val="480"/>
          <w:marRight w:val="0"/>
          <w:marTop w:val="0"/>
          <w:marBottom w:val="0"/>
          <w:divBdr>
            <w:top w:val="none" w:sz="0" w:space="0" w:color="auto"/>
            <w:left w:val="none" w:sz="0" w:space="0" w:color="auto"/>
            <w:bottom w:val="none" w:sz="0" w:space="0" w:color="auto"/>
            <w:right w:val="none" w:sz="0" w:space="0" w:color="auto"/>
          </w:divBdr>
        </w:div>
        <w:div w:id="1057319932">
          <w:marLeft w:val="480"/>
          <w:marRight w:val="0"/>
          <w:marTop w:val="0"/>
          <w:marBottom w:val="0"/>
          <w:divBdr>
            <w:top w:val="none" w:sz="0" w:space="0" w:color="auto"/>
            <w:left w:val="none" w:sz="0" w:space="0" w:color="auto"/>
            <w:bottom w:val="none" w:sz="0" w:space="0" w:color="auto"/>
            <w:right w:val="none" w:sz="0" w:space="0" w:color="auto"/>
          </w:divBdr>
        </w:div>
        <w:div w:id="1098410603">
          <w:marLeft w:val="480"/>
          <w:marRight w:val="0"/>
          <w:marTop w:val="0"/>
          <w:marBottom w:val="0"/>
          <w:divBdr>
            <w:top w:val="none" w:sz="0" w:space="0" w:color="auto"/>
            <w:left w:val="none" w:sz="0" w:space="0" w:color="auto"/>
            <w:bottom w:val="none" w:sz="0" w:space="0" w:color="auto"/>
            <w:right w:val="none" w:sz="0" w:space="0" w:color="auto"/>
          </w:divBdr>
        </w:div>
        <w:div w:id="1135441666">
          <w:marLeft w:val="480"/>
          <w:marRight w:val="0"/>
          <w:marTop w:val="0"/>
          <w:marBottom w:val="0"/>
          <w:divBdr>
            <w:top w:val="none" w:sz="0" w:space="0" w:color="auto"/>
            <w:left w:val="none" w:sz="0" w:space="0" w:color="auto"/>
            <w:bottom w:val="none" w:sz="0" w:space="0" w:color="auto"/>
            <w:right w:val="none" w:sz="0" w:space="0" w:color="auto"/>
          </w:divBdr>
        </w:div>
        <w:div w:id="1155029037">
          <w:marLeft w:val="480"/>
          <w:marRight w:val="0"/>
          <w:marTop w:val="0"/>
          <w:marBottom w:val="0"/>
          <w:divBdr>
            <w:top w:val="none" w:sz="0" w:space="0" w:color="auto"/>
            <w:left w:val="none" w:sz="0" w:space="0" w:color="auto"/>
            <w:bottom w:val="none" w:sz="0" w:space="0" w:color="auto"/>
            <w:right w:val="none" w:sz="0" w:space="0" w:color="auto"/>
          </w:divBdr>
        </w:div>
        <w:div w:id="1237667245">
          <w:marLeft w:val="480"/>
          <w:marRight w:val="0"/>
          <w:marTop w:val="0"/>
          <w:marBottom w:val="0"/>
          <w:divBdr>
            <w:top w:val="none" w:sz="0" w:space="0" w:color="auto"/>
            <w:left w:val="none" w:sz="0" w:space="0" w:color="auto"/>
            <w:bottom w:val="none" w:sz="0" w:space="0" w:color="auto"/>
            <w:right w:val="none" w:sz="0" w:space="0" w:color="auto"/>
          </w:divBdr>
        </w:div>
        <w:div w:id="1315378940">
          <w:marLeft w:val="480"/>
          <w:marRight w:val="0"/>
          <w:marTop w:val="0"/>
          <w:marBottom w:val="0"/>
          <w:divBdr>
            <w:top w:val="none" w:sz="0" w:space="0" w:color="auto"/>
            <w:left w:val="none" w:sz="0" w:space="0" w:color="auto"/>
            <w:bottom w:val="none" w:sz="0" w:space="0" w:color="auto"/>
            <w:right w:val="none" w:sz="0" w:space="0" w:color="auto"/>
          </w:divBdr>
        </w:div>
        <w:div w:id="1354961757">
          <w:marLeft w:val="480"/>
          <w:marRight w:val="0"/>
          <w:marTop w:val="0"/>
          <w:marBottom w:val="0"/>
          <w:divBdr>
            <w:top w:val="none" w:sz="0" w:space="0" w:color="auto"/>
            <w:left w:val="none" w:sz="0" w:space="0" w:color="auto"/>
            <w:bottom w:val="none" w:sz="0" w:space="0" w:color="auto"/>
            <w:right w:val="none" w:sz="0" w:space="0" w:color="auto"/>
          </w:divBdr>
        </w:div>
        <w:div w:id="1386024324">
          <w:marLeft w:val="480"/>
          <w:marRight w:val="0"/>
          <w:marTop w:val="0"/>
          <w:marBottom w:val="0"/>
          <w:divBdr>
            <w:top w:val="none" w:sz="0" w:space="0" w:color="auto"/>
            <w:left w:val="none" w:sz="0" w:space="0" w:color="auto"/>
            <w:bottom w:val="none" w:sz="0" w:space="0" w:color="auto"/>
            <w:right w:val="none" w:sz="0" w:space="0" w:color="auto"/>
          </w:divBdr>
        </w:div>
        <w:div w:id="1487476941">
          <w:marLeft w:val="480"/>
          <w:marRight w:val="0"/>
          <w:marTop w:val="0"/>
          <w:marBottom w:val="0"/>
          <w:divBdr>
            <w:top w:val="none" w:sz="0" w:space="0" w:color="auto"/>
            <w:left w:val="none" w:sz="0" w:space="0" w:color="auto"/>
            <w:bottom w:val="none" w:sz="0" w:space="0" w:color="auto"/>
            <w:right w:val="none" w:sz="0" w:space="0" w:color="auto"/>
          </w:divBdr>
        </w:div>
        <w:div w:id="1490707396">
          <w:marLeft w:val="480"/>
          <w:marRight w:val="0"/>
          <w:marTop w:val="0"/>
          <w:marBottom w:val="0"/>
          <w:divBdr>
            <w:top w:val="none" w:sz="0" w:space="0" w:color="auto"/>
            <w:left w:val="none" w:sz="0" w:space="0" w:color="auto"/>
            <w:bottom w:val="none" w:sz="0" w:space="0" w:color="auto"/>
            <w:right w:val="none" w:sz="0" w:space="0" w:color="auto"/>
          </w:divBdr>
        </w:div>
        <w:div w:id="1527676683">
          <w:marLeft w:val="480"/>
          <w:marRight w:val="0"/>
          <w:marTop w:val="0"/>
          <w:marBottom w:val="0"/>
          <w:divBdr>
            <w:top w:val="none" w:sz="0" w:space="0" w:color="auto"/>
            <w:left w:val="none" w:sz="0" w:space="0" w:color="auto"/>
            <w:bottom w:val="none" w:sz="0" w:space="0" w:color="auto"/>
            <w:right w:val="none" w:sz="0" w:space="0" w:color="auto"/>
          </w:divBdr>
        </w:div>
        <w:div w:id="1551526904">
          <w:marLeft w:val="480"/>
          <w:marRight w:val="0"/>
          <w:marTop w:val="0"/>
          <w:marBottom w:val="0"/>
          <w:divBdr>
            <w:top w:val="none" w:sz="0" w:space="0" w:color="auto"/>
            <w:left w:val="none" w:sz="0" w:space="0" w:color="auto"/>
            <w:bottom w:val="none" w:sz="0" w:space="0" w:color="auto"/>
            <w:right w:val="none" w:sz="0" w:space="0" w:color="auto"/>
          </w:divBdr>
        </w:div>
        <w:div w:id="1645544219">
          <w:marLeft w:val="480"/>
          <w:marRight w:val="0"/>
          <w:marTop w:val="0"/>
          <w:marBottom w:val="0"/>
          <w:divBdr>
            <w:top w:val="none" w:sz="0" w:space="0" w:color="auto"/>
            <w:left w:val="none" w:sz="0" w:space="0" w:color="auto"/>
            <w:bottom w:val="none" w:sz="0" w:space="0" w:color="auto"/>
            <w:right w:val="none" w:sz="0" w:space="0" w:color="auto"/>
          </w:divBdr>
        </w:div>
        <w:div w:id="1751999473">
          <w:marLeft w:val="480"/>
          <w:marRight w:val="0"/>
          <w:marTop w:val="0"/>
          <w:marBottom w:val="0"/>
          <w:divBdr>
            <w:top w:val="none" w:sz="0" w:space="0" w:color="auto"/>
            <w:left w:val="none" w:sz="0" w:space="0" w:color="auto"/>
            <w:bottom w:val="none" w:sz="0" w:space="0" w:color="auto"/>
            <w:right w:val="none" w:sz="0" w:space="0" w:color="auto"/>
          </w:divBdr>
        </w:div>
        <w:div w:id="1758019037">
          <w:marLeft w:val="480"/>
          <w:marRight w:val="0"/>
          <w:marTop w:val="0"/>
          <w:marBottom w:val="0"/>
          <w:divBdr>
            <w:top w:val="none" w:sz="0" w:space="0" w:color="auto"/>
            <w:left w:val="none" w:sz="0" w:space="0" w:color="auto"/>
            <w:bottom w:val="none" w:sz="0" w:space="0" w:color="auto"/>
            <w:right w:val="none" w:sz="0" w:space="0" w:color="auto"/>
          </w:divBdr>
        </w:div>
        <w:div w:id="1814247121">
          <w:marLeft w:val="480"/>
          <w:marRight w:val="0"/>
          <w:marTop w:val="0"/>
          <w:marBottom w:val="0"/>
          <w:divBdr>
            <w:top w:val="none" w:sz="0" w:space="0" w:color="auto"/>
            <w:left w:val="none" w:sz="0" w:space="0" w:color="auto"/>
            <w:bottom w:val="none" w:sz="0" w:space="0" w:color="auto"/>
            <w:right w:val="none" w:sz="0" w:space="0" w:color="auto"/>
          </w:divBdr>
        </w:div>
        <w:div w:id="1828981484">
          <w:marLeft w:val="480"/>
          <w:marRight w:val="0"/>
          <w:marTop w:val="0"/>
          <w:marBottom w:val="0"/>
          <w:divBdr>
            <w:top w:val="none" w:sz="0" w:space="0" w:color="auto"/>
            <w:left w:val="none" w:sz="0" w:space="0" w:color="auto"/>
            <w:bottom w:val="none" w:sz="0" w:space="0" w:color="auto"/>
            <w:right w:val="none" w:sz="0" w:space="0" w:color="auto"/>
          </w:divBdr>
        </w:div>
        <w:div w:id="1852140612">
          <w:marLeft w:val="480"/>
          <w:marRight w:val="0"/>
          <w:marTop w:val="0"/>
          <w:marBottom w:val="0"/>
          <w:divBdr>
            <w:top w:val="none" w:sz="0" w:space="0" w:color="auto"/>
            <w:left w:val="none" w:sz="0" w:space="0" w:color="auto"/>
            <w:bottom w:val="none" w:sz="0" w:space="0" w:color="auto"/>
            <w:right w:val="none" w:sz="0" w:space="0" w:color="auto"/>
          </w:divBdr>
        </w:div>
        <w:div w:id="1952545657">
          <w:marLeft w:val="480"/>
          <w:marRight w:val="0"/>
          <w:marTop w:val="0"/>
          <w:marBottom w:val="0"/>
          <w:divBdr>
            <w:top w:val="none" w:sz="0" w:space="0" w:color="auto"/>
            <w:left w:val="none" w:sz="0" w:space="0" w:color="auto"/>
            <w:bottom w:val="none" w:sz="0" w:space="0" w:color="auto"/>
            <w:right w:val="none" w:sz="0" w:space="0" w:color="auto"/>
          </w:divBdr>
        </w:div>
        <w:div w:id="2059351133">
          <w:marLeft w:val="480"/>
          <w:marRight w:val="0"/>
          <w:marTop w:val="0"/>
          <w:marBottom w:val="0"/>
          <w:divBdr>
            <w:top w:val="none" w:sz="0" w:space="0" w:color="auto"/>
            <w:left w:val="none" w:sz="0" w:space="0" w:color="auto"/>
            <w:bottom w:val="none" w:sz="0" w:space="0" w:color="auto"/>
            <w:right w:val="none" w:sz="0" w:space="0" w:color="auto"/>
          </w:divBdr>
        </w:div>
        <w:div w:id="2109235775">
          <w:marLeft w:val="480"/>
          <w:marRight w:val="0"/>
          <w:marTop w:val="0"/>
          <w:marBottom w:val="0"/>
          <w:divBdr>
            <w:top w:val="none" w:sz="0" w:space="0" w:color="auto"/>
            <w:left w:val="none" w:sz="0" w:space="0" w:color="auto"/>
            <w:bottom w:val="none" w:sz="0" w:space="0" w:color="auto"/>
            <w:right w:val="none" w:sz="0" w:space="0" w:color="auto"/>
          </w:divBdr>
        </w:div>
        <w:div w:id="2116630628">
          <w:marLeft w:val="480"/>
          <w:marRight w:val="0"/>
          <w:marTop w:val="0"/>
          <w:marBottom w:val="0"/>
          <w:divBdr>
            <w:top w:val="none" w:sz="0" w:space="0" w:color="auto"/>
            <w:left w:val="none" w:sz="0" w:space="0" w:color="auto"/>
            <w:bottom w:val="none" w:sz="0" w:space="0" w:color="auto"/>
            <w:right w:val="none" w:sz="0" w:space="0" w:color="auto"/>
          </w:divBdr>
        </w:div>
        <w:div w:id="2120682604">
          <w:marLeft w:val="480"/>
          <w:marRight w:val="0"/>
          <w:marTop w:val="0"/>
          <w:marBottom w:val="0"/>
          <w:divBdr>
            <w:top w:val="none" w:sz="0" w:space="0" w:color="auto"/>
            <w:left w:val="none" w:sz="0" w:space="0" w:color="auto"/>
            <w:bottom w:val="none" w:sz="0" w:space="0" w:color="auto"/>
            <w:right w:val="none" w:sz="0" w:space="0" w:color="auto"/>
          </w:divBdr>
        </w:div>
        <w:div w:id="2135325037">
          <w:marLeft w:val="480"/>
          <w:marRight w:val="0"/>
          <w:marTop w:val="0"/>
          <w:marBottom w:val="0"/>
          <w:divBdr>
            <w:top w:val="none" w:sz="0" w:space="0" w:color="auto"/>
            <w:left w:val="none" w:sz="0" w:space="0" w:color="auto"/>
            <w:bottom w:val="none" w:sz="0" w:space="0" w:color="auto"/>
            <w:right w:val="none" w:sz="0" w:space="0" w:color="auto"/>
          </w:divBdr>
        </w:div>
      </w:divsChild>
    </w:div>
    <w:div w:id="849371614">
      <w:bodyDiv w:val="1"/>
      <w:marLeft w:val="0"/>
      <w:marRight w:val="0"/>
      <w:marTop w:val="0"/>
      <w:marBottom w:val="0"/>
      <w:divBdr>
        <w:top w:val="none" w:sz="0" w:space="0" w:color="auto"/>
        <w:left w:val="none" w:sz="0" w:space="0" w:color="auto"/>
        <w:bottom w:val="none" w:sz="0" w:space="0" w:color="auto"/>
        <w:right w:val="none" w:sz="0" w:space="0" w:color="auto"/>
      </w:divBdr>
      <w:divsChild>
        <w:div w:id="104085110">
          <w:marLeft w:val="480"/>
          <w:marRight w:val="0"/>
          <w:marTop w:val="0"/>
          <w:marBottom w:val="0"/>
          <w:divBdr>
            <w:top w:val="none" w:sz="0" w:space="0" w:color="auto"/>
            <w:left w:val="none" w:sz="0" w:space="0" w:color="auto"/>
            <w:bottom w:val="none" w:sz="0" w:space="0" w:color="auto"/>
            <w:right w:val="none" w:sz="0" w:space="0" w:color="auto"/>
          </w:divBdr>
        </w:div>
        <w:div w:id="160201375">
          <w:marLeft w:val="480"/>
          <w:marRight w:val="0"/>
          <w:marTop w:val="0"/>
          <w:marBottom w:val="0"/>
          <w:divBdr>
            <w:top w:val="none" w:sz="0" w:space="0" w:color="auto"/>
            <w:left w:val="none" w:sz="0" w:space="0" w:color="auto"/>
            <w:bottom w:val="none" w:sz="0" w:space="0" w:color="auto"/>
            <w:right w:val="none" w:sz="0" w:space="0" w:color="auto"/>
          </w:divBdr>
        </w:div>
        <w:div w:id="240991427">
          <w:marLeft w:val="480"/>
          <w:marRight w:val="0"/>
          <w:marTop w:val="0"/>
          <w:marBottom w:val="0"/>
          <w:divBdr>
            <w:top w:val="none" w:sz="0" w:space="0" w:color="auto"/>
            <w:left w:val="none" w:sz="0" w:space="0" w:color="auto"/>
            <w:bottom w:val="none" w:sz="0" w:space="0" w:color="auto"/>
            <w:right w:val="none" w:sz="0" w:space="0" w:color="auto"/>
          </w:divBdr>
        </w:div>
        <w:div w:id="282461423">
          <w:marLeft w:val="480"/>
          <w:marRight w:val="0"/>
          <w:marTop w:val="0"/>
          <w:marBottom w:val="0"/>
          <w:divBdr>
            <w:top w:val="none" w:sz="0" w:space="0" w:color="auto"/>
            <w:left w:val="none" w:sz="0" w:space="0" w:color="auto"/>
            <w:bottom w:val="none" w:sz="0" w:space="0" w:color="auto"/>
            <w:right w:val="none" w:sz="0" w:space="0" w:color="auto"/>
          </w:divBdr>
        </w:div>
        <w:div w:id="330529258">
          <w:marLeft w:val="480"/>
          <w:marRight w:val="0"/>
          <w:marTop w:val="0"/>
          <w:marBottom w:val="0"/>
          <w:divBdr>
            <w:top w:val="none" w:sz="0" w:space="0" w:color="auto"/>
            <w:left w:val="none" w:sz="0" w:space="0" w:color="auto"/>
            <w:bottom w:val="none" w:sz="0" w:space="0" w:color="auto"/>
            <w:right w:val="none" w:sz="0" w:space="0" w:color="auto"/>
          </w:divBdr>
        </w:div>
        <w:div w:id="365061895">
          <w:marLeft w:val="480"/>
          <w:marRight w:val="0"/>
          <w:marTop w:val="0"/>
          <w:marBottom w:val="0"/>
          <w:divBdr>
            <w:top w:val="none" w:sz="0" w:space="0" w:color="auto"/>
            <w:left w:val="none" w:sz="0" w:space="0" w:color="auto"/>
            <w:bottom w:val="none" w:sz="0" w:space="0" w:color="auto"/>
            <w:right w:val="none" w:sz="0" w:space="0" w:color="auto"/>
          </w:divBdr>
        </w:div>
        <w:div w:id="428159460">
          <w:marLeft w:val="480"/>
          <w:marRight w:val="0"/>
          <w:marTop w:val="0"/>
          <w:marBottom w:val="0"/>
          <w:divBdr>
            <w:top w:val="none" w:sz="0" w:space="0" w:color="auto"/>
            <w:left w:val="none" w:sz="0" w:space="0" w:color="auto"/>
            <w:bottom w:val="none" w:sz="0" w:space="0" w:color="auto"/>
            <w:right w:val="none" w:sz="0" w:space="0" w:color="auto"/>
          </w:divBdr>
        </w:div>
        <w:div w:id="450511118">
          <w:marLeft w:val="480"/>
          <w:marRight w:val="0"/>
          <w:marTop w:val="0"/>
          <w:marBottom w:val="0"/>
          <w:divBdr>
            <w:top w:val="none" w:sz="0" w:space="0" w:color="auto"/>
            <w:left w:val="none" w:sz="0" w:space="0" w:color="auto"/>
            <w:bottom w:val="none" w:sz="0" w:space="0" w:color="auto"/>
            <w:right w:val="none" w:sz="0" w:space="0" w:color="auto"/>
          </w:divBdr>
        </w:div>
        <w:div w:id="457770865">
          <w:marLeft w:val="480"/>
          <w:marRight w:val="0"/>
          <w:marTop w:val="0"/>
          <w:marBottom w:val="0"/>
          <w:divBdr>
            <w:top w:val="none" w:sz="0" w:space="0" w:color="auto"/>
            <w:left w:val="none" w:sz="0" w:space="0" w:color="auto"/>
            <w:bottom w:val="none" w:sz="0" w:space="0" w:color="auto"/>
            <w:right w:val="none" w:sz="0" w:space="0" w:color="auto"/>
          </w:divBdr>
        </w:div>
        <w:div w:id="474180719">
          <w:marLeft w:val="480"/>
          <w:marRight w:val="0"/>
          <w:marTop w:val="0"/>
          <w:marBottom w:val="0"/>
          <w:divBdr>
            <w:top w:val="none" w:sz="0" w:space="0" w:color="auto"/>
            <w:left w:val="none" w:sz="0" w:space="0" w:color="auto"/>
            <w:bottom w:val="none" w:sz="0" w:space="0" w:color="auto"/>
            <w:right w:val="none" w:sz="0" w:space="0" w:color="auto"/>
          </w:divBdr>
        </w:div>
        <w:div w:id="553540586">
          <w:marLeft w:val="480"/>
          <w:marRight w:val="0"/>
          <w:marTop w:val="0"/>
          <w:marBottom w:val="0"/>
          <w:divBdr>
            <w:top w:val="none" w:sz="0" w:space="0" w:color="auto"/>
            <w:left w:val="none" w:sz="0" w:space="0" w:color="auto"/>
            <w:bottom w:val="none" w:sz="0" w:space="0" w:color="auto"/>
            <w:right w:val="none" w:sz="0" w:space="0" w:color="auto"/>
          </w:divBdr>
        </w:div>
        <w:div w:id="632439972">
          <w:marLeft w:val="480"/>
          <w:marRight w:val="0"/>
          <w:marTop w:val="0"/>
          <w:marBottom w:val="0"/>
          <w:divBdr>
            <w:top w:val="none" w:sz="0" w:space="0" w:color="auto"/>
            <w:left w:val="none" w:sz="0" w:space="0" w:color="auto"/>
            <w:bottom w:val="none" w:sz="0" w:space="0" w:color="auto"/>
            <w:right w:val="none" w:sz="0" w:space="0" w:color="auto"/>
          </w:divBdr>
        </w:div>
        <w:div w:id="638649553">
          <w:marLeft w:val="480"/>
          <w:marRight w:val="0"/>
          <w:marTop w:val="0"/>
          <w:marBottom w:val="0"/>
          <w:divBdr>
            <w:top w:val="none" w:sz="0" w:space="0" w:color="auto"/>
            <w:left w:val="none" w:sz="0" w:space="0" w:color="auto"/>
            <w:bottom w:val="none" w:sz="0" w:space="0" w:color="auto"/>
            <w:right w:val="none" w:sz="0" w:space="0" w:color="auto"/>
          </w:divBdr>
        </w:div>
        <w:div w:id="659967367">
          <w:marLeft w:val="480"/>
          <w:marRight w:val="0"/>
          <w:marTop w:val="0"/>
          <w:marBottom w:val="0"/>
          <w:divBdr>
            <w:top w:val="none" w:sz="0" w:space="0" w:color="auto"/>
            <w:left w:val="none" w:sz="0" w:space="0" w:color="auto"/>
            <w:bottom w:val="none" w:sz="0" w:space="0" w:color="auto"/>
            <w:right w:val="none" w:sz="0" w:space="0" w:color="auto"/>
          </w:divBdr>
        </w:div>
        <w:div w:id="835417267">
          <w:marLeft w:val="480"/>
          <w:marRight w:val="0"/>
          <w:marTop w:val="0"/>
          <w:marBottom w:val="0"/>
          <w:divBdr>
            <w:top w:val="none" w:sz="0" w:space="0" w:color="auto"/>
            <w:left w:val="none" w:sz="0" w:space="0" w:color="auto"/>
            <w:bottom w:val="none" w:sz="0" w:space="0" w:color="auto"/>
            <w:right w:val="none" w:sz="0" w:space="0" w:color="auto"/>
          </w:divBdr>
        </w:div>
        <w:div w:id="857548367">
          <w:marLeft w:val="480"/>
          <w:marRight w:val="0"/>
          <w:marTop w:val="0"/>
          <w:marBottom w:val="0"/>
          <w:divBdr>
            <w:top w:val="none" w:sz="0" w:space="0" w:color="auto"/>
            <w:left w:val="none" w:sz="0" w:space="0" w:color="auto"/>
            <w:bottom w:val="none" w:sz="0" w:space="0" w:color="auto"/>
            <w:right w:val="none" w:sz="0" w:space="0" w:color="auto"/>
          </w:divBdr>
        </w:div>
        <w:div w:id="857740202">
          <w:marLeft w:val="480"/>
          <w:marRight w:val="0"/>
          <w:marTop w:val="0"/>
          <w:marBottom w:val="0"/>
          <w:divBdr>
            <w:top w:val="none" w:sz="0" w:space="0" w:color="auto"/>
            <w:left w:val="none" w:sz="0" w:space="0" w:color="auto"/>
            <w:bottom w:val="none" w:sz="0" w:space="0" w:color="auto"/>
            <w:right w:val="none" w:sz="0" w:space="0" w:color="auto"/>
          </w:divBdr>
        </w:div>
        <w:div w:id="933321543">
          <w:marLeft w:val="480"/>
          <w:marRight w:val="0"/>
          <w:marTop w:val="0"/>
          <w:marBottom w:val="0"/>
          <w:divBdr>
            <w:top w:val="none" w:sz="0" w:space="0" w:color="auto"/>
            <w:left w:val="none" w:sz="0" w:space="0" w:color="auto"/>
            <w:bottom w:val="none" w:sz="0" w:space="0" w:color="auto"/>
            <w:right w:val="none" w:sz="0" w:space="0" w:color="auto"/>
          </w:divBdr>
        </w:div>
        <w:div w:id="1067605616">
          <w:marLeft w:val="480"/>
          <w:marRight w:val="0"/>
          <w:marTop w:val="0"/>
          <w:marBottom w:val="0"/>
          <w:divBdr>
            <w:top w:val="none" w:sz="0" w:space="0" w:color="auto"/>
            <w:left w:val="none" w:sz="0" w:space="0" w:color="auto"/>
            <w:bottom w:val="none" w:sz="0" w:space="0" w:color="auto"/>
            <w:right w:val="none" w:sz="0" w:space="0" w:color="auto"/>
          </w:divBdr>
        </w:div>
        <w:div w:id="1094210657">
          <w:marLeft w:val="480"/>
          <w:marRight w:val="0"/>
          <w:marTop w:val="0"/>
          <w:marBottom w:val="0"/>
          <w:divBdr>
            <w:top w:val="none" w:sz="0" w:space="0" w:color="auto"/>
            <w:left w:val="none" w:sz="0" w:space="0" w:color="auto"/>
            <w:bottom w:val="none" w:sz="0" w:space="0" w:color="auto"/>
            <w:right w:val="none" w:sz="0" w:space="0" w:color="auto"/>
          </w:divBdr>
        </w:div>
        <w:div w:id="1123041062">
          <w:marLeft w:val="480"/>
          <w:marRight w:val="0"/>
          <w:marTop w:val="0"/>
          <w:marBottom w:val="0"/>
          <w:divBdr>
            <w:top w:val="none" w:sz="0" w:space="0" w:color="auto"/>
            <w:left w:val="none" w:sz="0" w:space="0" w:color="auto"/>
            <w:bottom w:val="none" w:sz="0" w:space="0" w:color="auto"/>
            <w:right w:val="none" w:sz="0" w:space="0" w:color="auto"/>
          </w:divBdr>
        </w:div>
        <w:div w:id="1189106913">
          <w:marLeft w:val="480"/>
          <w:marRight w:val="0"/>
          <w:marTop w:val="0"/>
          <w:marBottom w:val="0"/>
          <w:divBdr>
            <w:top w:val="none" w:sz="0" w:space="0" w:color="auto"/>
            <w:left w:val="none" w:sz="0" w:space="0" w:color="auto"/>
            <w:bottom w:val="none" w:sz="0" w:space="0" w:color="auto"/>
            <w:right w:val="none" w:sz="0" w:space="0" w:color="auto"/>
          </w:divBdr>
        </w:div>
        <w:div w:id="1236162894">
          <w:marLeft w:val="480"/>
          <w:marRight w:val="0"/>
          <w:marTop w:val="0"/>
          <w:marBottom w:val="0"/>
          <w:divBdr>
            <w:top w:val="none" w:sz="0" w:space="0" w:color="auto"/>
            <w:left w:val="none" w:sz="0" w:space="0" w:color="auto"/>
            <w:bottom w:val="none" w:sz="0" w:space="0" w:color="auto"/>
            <w:right w:val="none" w:sz="0" w:space="0" w:color="auto"/>
          </w:divBdr>
        </w:div>
        <w:div w:id="1244946453">
          <w:marLeft w:val="480"/>
          <w:marRight w:val="0"/>
          <w:marTop w:val="0"/>
          <w:marBottom w:val="0"/>
          <w:divBdr>
            <w:top w:val="none" w:sz="0" w:space="0" w:color="auto"/>
            <w:left w:val="none" w:sz="0" w:space="0" w:color="auto"/>
            <w:bottom w:val="none" w:sz="0" w:space="0" w:color="auto"/>
            <w:right w:val="none" w:sz="0" w:space="0" w:color="auto"/>
          </w:divBdr>
        </w:div>
        <w:div w:id="1269196948">
          <w:marLeft w:val="480"/>
          <w:marRight w:val="0"/>
          <w:marTop w:val="0"/>
          <w:marBottom w:val="0"/>
          <w:divBdr>
            <w:top w:val="none" w:sz="0" w:space="0" w:color="auto"/>
            <w:left w:val="none" w:sz="0" w:space="0" w:color="auto"/>
            <w:bottom w:val="none" w:sz="0" w:space="0" w:color="auto"/>
            <w:right w:val="none" w:sz="0" w:space="0" w:color="auto"/>
          </w:divBdr>
        </w:div>
        <w:div w:id="1279066731">
          <w:marLeft w:val="480"/>
          <w:marRight w:val="0"/>
          <w:marTop w:val="0"/>
          <w:marBottom w:val="0"/>
          <w:divBdr>
            <w:top w:val="none" w:sz="0" w:space="0" w:color="auto"/>
            <w:left w:val="none" w:sz="0" w:space="0" w:color="auto"/>
            <w:bottom w:val="none" w:sz="0" w:space="0" w:color="auto"/>
            <w:right w:val="none" w:sz="0" w:space="0" w:color="auto"/>
          </w:divBdr>
        </w:div>
        <w:div w:id="1287658566">
          <w:marLeft w:val="480"/>
          <w:marRight w:val="0"/>
          <w:marTop w:val="0"/>
          <w:marBottom w:val="0"/>
          <w:divBdr>
            <w:top w:val="none" w:sz="0" w:space="0" w:color="auto"/>
            <w:left w:val="none" w:sz="0" w:space="0" w:color="auto"/>
            <w:bottom w:val="none" w:sz="0" w:space="0" w:color="auto"/>
            <w:right w:val="none" w:sz="0" w:space="0" w:color="auto"/>
          </w:divBdr>
        </w:div>
        <w:div w:id="1320770659">
          <w:marLeft w:val="480"/>
          <w:marRight w:val="0"/>
          <w:marTop w:val="0"/>
          <w:marBottom w:val="0"/>
          <w:divBdr>
            <w:top w:val="none" w:sz="0" w:space="0" w:color="auto"/>
            <w:left w:val="none" w:sz="0" w:space="0" w:color="auto"/>
            <w:bottom w:val="none" w:sz="0" w:space="0" w:color="auto"/>
            <w:right w:val="none" w:sz="0" w:space="0" w:color="auto"/>
          </w:divBdr>
        </w:div>
        <w:div w:id="1387073516">
          <w:marLeft w:val="480"/>
          <w:marRight w:val="0"/>
          <w:marTop w:val="0"/>
          <w:marBottom w:val="0"/>
          <w:divBdr>
            <w:top w:val="none" w:sz="0" w:space="0" w:color="auto"/>
            <w:left w:val="none" w:sz="0" w:space="0" w:color="auto"/>
            <w:bottom w:val="none" w:sz="0" w:space="0" w:color="auto"/>
            <w:right w:val="none" w:sz="0" w:space="0" w:color="auto"/>
          </w:divBdr>
        </w:div>
        <w:div w:id="1423989958">
          <w:marLeft w:val="480"/>
          <w:marRight w:val="0"/>
          <w:marTop w:val="0"/>
          <w:marBottom w:val="0"/>
          <w:divBdr>
            <w:top w:val="none" w:sz="0" w:space="0" w:color="auto"/>
            <w:left w:val="none" w:sz="0" w:space="0" w:color="auto"/>
            <w:bottom w:val="none" w:sz="0" w:space="0" w:color="auto"/>
            <w:right w:val="none" w:sz="0" w:space="0" w:color="auto"/>
          </w:divBdr>
        </w:div>
        <w:div w:id="1481580657">
          <w:marLeft w:val="480"/>
          <w:marRight w:val="0"/>
          <w:marTop w:val="0"/>
          <w:marBottom w:val="0"/>
          <w:divBdr>
            <w:top w:val="none" w:sz="0" w:space="0" w:color="auto"/>
            <w:left w:val="none" w:sz="0" w:space="0" w:color="auto"/>
            <w:bottom w:val="none" w:sz="0" w:space="0" w:color="auto"/>
            <w:right w:val="none" w:sz="0" w:space="0" w:color="auto"/>
          </w:divBdr>
        </w:div>
        <w:div w:id="1639915997">
          <w:marLeft w:val="480"/>
          <w:marRight w:val="0"/>
          <w:marTop w:val="0"/>
          <w:marBottom w:val="0"/>
          <w:divBdr>
            <w:top w:val="none" w:sz="0" w:space="0" w:color="auto"/>
            <w:left w:val="none" w:sz="0" w:space="0" w:color="auto"/>
            <w:bottom w:val="none" w:sz="0" w:space="0" w:color="auto"/>
            <w:right w:val="none" w:sz="0" w:space="0" w:color="auto"/>
          </w:divBdr>
        </w:div>
        <w:div w:id="1692952244">
          <w:marLeft w:val="480"/>
          <w:marRight w:val="0"/>
          <w:marTop w:val="0"/>
          <w:marBottom w:val="0"/>
          <w:divBdr>
            <w:top w:val="none" w:sz="0" w:space="0" w:color="auto"/>
            <w:left w:val="none" w:sz="0" w:space="0" w:color="auto"/>
            <w:bottom w:val="none" w:sz="0" w:space="0" w:color="auto"/>
            <w:right w:val="none" w:sz="0" w:space="0" w:color="auto"/>
          </w:divBdr>
        </w:div>
        <w:div w:id="1908106412">
          <w:marLeft w:val="480"/>
          <w:marRight w:val="0"/>
          <w:marTop w:val="0"/>
          <w:marBottom w:val="0"/>
          <w:divBdr>
            <w:top w:val="none" w:sz="0" w:space="0" w:color="auto"/>
            <w:left w:val="none" w:sz="0" w:space="0" w:color="auto"/>
            <w:bottom w:val="none" w:sz="0" w:space="0" w:color="auto"/>
            <w:right w:val="none" w:sz="0" w:space="0" w:color="auto"/>
          </w:divBdr>
        </w:div>
      </w:divsChild>
    </w:div>
    <w:div w:id="849954151">
      <w:bodyDiv w:val="1"/>
      <w:marLeft w:val="0"/>
      <w:marRight w:val="0"/>
      <w:marTop w:val="0"/>
      <w:marBottom w:val="0"/>
      <w:divBdr>
        <w:top w:val="none" w:sz="0" w:space="0" w:color="auto"/>
        <w:left w:val="none" w:sz="0" w:space="0" w:color="auto"/>
        <w:bottom w:val="none" w:sz="0" w:space="0" w:color="auto"/>
        <w:right w:val="none" w:sz="0" w:space="0" w:color="auto"/>
      </w:divBdr>
    </w:div>
    <w:div w:id="851459909">
      <w:bodyDiv w:val="1"/>
      <w:marLeft w:val="0"/>
      <w:marRight w:val="0"/>
      <w:marTop w:val="0"/>
      <w:marBottom w:val="0"/>
      <w:divBdr>
        <w:top w:val="none" w:sz="0" w:space="0" w:color="auto"/>
        <w:left w:val="none" w:sz="0" w:space="0" w:color="auto"/>
        <w:bottom w:val="none" w:sz="0" w:space="0" w:color="auto"/>
        <w:right w:val="none" w:sz="0" w:space="0" w:color="auto"/>
      </w:divBdr>
    </w:div>
    <w:div w:id="856508790">
      <w:bodyDiv w:val="1"/>
      <w:marLeft w:val="0"/>
      <w:marRight w:val="0"/>
      <w:marTop w:val="0"/>
      <w:marBottom w:val="0"/>
      <w:divBdr>
        <w:top w:val="none" w:sz="0" w:space="0" w:color="auto"/>
        <w:left w:val="none" w:sz="0" w:space="0" w:color="auto"/>
        <w:bottom w:val="none" w:sz="0" w:space="0" w:color="auto"/>
        <w:right w:val="none" w:sz="0" w:space="0" w:color="auto"/>
      </w:divBdr>
    </w:div>
    <w:div w:id="857739629">
      <w:bodyDiv w:val="1"/>
      <w:marLeft w:val="0"/>
      <w:marRight w:val="0"/>
      <w:marTop w:val="0"/>
      <w:marBottom w:val="0"/>
      <w:divBdr>
        <w:top w:val="none" w:sz="0" w:space="0" w:color="auto"/>
        <w:left w:val="none" w:sz="0" w:space="0" w:color="auto"/>
        <w:bottom w:val="none" w:sz="0" w:space="0" w:color="auto"/>
        <w:right w:val="none" w:sz="0" w:space="0" w:color="auto"/>
      </w:divBdr>
    </w:div>
    <w:div w:id="859439908">
      <w:bodyDiv w:val="1"/>
      <w:marLeft w:val="0"/>
      <w:marRight w:val="0"/>
      <w:marTop w:val="0"/>
      <w:marBottom w:val="0"/>
      <w:divBdr>
        <w:top w:val="none" w:sz="0" w:space="0" w:color="auto"/>
        <w:left w:val="none" w:sz="0" w:space="0" w:color="auto"/>
        <w:bottom w:val="none" w:sz="0" w:space="0" w:color="auto"/>
        <w:right w:val="none" w:sz="0" w:space="0" w:color="auto"/>
      </w:divBdr>
    </w:div>
    <w:div w:id="860052825">
      <w:bodyDiv w:val="1"/>
      <w:marLeft w:val="0"/>
      <w:marRight w:val="0"/>
      <w:marTop w:val="0"/>
      <w:marBottom w:val="0"/>
      <w:divBdr>
        <w:top w:val="none" w:sz="0" w:space="0" w:color="auto"/>
        <w:left w:val="none" w:sz="0" w:space="0" w:color="auto"/>
        <w:bottom w:val="none" w:sz="0" w:space="0" w:color="auto"/>
        <w:right w:val="none" w:sz="0" w:space="0" w:color="auto"/>
      </w:divBdr>
    </w:div>
    <w:div w:id="862137667">
      <w:bodyDiv w:val="1"/>
      <w:marLeft w:val="0"/>
      <w:marRight w:val="0"/>
      <w:marTop w:val="0"/>
      <w:marBottom w:val="0"/>
      <w:divBdr>
        <w:top w:val="none" w:sz="0" w:space="0" w:color="auto"/>
        <w:left w:val="none" w:sz="0" w:space="0" w:color="auto"/>
        <w:bottom w:val="none" w:sz="0" w:space="0" w:color="auto"/>
        <w:right w:val="none" w:sz="0" w:space="0" w:color="auto"/>
      </w:divBdr>
    </w:div>
    <w:div w:id="869875688">
      <w:bodyDiv w:val="1"/>
      <w:marLeft w:val="0"/>
      <w:marRight w:val="0"/>
      <w:marTop w:val="0"/>
      <w:marBottom w:val="0"/>
      <w:divBdr>
        <w:top w:val="none" w:sz="0" w:space="0" w:color="auto"/>
        <w:left w:val="none" w:sz="0" w:space="0" w:color="auto"/>
        <w:bottom w:val="none" w:sz="0" w:space="0" w:color="auto"/>
        <w:right w:val="none" w:sz="0" w:space="0" w:color="auto"/>
      </w:divBdr>
    </w:div>
    <w:div w:id="871528941">
      <w:bodyDiv w:val="1"/>
      <w:marLeft w:val="0"/>
      <w:marRight w:val="0"/>
      <w:marTop w:val="0"/>
      <w:marBottom w:val="0"/>
      <w:divBdr>
        <w:top w:val="none" w:sz="0" w:space="0" w:color="auto"/>
        <w:left w:val="none" w:sz="0" w:space="0" w:color="auto"/>
        <w:bottom w:val="none" w:sz="0" w:space="0" w:color="auto"/>
        <w:right w:val="none" w:sz="0" w:space="0" w:color="auto"/>
      </w:divBdr>
    </w:div>
    <w:div w:id="875000086">
      <w:bodyDiv w:val="1"/>
      <w:marLeft w:val="0"/>
      <w:marRight w:val="0"/>
      <w:marTop w:val="0"/>
      <w:marBottom w:val="0"/>
      <w:divBdr>
        <w:top w:val="none" w:sz="0" w:space="0" w:color="auto"/>
        <w:left w:val="none" w:sz="0" w:space="0" w:color="auto"/>
        <w:bottom w:val="none" w:sz="0" w:space="0" w:color="auto"/>
        <w:right w:val="none" w:sz="0" w:space="0" w:color="auto"/>
      </w:divBdr>
    </w:div>
    <w:div w:id="875579849">
      <w:bodyDiv w:val="1"/>
      <w:marLeft w:val="0"/>
      <w:marRight w:val="0"/>
      <w:marTop w:val="0"/>
      <w:marBottom w:val="0"/>
      <w:divBdr>
        <w:top w:val="none" w:sz="0" w:space="0" w:color="auto"/>
        <w:left w:val="none" w:sz="0" w:space="0" w:color="auto"/>
        <w:bottom w:val="none" w:sz="0" w:space="0" w:color="auto"/>
        <w:right w:val="none" w:sz="0" w:space="0" w:color="auto"/>
      </w:divBdr>
    </w:div>
    <w:div w:id="876968557">
      <w:bodyDiv w:val="1"/>
      <w:marLeft w:val="0"/>
      <w:marRight w:val="0"/>
      <w:marTop w:val="0"/>
      <w:marBottom w:val="0"/>
      <w:divBdr>
        <w:top w:val="none" w:sz="0" w:space="0" w:color="auto"/>
        <w:left w:val="none" w:sz="0" w:space="0" w:color="auto"/>
        <w:bottom w:val="none" w:sz="0" w:space="0" w:color="auto"/>
        <w:right w:val="none" w:sz="0" w:space="0" w:color="auto"/>
      </w:divBdr>
    </w:div>
    <w:div w:id="879633727">
      <w:bodyDiv w:val="1"/>
      <w:marLeft w:val="0"/>
      <w:marRight w:val="0"/>
      <w:marTop w:val="0"/>
      <w:marBottom w:val="0"/>
      <w:divBdr>
        <w:top w:val="none" w:sz="0" w:space="0" w:color="auto"/>
        <w:left w:val="none" w:sz="0" w:space="0" w:color="auto"/>
        <w:bottom w:val="none" w:sz="0" w:space="0" w:color="auto"/>
        <w:right w:val="none" w:sz="0" w:space="0" w:color="auto"/>
      </w:divBdr>
    </w:div>
    <w:div w:id="881482090">
      <w:bodyDiv w:val="1"/>
      <w:marLeft w:val="0"/>
      <w:marRight w:val="0"/>
      <w:marTop w:val="0"/>
      <w:marBottom w:val="0"/>
      <w:divBdr>
        <w:top w:val="none" w:sz="0" w:space="0" w:color="auto"/>
        <w:left w:val="none" w:sz="0" w:space="0" w:color="auto"/>
        <w:bottom w:val="none" w:sz="0" w:space="0" w:color="auto"/>
        <w:right w:val="none" w:sz="0" w:space="0" w:color="auto"/>
      </w:divBdr>
    </w:div>
    <w:div w:id="881943740">
      <w:bodyDiv w:val="1"/>
      <w:marLeft w:val="0"/>
      <w:marRight w:val="0"/>
      <w:marTop w:val="0"/>
      <w:marBottom w:val="0"/>
      <w:divBdr>
        <w:top w:val="none" w:sz="0" w:space="0" w:color="auto"/>
        <w:left w:val="none" w:sz="0" w:space="0" w:color="auto"/>
        <w:bottom w:val="none" w:sz="0" w:space="0" w:color="auto"/>
        <w:right w:val="none" w:sz="0" w:space="0" w:color="auto"/>
      </w:divBdr>
    </w:div>
    <w:div w:id="882984515">
      <w:bodyDiv w:val="1"/>
      <w:marLeft w:val="0"/>
      <w:marRight w:val="0"/>
      <w:marTop w:val="0"/>
      <w:marBottom w:val="0"/>
      <w:divBdr>
        <w:top w:val="none" w:sz="0" w:space="0" w:color="auto"/>
        <w:left w:val="none" w:sz="0" w:space="0" w:color="auto"/>
        <w:bottom w:val="none" w:sz="0" w:space="0" w:color="auto"/>
        <w:right w:val="none" w:sz="0" w:space="0" w:color="auto"/>
      </w:divBdr>
      <w:divsChild>
        <w:div w:id="225577276">
          <w:marLeft w:val="480"/>
          <w:marRight w:val="0"/>
          <w:marTop w:val="0"/>
          <w:marBottom w:val="0"/>
          <w:divBdr>
            <w:top w:val="none" w:sz="0" w:space="0" w:color="auto"/>
            <w:left w:val="none" w:sz="0" w:space="0" w:color="auto"/>
            <w:bottom w:val="none" w:sz="0" w:space="0" w:color="auto"/>
            <w:right w:val="none" w:sz="0" w:space="0" w:color="auto"/>
          </w:divBdr>
        </w:div>
        <w:div w:id="522671145">
          <w:marLeft w:val="480"/>
          <w:marRight w:val="0"/>
          <w:marTop w:val="0"/>
          <w:marBottom w:val="0"/>
          <w:divBdr>
            <w:top w:val="none" w:sz="0" w:space="0" w:color="auto"/>
            <w:left w:val="none" w:sz="0" w:space="0" w:color="auto"/>
            <w:bottom w:val="none" w:sz="0" w:space="0" w:color="auto"/>
            <w:right w:val="none" w:sz="0" w:space="0" w:color="auto"/>
          </w:divBdr>
        </w:div>
        <w:div w:id="801340759">
          <w:marLeft w:val="480"/>
          <w:marRight w:val="0"/>
          <w:marTop w:val="0"/>
          <w:marBottom w:val="0"/>
          <w:divBdr>
            <w:top w:val="none" w:sz="0" w:space="0" w:color="auto"/>
            <w:left w:val="none" w:sz="0" w:space="0" w:color="auto"/>
            <w:bottom w:val="none" w:sz="0" w:space="0" w:color="auto"/>
            <w:right w:val="none" w:sz="0" w:space="0" w:color="auto"/>
          </w:divBdr>
        </w:div>
        <w:div w:id="1082485216">
          <w:marLeft w:val="480"/>
          <w:marRight w:val="0"/>
          <w:marTop w:val="0"/>
          <w:marBottom w:val="0"/>
          <w:divBdr>
            <w:top w:val="none" w:sz="0" w:space="0" w:color="auto"/>
            <w:left w:val="none" w:sz="0" w:space="0" w:color="auto"/>
            <w:bottom w:val="none" w:sz="0" w:space="0" w:color="auto"/>
            <w:right w:val="none" w:sz="0" w:space="0" w:color="auto"/>
          </w:divBdr>
        </w:div>
        <w:div w:id="1101146683">
          <w:marLeft w:val="480"/>
          <w:marRight w:val="0"/>
          <w:marTop w:val="0"/>
          <w:marBottom w:val="0"/>
          <w:divBdr>
            <w:top w:val="none" w:sz="0" w:space="0" w:color="auto"/>
            <w:left w:val="none" w:sz="0" w:space="0" w:color="auto"/>
            <w:bottom w:val="none" w:sz="0" w:space="0" w:color="auto"/>
            <w:right w:val="none" w:sz="0" w:space="0" w:color="auto"/>
          </w:divBdr>
        </w:div>
        <w:div w:id="1402290814">
          <w:marLeft w:val="480"/>
          <w:marRight w:val="0"/>
          <w:marTop w:val="0"/>
          <w:marBottom w:val="0"/>
          <w:divBdr>
            <w:top w:val="none" w:sz="0" w:space="0" w:color="auto"/>
            <w:left w:val="none" w:sz="0" w:space="0" w:color="auto"/>
            <w:bottom w:val="none" w:sz="0" w:space="0" w:color="auto"/>
            <w:right w:val="none" w:sz="0" w:space="0" w:color="auto"/>
          </w:divBdr>
        </w:div>
        <w:div w:id="1511141384">
          <w:marLeft w:val="480"/>
          <w:marRight w:val="0"/>
          <w:marTop w:val="0"/>
          <w:marBottom w:val="0"/>
          <w:divBdr>
            <w:top w:val="none" w:sz="0" w:space="0" w:color="auto"/>
            <w:left w:val="none" w:sz="0" w:space="0" w:color="auto"/>
            <w:bottom w:val="none" w:sz="0" w:space="0" w:color="auto"/>
            <w:right w:val="none" w:sz="0" w:space="0" w:color="auto"/>
          </w:divBdr>
        </w:div>
        <w:div w:id="1731034865">
          <w:marLeft w:val="480"/>
          <w:marRight w:val="0"/>
          <w:marTop w:val="0"/>
          <w:marBottom w:val="0"/>
          <w:divBdr>
            <w:top w:val="none" w:sz="0" w:space="0" w:color="auto"/>
            <w:left w:val="none" w:sz="0" w:space="0" w:color="auto"/>
            <w:bottom w:val="none" w:sz="0" w:space="0" w:color="auto"/>
            <w:right w:val="none" w:sz="0" w:space="0" w:color="auto"/>
          </w:divBdr>
        </w:div>
        <w:div w:id="1803233446">
          <w:marLeft w:val="480"/>
          <w:marRight w:val="0"/>
          <w:marTop w:val="0"/>
          <w:marBottom w:val="0"/>
          <w:divBdr>
            <w:top w:val="none" w:sz="0" w:space="0" w:color="auto"/>
            <w:left w:val="none" w:sz="0" w:space="0" w:color="auto"/>
            <w:bottom w:val="none" w:sz="0" w:space="0" w:color="auto"/>
            <w:right w:val="none" w:sz="0" w:space="0" w:color="auto"/>
          </w:divBdr>
        </w:div>
        <w:div w:id="1971395614">
          <w:marLeft w:val="480"/>
          <w:marRight w:val="0"/>
          <w:marTop w:val="0"/>
          <w:marBottom w:val="0"/>
          <w:divBdr>
            <w:top w:val="none" w:sz="0" w:space="0" w:color="auto"/>
            <w:left w:val="none" w:sz="0" w:space="0" w:color="auto"/>
            <w:bottom w:val="none" w:sz="0" w:space="0" w:color="auto"/>
            <w:right w:val="none" w:sz="0" w:space="0" w:color="auto"/>
          </w:divBdr>
        </w:div>
        <w:div w:id="2048141014">
          <w:marLeft w:val="480"/>
          <w:marRight w:val="0"/>
          <w:marTop w:val="0"/>
          <w:marBottom w:val="0"/>
          <w:divBdr>
            <w:top w:val="none" w:sz="0" w:space="0" w:color="auto"/>
            <w:left w:val="none" w:sz="0" w:space="0" w:color="auto"/>
            <w:bottom w:val="none" w:sz="0" w:space="0" w:color="auto"/>
            <w:right w:val="none" w:sz="0" w:space="0" w:color="auto"/>
          </w:divBdr>
        </w:div>
      </w:divsChild>
    </w:div>
    <w:div w:id="888154878">
      <w:bodyDiv w:val="1"/>
      <w:marLeft w:val="0"/>
      <w:marRight w:val="0"/>
      <w:marTop w:val="0"/>
      <w:marBottom w:val="0"/>
      <w:divBdr>
        <w:top w:val="none" w:sz="0" w:space="0" w:color="auto"/>
        <w:left w:val="none" w:sz="0" w:space="0" w:color="auto"/>
        <w:bottom w:val="none" w:sz="0" w:space="0" w:color="auto"/>
        <w:right w:val="none" w:sz="0" w:space="0" w:color="auto"/>
      </w:divBdr>
    </w:div>
    <w:div w:id="890456845">
      <w:bodyDiv w:val="1"/>
      <w:marLeft w:val="0"/>
      <w:marRight w:val="0"/>
      <w:marTop w:val="0"/>
      <w:marBottom w:val="0"/>
      <w:divBdr>
        <w:top w:val="none" w:sz="0" w:space="0" w:color="auto"/>
        <w:left w:val="none" w:sz="0" w:space="0" w:color="auto"/>
        <w:bottom w:val="none" w:sz="0" w:space="0" w:color="auto"/>
        <w:right w:val="none" w:sz="0" w:space="0" w:color="auto"/>
      </w:divBdr>
    </w:div>
    <w:div w:id="891303869">
      <w:bodyDiv w:val="1"/>
      <w:marLeft w:val="0"/>
      <w:marRight w:val="0"/>
      <w:marTop w:val="0"/>
      <w:marBottom w:val="0"/>
      <w:divBdr>
        <w:top w:val="none" w:sz="0" w:space="0" w:color="auto"/>
        <w:left w:val="none" w:sz="0" w:space="0" w:color="auto"/>
        <w:bottom w:val="none" w:sz="0" w:space="0" w:color="auto"/>
        <w:right w:val="none" w:sz="0" w:space="0" w:color="auto"/>
      </w:divBdr>
    </w:div>
    <w:div w:id="891648111">
      <w:bodyDiv w:val="1"/>
      <w:marLeft w:val="0"/>
      <w:marRight w:val="0"/>
      <w:marTop w:val="0"/>
      <w:marBottom w:val="0"/>
      <w:divBdr>
        <w:top w:val="none" w:sz="0" w:space="0" w:color="auto"/>
        <w:left w:val="none" w:sz="0" w:space="0" w:color="auto"/>
        <w:bottom w:val="none" w:sz="0" w:space="0" w:color="auto"/>
        <w:right w:val="none" w:sz="0" w:space="0" w:color="auto"/>
      </w:divBdr>
    </w:div>
    <w:div w:id="897478756">
      <w:bodyDiv w:val="1"/>
      <w:marLeft w:val="0"/>
      <w:marRight w:val="0"/>
      <w:marTop w:val="0"/>
      <w:marBottom w:val="0"/>
      <w:divBdr>
        <w:top w:val="none" w:sz="0" w:space="0" w:color="auto"/>
        <w:left w:val="none" w:sz="0" w:space="0" w:color="auto"/>
        <w:bottom w:val="none" w:sz="0" w:space="0" w:color="auto"/>
        <w:right w:val="none" w:sz="0" w:space="0" w:color="auto"/>
      </w:divBdr>
    </w:div>
    <w:div w:id="900939787">
      <w:bodyDiv w:val="1"/>
      <w:marLeft w:val="0"/>
      <w:marRight w:val="0"/>
      <w:marTop w:val="0"/>
      <w:marBottom w:val="0"/>
      <w:divBdr>
        <w:top w:val="none" w:sz="0" w:space="0" w:color="auto"/>
        <w:left w:val="none" w:sz="0" w:space="0" w:color="auto"/>
        <w:bottom w:val="none" w:sz="0" w:space="0" w:color="auto"/>
        <w:right w:val="none" w:sz="0" w:space="0" w:color="auto"/>
      </w:divBdr>
    </w:div>
    <w:div w:id="904530919">
      <w:bodyDiv w:val="1"/>
      <w:marLeft w:val="0"/>
      <w:marRight w:val="0"/>
      <w:marTop w:val="0"/>
      <w:marBottom w:val="0"/>
      <w:divBdr>
        <w:top w:val="none" w:sz="0" w:space="0" w:color="auto"/>
        <w:left w:val="none" w:sz="0" w:space="0" w:color="auto"/>
        <w:bottom w:val="none" w:sz="0" w:space="0" w:color="auto"/>
        <w:right w:val="none" w:sz="0" w:space="0" w:color="auto"/>
      </w:divBdr>
      <w:divsChild>
        <w:div w:id="114174986">
          <w:marLeft w:val="480"/>
          <w:marRight w:val="0"/>
          <w:marTop w:val="0"/>
          <w:marBottom w:val="0"/>
          <w:divBdr>
            <w:top w:val="none" w:sz="0" w:space="0" w:color="auto"/>
            <w:left w:val="none" w:sz="0" w:space="0" w:color="auto"/>
            <w:bottom w:val="none" w:sz="0" w:space="0" w:color="auto"/>
            <w:right w:val="none" w:sz="0" w:space="0" w:color="auto"/>
          </w:divBdr>
        </w:div>
        <w:div w:id="149911938">
          <w:marLeft w:val="480"/>
          <w:marRight w:val="0"/>
          <w:marTop w:val="0"/>
          <w:marBottom w:val="0"/>
          <w:divBdr>
            <w:top w:val="none" w:sz="0" w:space="0" w:color="auto"/>
            <w:left w:val="none" w:sz="0" w:space="0" w:color="auto"/>
            <w:bottom w:val="none" w:sz="0" w:space="0" w:color="auto"/>
            <w:right w:val="none" w:sz="0" w:space="0" w:color="auto"/>
          </w:divBdr>
        </w:div>
        <w:div w:id="247423870">
          <w:marLeft w:val="480"/>
          <w:marRight w:val="0"/>
          <w:marTop w:val="0"/>
          <w:marBottom w:val="0"/>
          <w:divBdr>
            <w:top w:val="none" w:sz="0" w:space="0" w:color="auto"/>
            <w:left w:val="none" w:sz="0" w:space="0" w:color="auto"/>
            <w:bottom w:val="none" w:sz="0" w:space="0" w:color="auto"/>
            <w:right w:val="none" w:sz="0" w:space="0" w:color="auto"/>
          </w:divBdr>
        </w:div>
        <w:div w:id="261845857">
          <w:marLeft w:val="480"/>
          <w:marRight w:val="0"/>
          <w:marTop w:val="0"/>
          <w:marBottom w:val="0"/>
          <w:divBdr>
            <w:top w:val="none" w:sz="0" w:space="0" w:color="auto"/>
            <w:left w:val="none" w:sz="0" w:space="0" w:color="auto"/>
            <w:bottom w:val="none" w:sz="0" w:space="0" w:color="auto"/>
            <w:right w:val="none" w:sz="0" w:space="0" w:color="auto"/>
          </w:divBdr>
        </w:div>
        <w:div w:id="263735587">
          <w:marLeft w:val="480"/>
          <w:marRight w:val="0"/>
          <w:marTop w:val="0"/>
          <w:marBottom w:val="0"/>
          <w:divBdr>
            <w:top w:val="none" w:sz="0" w:space="0" w:color="auto"/>
            <w:left w:val="none" w:sz="0" w:space="0" w:color="auto"/>
            <w:bottom w:val="none" w:sz="0" w:space="0" w:color="auto"/>
            <w:right w:val="none" w:sz="0" w:space="0" w:color="auto"/>
          </w:divBdr>
        </w:div>
        <w:div w:id="384378126">
          <w:marLeft w:val="480"/>
          <w:marRight w:val="0"/>
          <w:marTop w:val="0"/>
          <w:marBottom w:val="0"/>
          <w:divBdr>
            <w:top w:val="none" w:sz="0" w:space="0" w:color="auto"/>
            <w:left w:val="none" w:sz="0" w:space="0" w:color="auto"/>
            <w:bottom w:val="none" w:sz="0" w:space="0" w:color="auto"/>
            <w:right w:val="none" w:sz="0" w:space="0" w:color="auto"/>
          </w:divBdr>
        </w:div>
        <w:div w:id="384454789">
          <w:marLeft w:val="480"/>
          <w:marRight w:val="0"/>
          <w:marTop w:val="0"/>
          <w:marBottom w:val="0"/>
          <w:divBdr>
            <w:top w:val="none" w:sz="0" w:space="0" w:color="auto"/>
            <w:left w:val="none" w:sz="0" w:space="0" w:color="auto"/>
            <w:bottom w:val="none" w:sz="0" w:space="0" w:color="auto"/>
            <w:right w:val="none" w:sz="0" w:space="0" w:color="auto"/>
          </w:divBdr>
        </w:div>
        <w:div w:id="603727317">
          <w:marLeft w:val="480"/>
          <w:marRight w:val="0"/>
          <w:marTop w:val="0"/>
          <w:marBottom w:val="0"/>
          <w:divBdr>
            <w:top w:val="none" w:sz="0" w:space="0" w:color="auto"/>
            <w:left w:val="none" w:sz="0" w:space="0" w:color="auto"/>
            <w:bottom w:val="none" w:sz="0" w:space="0" w:color="auto"/>
            <w:right w:val="none" w:sz="0" w:space="0" w:color="auto"/>
          </w:divBdr>
        </w:div>
        <w:div w:id="604536009">
          <w:marLeft w:val="480"/>
          <w:marRight w:val="0"/>
          <w:marTop w:val="0"/>
          <w:marBottom w:val="0"/>
          <w:divBdr>
            <w:top w:val="none" w:sz="0" w:space="0" w:color="auto"/>
            <w:left w:val="none" w:sz="0" w:space="0" w:color="auto"/>
            <w:bottom w:val="none" w:sz="0" w:space="0" w:color="auto"/>
            <w:right w:val="none" w:sz="0" w:space="0" w:color="auto"/>
          </w:divBdr>
        </w:div>
        <w:div w:id="815802454">
          <w:marLeft w:val="480"/>
          <w:marRight w:val="0"/>
          <w:marTop w:val="0"/>
          <w:marBottom w:val="0"/>
          <w:divBdr>
            <w:top w:val="none" w:sz="0" w:space="0" w:color="auto"/>
            <w:left w:val="none" w:sz="0" w:space="0" w:color="auto"/>
            <w:bottom w:val="none" w:sz="0" w:space="0" w:color="auto"/>
            <w:right w:val="none" w:sz="0" w:space="0" w:color="auto"/>
          </w:divBdr>
        </w:div>
        <w:div w:id="1011832368">
          <w:marLeft w:val="480"/>
          <w:marRight w:val="0"/>
          <w:marTop w:val="0"/>
          <w:marBottom w:val="0"/>
          <w:divBdr>
            <w:top w:val="none" w:sz="0" w:space="0" w:color="auto"/>
            <w:left w:val="none" w:sz="0" w:space="0" w:color="auto"/>
            <w:bottom w:val="none" w:sz="0" w:space="0" w:color="auto"/>
            <w:right w:val="none" w:sz="0" w:space="0" w:color="auto"/>
          </w:divBdr>
        </w:div>
        <w:div w:id="1032917305">
          <w:marLeft w:val="480"/>
          <w:marRight w:val="0"/>
          <w:marTop w:val="0"/>
          <w:marBottom w:val="0"/>
          <w:divBdr>
            <w:top w:val="none" w:sz="0" w:space="0" w:color="auto"/>
            <w:left w:val="none" w:sz="0" w:space="0" w:color="auto"/>
            <w:bottom w:val="none" w:sz="0" w:space="0" w:color="auto"/>
            <w:right w:val="none" w:sz="0" w:space="0" w:color="auto"/>
          </w:divBdr>
        </w:div>
        <w:div w:id="1162701561">
          <w:marLeft w:val="480"/>
          <w:marRight w:val="0"/>
          <w:marTop w:val="0"/>
          <w:marBottom w:val="0"/>
          <w:divBdr>
            <w:top w:val="none" w:sz="0" w:space="0" w:color="auto"/>
            <w:left w:val="none" w:sz="0" w:space="0" w:color="auto"/>
            <w:bottom w:val="none" w:sz="0" w:space="0" w:color="auto"/>
            <w:right w:val="none" w:sz="0" w:space="0" w:color="auto"/>
          </w:divBdr>
        </w:div>
        <w:div w:id="1512448831">
          <w:marLeft w:val="480"/>
          <w:marRight w:val="0"/>
          <w:marTop w:val="0"/>
          <w:marBottom w:val="0"/>
          <w:divBdr>
            <w:top w:val="none" w:sz="0" w:space="0" w:color="auto"/>
            <w:left w:val="none" w:sz="0" w:space="0" w:color="auto"/>
            <w:bottom w:val="none" w:sz="0" w:space="0" w:color="auto"/>
            <w:right w:val="none" w:sz="0" w:space="0" w:color="auto"/>
          </w:divBdr>
        </w:div>
        <w:div w:id="1527601346">
          <w:marLeft w:val="480"/>
          <w:marRight w:val="0"/>
          <w:marTop w:val="0"/>
          <w:marBottom w:val="0"/>
          <w:divBdr>
            <w:top w:val="none" w:sz="0" w:space="0" w:color="auto"/>
            <w:left w:val="none" w:sz="0" w:space="0" w:color="auto"/>
            <w:bottom w:val="none" w:sz="0" w:space="0" w:color="auto"/>
            <w:right w:val="none" w:sz="0" w:space="0" w:color="auto"/>
          </w:divBdr>
        </w:div>
        <w:div w:id="1538590217">
          <w:marLeft w:val="480"/>
          <w:marRight w:val="0"/>
          <w:marTop w:val="0"/>
          <w:marBottom w:val="0"/>
          <w:divBdr>
            <w:top w:val="none" w:sz="0" w:space="0" w:color="auto"/>
            <w:left w:val="none" w:sz="0" w:space="0" w:color="auto"/>
            <w:bottom w:val="none" w:sz="0" w:space="0" w:color="auto"/>
            <w:right w:val="none" w:sz="0" w:space="0" w:color="auto"/>
          </w:divBdr>
        </w:div>
        <w:div w:id="1812479051">
          <w:marLeft w:val="480"/>
          <w:marRight w:val="0"/>
          <w:marTop w:val="0"/>
          <w:marBottom w:val="0"/>
          <w:divBdr>
            <w:top w:val="none" w:sz="0" w:space="0" w:color="auto"/>
            <w:left w:val="none" w:sz="0" w:space="0" w:color="auto"/>
            <w:bottom w:val="none" w:sz="0" w:space="0" w:color="auto"/>
            <w:right w:val="none" w:sz="0" w:space="0" w:color="auto"/>
          </w:divBdr>
        </w:div>
        <w:div w:id="1834177551">
          <w:marLeft w:val="480"/>
          <w:marRight w:val="0"/>
          <w:marTop w:val="0"/>
          <w:marBottom w:val="0"/>
          <w:divBdr>
            <w:top w:val="none" w:sz="0" w:space="0" w:color="auto"/>
            <w:left w:val="none" w:sz="0" w:space="0" w:color="auto"/>
            <w:bottom w:val="none" w:sz="0" w:space="0" w:color="auto"/>
            <w:right w:val="none" w:sz="0" w:space="0" w:color="auto"/>
          </w:divBdr>
        </w:div>
        <w:div w:id="1838764413">
          <w:marLeft w:val="480"/>
          <w:marRight w:val="0"/>
          <w:marTop w:val="0"/>
          <w:marBottom w:val="0"/>
          <w:divBdr>
            <w:top w:val="none" w:sz="0" w:space="0" w:color="auto"/>
            <w:left w:val="none" w:sz="0" w:space="0" w:color="auto"/>
            <w:bottom w:val="none" w:sz="0" w:space="0" w:color="auto"/>
            <w:right w:val="none" w:sz="0" w:space="0" w:color="auto"/>
          </w:divBdr>
        </w:div>
        <w:div w:id="1922637384">
          <w:marLeft w:val="480"/>
          <w:marRight w:val="0"/>
          <w:marTop w:val="0"/>
          <w:marBottom w:val="0"/>
          <w:divBdr>
            <w:top w:val="none" w:sz="0" w:space="0" w:color="auto"/>
            <w:left w:val="none" w:sz="0" w:space="0" w:color="auto"/>
            <w:bottom w:val="none" w:sz="0" w:space="0" w:color="auto"/>
            <w:right w:val="none" w:sz="0" w:space="0" w:color="auto"/>
          </w:divBdr>
        </w:div>
        <w:div w:id="1939677100">
          <w:marLeft w:val="480"/>
          <w:marRight w:val="0"/>
          <w:marTop w:val="0"/>
          <w:marBottom w:val="0"/>
          <w:divBdr>
            <w:top w:val="none" w:sz="0" w:space="0" w:color="auto"/>
            <w:left w:val="none" w:sz="0" w:space="0" w:color="auto"/>
            <w:bottom w:val="none" w:sz="0" w:space="0" w:color="auto"/>
            <w:right w:val="none" w:sz="0" w:space="0" w:color="auto"/>
          </w:divBdr>
        </w:div>
        <w:div w:id="1982618132">
          <w:marLeft w:val="480"/>
          <w:marRight w:val="0"/>
          <w:marTop w:val="0"/>
          <w:marBottom w:val="0"/>
          <w:divBdr>
            <w:top w:val="none" w:sz="0" w:space="0" w:color="auto"/>
            <w:left w:val="none" w:sz="0" w:space="0" w:color="auto"/>
            <w:bottom w:val="none" w:sz="0" w:space="0" w:color="auto"/>
            <w:right w:val="none" w:sz="0" w:space="0" w:color="auto"/>
          </w:divBdr>
        </w:div>
      </w:divsChild>
    </w:div>
    <w:div w:id="906498197">
      <w:bodyDiv w:val="1"/>
      <w:marLeft w:val="0"/>
      <w:marRight w:val="0"/>
      <w:marTop w:val="0"/>
      <w:marBottom w:val="0"/>
      <w:divBdr>
        <w:top w:val="none" w:sz="0" w:space="0" w:color="auto"/>
        <w:left w:val="none" w:sz="0" w:space="0" w:color="auto"/>
        <w:bottom w:val="none" w:sz="0" w:space="0" w:color="auto"/>
        <w:right w:val="none" w:sz="0" w:space="0" w:color="auto"/>
      </w:divBdr>
    </w:div>
    <w:div w:id="910699198">
      <w:bodyDiv w:val="1"/>
      <w:marLeft w:val="0"/>
      <w:marRight w:val="0"/>
      <w:marTop w:val="0"/>
      <w:marBottom w:val="0"/>
      <w:divBdr>
        <w:top w:val="none" w:sz="0" w:space="0" w:color="auto"/>
        <w:left w:val="none" w:sz="0" w:space="0" w:color="auto"/>
        <w:bottom w:val="none" w:sz="0" w:space="0" w:color="auto"/>
        <w:right w:val="none" w:sz="0" w:space="0" w:color="auto"/>
      </w:divBdr>
    </w:div>
    <w:div w:id="912737028">
      <w:bodyDiv w:val="1"/>
      <w:marLeft w:val="0"/>
      <w:marRight w:val="0"/>
      <w:marTop w:val="0"/>
      <w:marBottom w:val="0"/>
      <w:divBdr>
        <w:top w:val="none" w:sz="0" w:space="0" w:color="auto"/>
        <w:left w:val="none" w:sz="0" w:space="0" w:color="auto"/>
        <w:bottom w:val="none" w:sz="0" w:space="0" w:color="auto"/>
        <w:right w:val="none" w:sz="0" w:space="0" w:color="auto"/>
      </w:divBdr>
    </w:div>
    <w:div w:id="922032498">
      <w:bodyDiv w:val="1"/>
      <w:marLeft w:val="0"/>
      <w:marRight w:val="0"/>
      <w:marTop w:val="0"/>
      <w:marBottom w:val="0"/>
      <w:divBdr>
        <w:top w:val="none" w:sz="0" w:space="0" w:color="auto"/>
        <w:left w:val="none" w:sz="0" w:space="0" w:color="auto"/>
        <w:bottom w:val="none" w:sz="0" w:space="0" w:color="auto"/>
        <w:right w:val="none" w:sz="0" w:space="0" w:color="auto"/>
      </w:divBdr>
    </w:div>
    <w:div w:id="923298789">
      <w:bodyDiv w:val="1"/>
      <w:marLeft w:val="0"/>
      <w:marRight w:val="0"/>
      <w:marTop w:val="0"/>
      <w:marBottom w:val="0"/>
      <w:divBdr>
        <w:top w:val="none" w:sz="0" w:space="0" w:color="auto"/>
        <w:left w:val="none" w:sz="0" w:space="0" w:color="auto"/>
        <w:bottom w:val="none" w:sz="0" w:space="0" w:color="auto"/>
        <w:right w:val="none" w:sz="0" w:space="0" w:color="auto"/>
      </w:divBdr>
      <w:divsChild>
        <w:div w:id="10910646">
          <w:marLeft w:val="480"/>
          <w:marRight w:val="0"/>
          <w:marTop w:val="0"/>
          <w:marBottom w:val="0"/>
          <w:divBdr>
            <w:top w:val="none" w:sz="0" w:space="0" w:color="auto"/>
            <w:left w:val="none" w:sz="0" w:space="0" w:color="auto"/>
            <w:bottom w:val="none" w:sz="0" w:space="0" w:color="auto"/>
            <w:right w:val="none" w:sz="0" w:space="0" w:color="auto"/>
          </w:divBdr>
        </w:div>
        <w:div w:id="15081858">
          <w:marLeft w:val="480"/>
          <w:marRight w:val="0"/>
          <w:marTop w:val="0"/>
          <w:marBottom w:val="0"/>
          <w:divBdr>
            <w:top w:val="none" w:sz="0" w:space="0" w:color="auto"/>
            <w:left w:val="none" w:sz="0" w:space="0" w:color="auto"/>
            <w:bottom w:val="none" w:sz="0" w:space="0" w:color="auto"/>
            <w:right w:val="none" w:sz="0" w:space="0" w:color="auto"/>
          </w:divBdr>
        </w:div>
        <w:div w:id="50883436">
          <w:marLeft w:val="480"/>
          <w:marRight w:val="0"/>
          <w:marTop w:val="0"/>
          <w:marBottom w:val="0"/>
          <w:divBdr>
            <w:top w:val="none" w:sz="0" w:space="0" w:color="auto"/>
            <w:left w:val="none" w:sz="0" w:space="0" w:color="auto"/>
            <w:bottom w:val="none" w:sz="0" w:space="0" w:color="auto"/>
            <w:right w:val="none" w:sz="0" w:space="0" w:color="auto"/>
          </w:divBdr>
        </w:div>
        <w:div w:id="93326888">
          <w:marLeft w:val="480"/>
          <w:marRight w:val="0"/>
          <w:marTop w:val="0"/>
          <w:marBottom w:val="0"/>
          <w:divBdr>
            <w:top w:val="none" w:sz="0" w:space="0" w:color="auto"/>
            <w:left w:val="none" w:sz="0" w:space="0" w:color="auto"/>
            <w:bottom w:val="none" w:sz="0" w:space="0" w:color="auto"/>
            <w:right w:val="none" w:sz="0" w:space="0" w:color="auto"/>
          </w:divBdr>
        </w:div>
        <w:div w:id="204567860">
          <w:marLeft w:val="480"/>
          <w:marRight w:val="0"/>
          <w:marTop w:val="0"/>
          <w:marBottom w:val="0"/>
          <w:divBdr>
            <w:top w:val="none" w:sz="0" w:space="0" w:color="auto"/>
            <w:left w:val="none" w:sz="0" w:space="0" w:color="auto"/>
            <w:bottom w:val="none" w:sz="0" w:space="0" w:color="auto"/>
            <w:right w:val="none" w:sz="0" w:space="0" w:color="auto"/>
          </w:divBdr>
        </w:div>
        <w:div w:id="212887484">
          <w:marLeft w:val="480"/>
          <w:marRight w:val="0"/>
          <w:marTop w:val="0"/>
          <w:marBottom w:val="0"/>
          <w:divBdr>
            <w:top w:val="none" w:sz="0" w:space="0" w:color="auto"/>
            <w:left w:val="none" w:sz="0" w:space="0" w:color="auto"/>
            <w:bottom w:val="none" w:sz="0" w:space="0" w:color="auto"/>
            <w:right w:val="none" w:sz="0" w:space="0" w:color="auto"/>
          </w:divBdr>
        </w:div>
        <w:div w:id="225190961">
          <w:marLeft w:val="480"/>
          <w:marRight w:val="0"/>
          <w:marTop w:val="0"/>
          <w:marBottom w:val="0"/>
          <w:divBdr>
            <w:top w:val="none" w:sz="0" w:space="0" w:color="auto"/>
            <w:left w:val="none" w:sz="0" w:space="0" w:color="auto"/>
            <w:bottom w:val="none" w:sz="0" w:space="0" w:color="auto"/>
            <w:right w:val="none" w:sz="0" w:space="0" w:color="auto"/>
          </w:divBdr>
        </w:div>
        <w:div w:id="226572659">
          <w:marLeft w:val="480"/>
          <w:marRight w:val="0"/>
          <w:marTop w:val="0"/>
          <w:marBottom w:val="0"/>
          <w:divBdr>
            <w:top w:val="none" w:sz="0" w:space="0" w:color="auto"/>
            <w:left w:val="none" w:sz="0" w:space="0" w:color="auto"/>
            <w:bottom w:val="none" w:sz="0" w:space="0" w:color="auto"/>
            <w:right w:val="none" w:sz="0" w:space="0" w:color="auto"/>
          </w:divBdr>
        </w:div>
        <w:div w:id="274487944">
          <w:marLeft w:val="480"/>
          <w:marRight w:val="0"/>
          <w:marTop w:val="0"/>
          <w:marBottom w:val="0"/>
          <w:divBdr>
            <w:top w:val="none" w:sz="0" w:space="0" w:color="auto"/>
            <w:left w:val="none" w:sz="0" w:space="0" w:color="auto"/>
            <w:bottom w:val="none" w:sz="0" w:space="0" w:color="auto"/>
            <w:right w:val="none" w:sz="0" w:space="0" w:color="auto"/>
          </w:divBdr>
        </w:div>
        <w:div w:id="307129253">
          <w:marLeft w:val="480"/>
          <w:marRight w:val="0"/>
          <w:marTop w:val="0"/>
          <w:marBottom w:val="0"/>
          <w:divBdr>
            <w:top w:val="none" w:sz="0" w:space="0" w:color="auto"/>
            <w:left w:val="none" w:sz="0" w:space="0" w:color="auto"/>
            <w:bottom w:val="none" w:sz="0" w:space="0" w:color="auto"/>
            <w:right w:val="none" w:sz="0" w:space="0" w:color="auto"/>
          </w:divBdr>
        </w:div>
        <w:div w:id="311952167">
          <w:marLeft w:val="480"/>
          <w:marRight w:val="0"/>
          <w:marTop w:val="0"/>
          <w:marBottom w:val="0"/>
          <w:divBdr>
            <w:top w:val="none" w:sz="0" w:space="0" w:color="auto"/>
            <w:left w:val="none" w:sz="0" w:space="0" w:color="auto"/>
            <w:bottom w:val="none" w:sz="0" w:space="0" w:color="auto"/>
            <w:right w:val="none" w:sz="0" w:space="0" w:color="auto"/>
          </w:divBdr>
        </w:div>
        <w:div w:id="342242589">
          <w:marLeft w:val="480"/>
          <w:marRight w:val="0"/>
          <w:marTop w:val="0"/>
          <w:marBottom w:val="0"/>
          <w:divBdr>
            <w:top w:val="none" w:sz="0" w:space="0" w:color="auto"/>
            <w:left w:val="none" w:sz="0" w:space="0" w:color="auto"/>
            <w:bottom w:val="none" w:sz="0" w:space="0" w:color="auto"/>
            <w:right w:val="none" w:sz="0" w:space="0" w:color="auto"/>
          </w:divBdr>
        </w:div>
        <w:div w:id="478426380">
          <w:marLeft w:val="480"/>
          <w:marRight w:val="0"/>
          <w:marTop w:val="0"/>
          <w:marBottom w:val="0"/>
          <w:divBdr>
            <w:top w:val="none" w:sz="0" w:space="0" w:color="auto"/>
            <w:left w:val="none" w:sz="0" w:space="0" w:color="auto"/>
            <w:bottom w:val="none" w:sz="0" w:space="0" w:color="auto"/>
            <w:right w:val="none" w:sz="0" w:space="0" w:color="auto"/>
          </w:divBdr>
        </w:div>
        <w:div w:id="484980353">
          <w:marLeft w:val="480"/>
          <w:marRight w:val="0"/>
          <w:marTop w:val="0"/>
          <w:marBottom w:val="0"/>
          <w:divBdr>
            <w:top w:val="none" w:sz="0" w:space="0" w:color="auto"/>
            <w:left w:val="none" w:sz="0" w:space="0" w:color="auto"/>
            <w:bottom w:val="none" w:sz="0" w:space="0" w:color="auto"/>
            <w:right w:val="none" w:sz="0" w:space="0" w:color="auto"/>
          </w:divBdr>
        </w:div>
        <w:div w:id="484980712">
          <w:marLeft w:val="480"/>
          <w:marRight w:val="0"/>
          <w:marTop w:val="0"/>
          <w:marBottom w:val="0"/>
          <w:divBdr>
            <w:top w:val="none" w:sz="0" w:space="0" w:color="auto"/>
            <w:left w:val="none" w:sz="0" w:space="0" w:color="auto"/>
            <w:bottom w:val="none" w:sz="0" w:space="0" w:color="auto"/>
            <w:right w:val="none" w:sz="0" w:space="0" w:color="auto"/>
          </w:divBdr>
        </w:div>
        <w:div w:id="518471913">
          <w:marLeft w:val="480"/>
          <w:marRight w:val="0"/>
          <w:marTop w:val="0"/>
          <w:marBottom w:val="0"/>
          <w:divBdr>
            <w:top w:val="none" w:sz="0" w:space="0" w:color="auto"/>
            <w:left w:val="none" w:sz="0" w:space="0" w:color="auto"/>
            <w:bottom w:val="none" w:sz="0" w:space="0" w:color="auto"/>
            <w:right w:val="none" w:sz="0" w:space="0" w:color="auto"/>
          </w:divBdr>
        </w:div>
        <w:div w:id="529874549">
          <w:marLeft w:val="480"/>
          <w:marRight w:val="0"/>
          <w:marTop w:val="0"/>
          <w:marBottom w:val="0"/>
          <w:divBdr>
            <w:top w:val="none" w:sz="0" w:space="0" w:color="auto"/>
            <w:left w:val="none" w:sz="0" w:space="0" w:color="auto"/>
            <w:bottom w:val="none" w:sz="0" w:space="0" w:color="auto"/>
            <w:right w:val="none" w:sz="0" w:space="0" w:color="auto"/>
          </w:divBdr>
        </w:div>
        <w:div w:id="690910740">
          <w:marLeft w:val="480"/>
          <w:marRight w:val="0"/>
          <w:marTop w:val="0"/>
          <w:marBottom w:val="0"/>
          <w:divBdr>
            <w:top w:val="none" w:sz="0" w:space="0" w:color="auto"/>
            <w:left w:val="none" w:sz="0" w:space="0" w:color="auto"/>
            <w:bottom w:val="none" w:sz="0" w:space="0" w:color="auto"/>
            <w:right w:val="none" w:sz="0" w:space="0" w:color="auto"/>
          </w:divBdr>
        </w:div>
        <w:div w:id="745492973">
          <w:marLeft w:val="480"/>
          <w:marRight w:val="0"/>
          <w:marTop w:val="0"/>
          <w:marBottom w:val="0"/>
          <w:divBdr>
            <w:top w:val="none" w:sz="0" w:space="0" w:color="auto"/>
            <w:left w:val="none" w:sz="0" w:space="0" w:color="auto"/>
            <w:bottom w:val="none" w:sz="0" w:space="0" w:color="auto"/>
            <w:right w:val="none" w:sz="0" w:space="0" w:color="auto"/>
          </w:divBdr>
        </w:div>
        <w:div w:id="783693480">
          <w:marLeft w:val="480"/>
          <w:marRight w:val="0"/>
          <w:marTop w:val="0"/>
          <w:marBottom w:val="0"/>
          <w:divBdr>
            <w:top w:val="none" w:sz="0" w:space="0" w:color="auto"/>
            <w:left w:val="none" w:sz="0" w:space="0" w:color="auto"/>
            <w:bottom w:val="none" w:sz="0" w:space="0" w:color="auto"/>
            <w:right w:val="none" w:sz="0" w:space="0" w:color="auto"/>
          </w:divBdr>
        </w:div>
        <w:div w:id="870145790">
          <w:marLeft w:val="480"/>
          <w:marRight w:val="0"/>
          <w:marTop w:val="0"/>
          <w:marBottom w:val="0"/>
          <w:divBdr>
            <w:top w:val="none" w:sz="0" w:space="0" w:color="auto"/>
            <w:left w:val="none" w:sz="0" w:space="0" w:color="auto"/>
            <w:bottom w:val="none" w:sz="0" w:space="0" w:color="auto"/>
            <w:right w:val="none" w:sz="0" w:space="0" w:color="auto"/>
          </w:divBdr>
        </w:div>
        <w:div w:id="884440354">
          <w:marLeft w:val="480"/>
          <w:marRight w:val="0"/>
          <w:marTop w:val="0"/>
          <w:marBottom w:val="0"/>
          <w:divBdr>
            <w:top w:val="none" w:sz="0" w:space="0" w:color="auto"/>
            <w:left w:val="none" w:sz="0" w:space="0" w:color="auto"/>
            <w:bottom w:val="none" w:sz="0" w:space="0" w:color="auto"/>
            <w:right w:val="none" w:sz="0" w:space="0" w:color="auto"/>
          </w:divBdr>
        </w:div>
        <w:div w:id="926575304">
          <w:marLeft w:val="480"/>
          <w:marRight w:val="0"/>
          <w:marTop w:val="0"/>
          <w:marBottom w:val="0"/>
          <w:divBdr>
            <w:top w:val="none" w:sz="0" w:space="0" w:color="auto"/>
            <w:left w:val="none" w:sz="0" w:space="0" w:color="auto"/>
            <w:bottom w:val="none" w:sz="0" w:space="0" w:color="auto"/>
            <w:right w:val="none" w:sz="0" w:space="0" w:color="auto"/>
          </w:divBdr>
        </w:div>
        <w:div w:id="961040075">
          <w:marLeft w:val="480"/>
          <w:marRight w:val="0"/>
          <w:marTop w:val="0"/>
          <w:marBottom w:val="0"/>
          <w:divBdr>
            <w:top w:val="none" w:sz="0" w:space="0" w:color="auto"/>
            <w:left w:val="none" w:sz="0" w:space="0" w:color="auto"/>
            <w:bottom w:val="none" w:sz="0" w:space="0" w:color="auto"/>
            <w:right w:val="none" w:sz="0" w:space="0" w:color="auto"/>
          </w:divBdr>
        </w:div>
        <w:div w:id="1005399927">
          <w:marLeft w:val="480"/>
          <w:marRight w:val="0"/>
          <w:marTop w:val="0"/>
          <w:marBottom w:val="0"/>
          <w:divBdr>
            <w:top w:val="none" w:sz="0" w:space="0" w:color="auto"/>
            <w:left w:val="none" w:sz="0" w:space="0" w:color="auto"/>
            <w:bottom w:val="none" w:sz="0" w:space="0" w:color="auto"/>
            <w:right w:val="none" w:sz="0" w:space="0" w:color="auto"/>
          </w:divBdr>
        </w:div>
        <w:div w:id="1056587052">
          <w:marLeft w:val="480"/>
          <w:marRight w:val="0"/>
          <w:marTop w:val="0"/>
          <w:marBottom w:val="0"/>
          <w:divBdr>
            <w:top w:val="none" w:sz="0" w:space="0" w:color="auto"/>
            <w:left w:val="none" w:sz="0" w:space="0" w:color="auto"/>
            <w:bottom w:val="none" w:sz="0" w:space="0" w:color="auto"/>
            <w:right w:val="none" w:sz="0" w:space="0" w:color="auto"/>
          </w:divBdr>
        </w:div>
        <w:div w:id="1106655467">
          <w:marLeft w:val="480"/>
          <w:marRight w:val="0"/>
          <w:marTop w:val="0"/>
          <w:marBottom w:val="0"/>
          <w:divBdr>
            <w:top w:val="none" w:sz="0" w:space="0" w:color="auto"/>
            <w:left w:val="none" w:sz="0" w:space="0" w:color="auto"/>
            <w:bottom w:val="none" w:sz="0" w:space="0" w:color="auto"/>
            <w:right w:val="none" w:sz="0" w:space="0" w:color="auto"/>
          </w:divBdr>
        </w:div>
        <w:div w:id="1280527825">
          <w:marLeft w:val="480"/>
          <w:marRight w:val="0"/>
          <w:marTop w:val="0"/>
          <w:marBottom w:val="0"/>
          <w:divBdr>
            <w:top w:val="none" w:sz="0" w:space="0" w:color="auto"/>
            <w:left w:val="none" w:sz="0" w:space="0" w:color="auto"/>
            <w:bottom w:val="none" w:sz="0" w:space="0" w:color="auto"/>
            <w:right w:val="none" w:sz="0" w:space="0" w:color="auto"/>
          </w:divBdr>
        </w:div>
        <w:div w:id="1287585927">
          <w:marLeft w:val="480"/>
          <w:marRight w:val="0"/>
          <w:marTop w:val="0"/>
          <w:marBottom w:val="0"/>
          <w:divBdr>
            <w:top w:val="none" w:sz="0" w:space="0" w:color="auto"/>
            <w:left w:val="none" w:sz="0" w:space="0" w:color="auto"/>
            <w:bottom w:val="none" w:sz="0" w:space="0" w:color="auto"/>
            <w:right w:val="none" w:sz="0" w:space="0" w:color="auto"/>
          </w:divBdr>
        </w:div>
        <w:div w:id="1318076833">
          <w:marLeft w:val="480"/>
          <w:marRight w:val="0"/>
          <w:marTop w:val="0"/>
          <w:marBottom w:val="0"/>
          <w:divBdr>
            <w:top w:val="none" w:sz="0" w:space="0" w:color="auto"/>
            <w:left w:val="none" w:sz="0" w:space="0" w:color="auto"/>
            <w:bottom w:val="none" w:sz="0" w:space="0" w:color="auto"/>
            <w:right w:val="none" w:sz="0" w:space="0" w:color="auto"/>
          </w:divBdr>
        </w:div>
        <w:div w:id="1348751215">
          <w:marLeft w:val="480"/>
          <w:marRight w:val="0"/>
          <w:marTop w:val="0"/>
          <w:marBottom w:val="0"/>
          <w:divBdr>
            <w:top w:val="none" w:sz="0" w:space="0" w:color="auto"/>
            <w:left w:val="none" w:sz="0" w:space="0" w:color="auto"/>
            <w:bottom w:val="none" w:sz="0" w:space="0" w:color="auto"/>
            <w:right w:val="none" w:sz="0" w:space="0" w:color="auto"/>
          </w:divBdr>
        </w:div>
        <w:div w:id="1379471896">
          <w:marLeft w:val="480"/>
          <w:marRight w:val="0"/>
          <w:marTop w:val="0"/>
          <w:marBottom w:val="0"/>
          <w:divBdr>
            <w:top w:val="none" w:sz="0" w:space="0" w:color="auto"/>
            <w:left w:val="none" w:sz="0" w:space="0" w:color="auto"/>
            <w:bottom w:val="none" w:sz="0" w:space="0" w:color="auto"/>
            <w:right w:val="none" w:sz="0" w:space="0" w:color="auto"/>
          </w:divBdr>
        </w:div>
        <w:div w:id="1487278965">
          <w:marLeft w:val="480"/>
          <w:marRight w:val="0"/>
          <w:marTop w:val="0"/>
          <w:marBottom w:val="0"/>
          <w:divBdr>
            <w:top w:val="none" w:sz="0" w:space="0" w:color="auto"/>
            <w:left w:val="none" w:sz="0" w:space="0" w:color="auto"/>
            <w:bottom w:val="none" w:sz="0" w:space="0" w:color="auto"/>
            <w:right w:val="none" w:sz="0" w:space="0" w:color="auto"/>
          </w:divBdr>
        </w:div>
        <w:div w:id="1560241560">
          <w:marLeft w:val="480"/>
          <w:marRight w:val="0"/>
          <w:marTop w:val="0"/>
          <w:marBottom w:val="0"/>
          <w:divBdr>
            <w:top w:val="none" w:sz="0" w:space="0" w:color="auto"/>
            <w:left w:val="none" w:sz="0" w:space="0" w:color="auto"/>
            <w:bottom w:val="none" w:sz="0" w:space="0" w:color="auto"/>
            <w:right w:val="none" w:sz="0" w:space="0" w:color="auto"/>
          </w:divBdr>
        </w:div>
        <w:div w:id="1564102259">
          <w:marLeft w:val="480"/>
          <w:marRight w:val="0"/>
          <w:marTop w:val="0"/>
          <w:marBottom w:val="0"/>
          <w:divBdr>
            <w:top w:val="none" w:sz="0" w:space="0" w:color="auto"/>
            <w:left w:val="none" w:sz="0" w:space="0" w:color="auto"/>
            <w:bottom w:val="none" w:sz="0" w:space="0" w:color="auto"/>
            <w:right w:val="none" w:sz="0" w:space="0" w:color="auto"/>
          </w:divBdr>
        </w:div>
        <w:div w:id="1642732290">
          <w:marLeft w:val="480"/>
          <w:marRight w:val="0"/>
          <w:marTop w:val="0"/>
          <w:marBottom w:val="0"/>
          <w:divBdr>
            <w:top w:val="none" w:sz="0" w:space="0" w:color="auto"/>
            <w:left w:val="none" w:sz="0" w:space="0" w:color="auto"/>
            <w:bottom w:val="none" w:sz="0" w:space="0" w:color="auto"/>
            <w:right w:val="none" w:sz="0" w:space="0" w:color="auto"/>
          </w:divBdr>
        </w:div>
        <w:div w:id="1759209257">
          <w:marLeft w:val="480"/>
          <w:marRight w:val="0"/>
          <w:marTop w:val="0"/>
          <w:marBottom w:val="0"/>
          <w:divBdr>
            <w:top w:val="none" w:sz="0" w:space="0" w:color="auto"/>
            <w:left w:val="none" w:sz="0" w:space="0" w:color="auto"/>
            <w:bottom w:val="none" w:sz="0" w:space="0" w:color="auto"/>
            <w:right w:val="none" w:sz="0" w:space="0" w:color="auto"/>
          </w:divBdr>
        </w:div>
        <w:div w:id="1826316816">
          <w:marLeft w:val="480"/>
          <w:marRight w:val="0"/>
          <w:marTop w:val="0"/>
          <w:marBottom w:val="0"/>
          <w:divBdr>
            <w:top w:val="none" w:sz="0" w:space="0" w:color="auto"/>
            <w:left w:val="none" w:sz="0" w:space="0" w:color="auto"/>
            <w:bottom w:val="none" w:sz="0" w:space="0" w:color="auto"/>
            <w:right w:val="none" w:sz="0" w:space="0" w:color="auto"/>
          </w:divBdr>
        </w:div>
        <w:div w:id="1831823451">
          <w:marLeft w:val="480"/>
          <w:marRight w:val="0"/>
          <w:marTop w:val="0"/>
          <w:marBottom w:val="0"/>
          <w:divBdr>
            <w:top w:val="none" w:sz="0" w:space="0" w:color="auto"/>
            <w:left w:val="none" w:sz="0" w:space="0" w:color="auto"/>
            <w:bottom w:val="none" w:sz="0" w:space="0" w:color="auto"/>
            <w:right w:val="none" w:sz="0" w:space="0" w:color="auto"/>
          </w:divBdr>
        </w:div>
        <w:div w:id="1856458110">
          <w:marLeft w:val="480"/>
          <w:marRight w:val="0"/>
          <w:marTop w:val="0"/>
          <w:marBottom w:val="0"/>
          <w:divBdr>
            <w:top w:val="none" w:sz="0" w:space="0" w:color="auto"/>
            <w:left w:val="none" w:sz="0" w:space="0" w:color="auto"/>
            <w:bottom w:val="none" w:sz="0" w:space="0" w:color="auto"/>
            <w:right w:val="none" w:sz="0" w:space="0" w:color="auto"/>
          </w:divBdr>
        </w:div>
        <w:div w:id="1944024935">
          <w:marLeft w:val="480"/>
          <w:marRight w:val="0"/>
          <w:marTop w:val="0"/>
          <w:marBottom w:val="0"/>
          <w:divBdr>
            <w:top w:val="none" w:sz="0" w:space="0" w:color="auto"/>
            <w:left w:val="none" w:sz="0" w:space="0" w:color="auto"/>
            <w:bottom w:val="none" w:sz="0" w:space="0" w:color="auto"/>
            <w:right w:val="none" w:sz="0" w:space="0" w:color="auto"/>
          </w:divBdr>
        </w:div>
        <w:div w:id="1950429868">
          <w:marLeft w:val="480"/>
          <w:marRight w:val="0"/>
          <w:marTop w:val="0"/>
          <w:marBottom w:val="0"/>
          <w:divBdr>
            <w:top w:val="none" w:sz="0" w:space="0" w:color="auto"/>
            <w:left w:val="none" w:sz="0" w:space="0" w:color="auto"/>
            <w:bottom w:val="none" w:sz="0" w:space="0" w:color="auto"/>
            <w:right w:val="none" w:sz="0" w:space="0" w:color="auto"/>
          </w:divBdr>
        </w:div>
        <w:div w:id="2011980453">
          <w:marLeft w:val="480"/>
          <w:marRight w:val="0"/>
          <w:marTop w:val="0"/>
          <w:marBottom w:val="0"/>
          <w:divBdr>
            <w:top w:val="none" w:sz="0" w:space="0" w:color="auto"/>
            <w:left w:val="none" w:sz="0" w:space="0" w:color="auto"/>
            <w:bottom w:val="none" w:sz="0" w:space="0" w:color="auto"/>
            <w:right w:val="none" w:sz="0" w:space="0" w:color="auto"/>
          </w:divBdr>
        </w:div>
        <w:div w:id="2089157646">
          <w:marLeft w:val="480"/>
          <w:marRight w:val="0"/>
          <w:marTop w:val="0"/>
          <w:marBottom w:val="0"/>
          <w:divBdr>
            <w:top w:val="none" w:sz="0" w:space="0" w:color="auto"/>
            <w:left w:val="none" w:sz="0" w:space="0" w:color="auto"/>
            <w:bottom w:val="none" w:sz="0" w:space="0" w:color="auto"/>
            <w:right w:val="none" w:sz="0" w:space="0" w:color="auto"/>
          </w:divBdr>
        </w:div>
      </w:divsChild>
    </w:div>
    <w:div w:id="925456817">
      <w:bodyDiv w:val="1"/>
      <w:marLeft w:val="0"/>
      <w:marRight w:val="0"/>
      <w:marTop w:val="0"/>
      <w:marBottom w:val="0"/>
      <w:divBdr>
        <w:top w:val="none" w:sz="0" w:space="0" w:color="auto"/>
        <w:left w:val="none" w:sz="0" w:space="0" w:color="auto"/>
        <w:bottom w:val="none" w:sz="0" w:space="0" w:color="auto"/>
        <w:right w:val="none" w:sz="0" w:space="0" w:color="auto"/>
      </w:divBdr>
    </w:div>
    <w:div w:id="926692385">
      <w:bodyDiv w:val="1"/>
      <w:marLeft w:val="0"/>
      <w:marRight w:val="0"/>
      <w:marTop w:val="0"/>
      <w:marBottom w:val="0"/>
      <w:divBdr>
        <w:top w:val="none" w:sz="0" w:space="0" w:color="auto"/>
        <w:left w:val="none" w:sz="0" w:space="0" w:color="auto"/>
        <w:bottom w:val="none" w:sz="0" w:space="0" w:color="auto"/>
        <w:right w:val="none" w:sz="0" w:space="0" w:color="auto"/>
      </w:divBdr>
    </w:div>
    <w:div w:id="927663545">
      <w:bodyDiv w:val="1"/>
      <w:marLeft w:val="0"/>
      <w:marRight w:val="0"/>
      <w:marTop w:val="0"/>
      <w:marBottom w:val="0"/>
      <w:divBdr>
        <w:top w:val="none" w:sz="0" w:space="0" w:color="auto"/>
        <w:left w:val="none" w:sz="0" w:space="0" w:color="auto"/>
        <w:bottom w:val="none" w:sz="0" w:space="0" w:color="auto"/>
        <w:right w:val="none" w:sz="0" w:space="0" w:color="auto"/>
      </w:divBdr>
    </w:div>
    <w:div w:id="927888237">
      <w:bodyDiv w:val="1"/>
      <w:marLeft w:val="0"/>
      <w:marRight w:val="0"/>
      <w:marTop w:val="0"/>
      <w:marBottom w:val="0"/>
      <w:divBdr>
        <w:top w:val="none" w:sz="0" w:space="0" w:color="auto"/>
        <w:left w:val="none" w:sz="0" w:space="0" w:color="auto"/>
        <w:bottom w:val="none" w:sz="0" w:space="0" w:color="auto"/>
        <w:right w:val="none" w:sz="0" w:space="0" w:color="auto"/>
      </w:divBdr>
      <w:divsChild>
        <w:div w:id="24796030">
          <w:marLeft w:val="480"/>
          <w:marRight w:val="0"/>
          <w:marTop w:val="0"/>
          <w:marBottom w:val="0"/>
          <w:divBdr>
            <w:top w:val="none" w:sz="0" w:space="0" w:color="auto"/>
            <w:left w:val="none" w:sz="0" w:space="0" w:color="auto"/>
            <w:bottom w:val="none" w:sz="0" w:space="0" w:color="auto"/>
            <w:right w:val="none" w:sz="0" w:space="0" w:color="auto"/>
          </w:divBdr>
        </w:div>
        <w:div w:id="97213337">
          <w:marLeft w:val="480"/>
          <w:marRight w:val="0"/>
          <w:marTop w:val="0"/>
          <w:marBottom w:val="0"/>
          <w:divBdr>
            <w:top w:val="none" w:sz="0" w:space="0" w:color="auto"/>
            <w:left w:val="none" w:sz="0" w:space="0" w:color="auto"/>
            <w:bottom w:val="none" w:sz="0" w:space="0" w:color="auto"/>
            <w:right w:val="none" w:sz="0" w:space="0" w:color="auto"/>
          </w:divBdr>
        </w:div>
        <w:div w:id="151143145">
          <w:marLeft w:val="480"/>
          <w:marRight w:val="0"/>
          <w:marTop w:val="0"/>
          <w:marBottom w:val="0"/>
          <w:divBdr>
            <w:top w:val="none" w:sz="0" w:space="0" w:color="auto"/>
            <w:left w:val="none" w:sz="0" w:space="0" w:color="auto"/>
            <w:bottom w:val="none" w:sz="0" w:space="0" w:color="auto"/>
            <w:right w:val="none" w:sz="0" w:space="0" w:color="auto"/>
          </w:divBdr>
        </w:div>
        <w:div w:id="171378439">
          <w:marLeft w:val="480"/>
          <w:marRight w:val="0"/>
          <w:marTop w:val="0"/>
          <w:marBottom w:val="0"/>
          <w:divBdr>
            <w:top w:val="none" w:sz="0" w:space="0" w:color="auto"/>
            <w:left w:val="none" w:sz="0" w:space="0" w:color="auto"/>
            <w:bottom w:val="none" w:sz="0" w:space="0" w:color="auto"/>
            <w:right w:val="none" w:sz="0" w:space="0" w:color="auto"/>
          </w:divBdr>
        </w:div>
        <w:div w:id="223025976">
          <w:marLeft w:val="480"/>
          <w:marRight w:val="0"/>
          <w:marTop w:val="0"/>
          <w:marBottom w:val="0"/>
          <w:divBdr>
            <w:top w:val="none" w:sz="0" w:space="0" w:color="auto"/>
            <w:left w:val="none" w:sz="0" w:space="0" w:color="auto"/>
            <w:bottom w:val="none" w:sz="0" w:space="0" w:color="auto"/>
            <w:right w:val="none" w:sz="0" w:space="0" w:color="auto"/>
          </w:divBdr>
        </w:div>
        <w:div w:id="263348069">
          <w:marLeft w:val="480"/>
          <w:marRight w:val="0"/>
          <w:marTop w:val="0"/>
          <w:marBottom w:val="0"/>
          <w:divBdr>
            <w:top w:val="none" w:sz="0" w:space="0" w:color="auto"/>
            <w:left w:val="none" w:sz="0" w:space="0" w:color="auto"/>
            <w:bottom w:val="none" w:sz="0" w:space="0" w:color="auto"/>
            <w:right w:val="none" w:sz="0" w:space="0" w:color="auto"/>
          </w:divBdr>
        </w:div>
        <w:div w:id="330181571">
          <w:marLeft w:val="480"/>
          <w:marRight w:val="0"/>
          <w:marTop w:val="0"/>
          <w:marBottom w:val="0"/>
          <w:divBdr>
            <w:top w:val="none" w:sz="0" w:space="0" w:color="auto"/>
            <w:left w:val="none" w:sz="0" w:space="0" w:color="auto"/>
            <w:bottom w:val="none" w:sz="0" w:space="0" w:color="auto"/>
            <w:right w:val="none" w:sz="0" w:space="0" w:color="auto"/>
          </w:divBdr>
        </w:div>
        <w:div w:id="337075033">
          <w:marLeft w:val="480"/>
          <w:marRight w:val="0"/>
          <w:marTop w:val="0"/>
          <w:marBottom w:val="0"/>
          <w:divBdr>
            <w:top w:val="none" w:sz="0" w:space="0" w:color="auto"/>
            <w:left w:val="none" w:sz="0" w:space="0" w:color="auto"/>
            <w:bottom w:val="none" w:sz="0" w:space="0" w:color="auto"/>
            <w:right w:val="none" w:sz="0" w:space="0" w:color="auto"/>
          </w:divBdr>
        </w:div>
        <w:div w:id="347800018">
          <w:marLeft w:val="480"/>
          <w:marRight w:val="0"/>
          <w:marTop w:val="0"/>
          <w:marBottom w:val="0"/>
          <w:divBdr>
            <w:top w:val="none" w:sz="0" w:space="0" w:color="auto"/>
            <w:left w:val="none" w:sz="0" w:space="0" w:color="auto"/>
            <w:bottom w:val="none" w:sz="0" w:space="0" w:color="auto"/>
            <w:right w:val="none" w:sz="0" w:space="0" w:color="auto"/>
          </w:divBdr>
        </w:div>
        <w:div w:id="366687329">
          <w:marLeft w:val="480"/>
          <w:marRight w:val="0"/>
          <w:marTop w:val="0"/>
          <w:marBottom w:val="0"/>
          <w:divBdr>
            <w:top w:val="none" w:sz="0" w:space="0" w:color="auto"/>
            <w:left w:val="none" w:sz="0" w:space="0" w:color="auto"/>
            <w:bottom w:val="none" w:sz="0" w:space="0" w:color="auto"/>
            <w:right w:val="none" w:sz="0" w:space="0" w:color="auto"/>
          </w:divBdr>
        </w:div>
        <w:div w:id="421033221">
          <w:marLeft w:val="480"/>
          <w:marRight w:val="0"/>
          <w:marTop w:val="0"/>
          <w:marBottom w:val="0"/>
          <w:divBdr>
            <w:top w:val="none" w:sz="0" w:space="0" w:color="auto"/>
            <w:left w:val="none" w:sz="0" w:space="0" w:color="auto"/>
            <w:bottom w:val="none" w:sz="0" w:space="0" w:color="auto"/>
            <w:right w:val="none" w:sz="0" w:space="0" w:color="auto"/>
          </w:divBdr>
        </w:div>
        <w:div w:id="600260891">
          <w:marLeft w:val="480"/>
          <w:marRight w:val="0"/>
          <w:marTop w:val="0"/>
          <w:marBottom w:val="0"/>
          <w:divBdr>
            <w:top w:val="none" w:sz="0" w:space="0" w:color="auto"/>
            <w:left w:val="none" w:sz="0" w:space="0" w:color="auto"/>
            <w:bottom w:val="none" w:sz="0" w:space="0" w:color="auto"/>
            <w:right w:val="none" w:sz="0" w:space="0" w:color="auto"/>
          </w:divBdr>
        </w:div>
        <w:div w:id="653339911">
          <w:marLeft w:val="480"/>
          <w:marRight w:val="0"/>
          <w:marTop w:val="0"/>
          <w:marBottom w:val="0"/>
          <w:divBdr>
            <w:top w:val="none" w:sz="0" w:space="0" w:color="auto"/>
            <w:left w:val="none" w:sz="0" w:space="0" w:color="auto"/>
            <w:bottom w:val="none" w:sz="0" w:space="0" w:color="auto"/>
            <w:right w:val="none" w:sz="0" w:space="0" w:color="auto"/>
          </w:divBdr>
        </w:div>
        <w:div w:id="764300382">
          <w:marLeft w:val="480"/>
          <w:marRight w:val="0"/>
          <w:marTop w:val="0"/>
          <w:marBottom w:val="0"/>
          <w:divBdr>
            <w:top w:val="none" w:sz="0" w:space="0" w:color="auto"/>
            <w:left w:val="none" w:sz="0" w:space="0" w:color="auto"/>
            <w:bottom w:val="none" w:sz="0" w:space="0" w:color="auto"/>
            <w:right w:val="none" w:sz="0" w:space="0" w:color="auto"/>
          </w:divBdr>
        </w:div>
        <w:div w:id="765535493">
          <w:marLeft w:val="480"/>
          <w:marRight w:val="0"/>
          <w:marTop w:val="0"/>
          <w:marBottom w:val="0"/>
          <w:divBdr>
            <w:top w:val="none" w:sz="0" w:space="0" w:color="auto"/>
            <w:left w:val="none" w:sz="0" w:space="0" w:color="auto"/>
            <w:bottom w:val="none" w:sz="0" w:space="0" w:color="auto"/>
            <w:right w:val="none" w:sz="0" w:space="0" w:color="auto"/>
          </w:divBdr>
        </w:div>
        <w:div w:id="782307195">
          <w:marLeft w:val="480"/>
          <w:marRight w:val="0"/>
          <w:marTop w:val="0"/>
          <w:marBottom w:val="0"/>
          <w:divBdr>
            <w:top w:val="none" w:sz="0" w:space="0" w:color="auto"/>
            <w:left w:val="none" w:sz="0" w:space="0" w:color="auto"/>
            <w:bottom w:val="none" w:sz="0" w:space="0" w:color="auto"/>
            <w:right w:val="none" w:sz="0" w:space="0" w:color="auto"/>
          </w:divBdr>
        </w:div>
        <w:div w:id="875462627">
          <w:marLeft w:val="480"/>
          <w:marRight w:val="0"/>
          <w:marTop w:val="0"/>
          <w:marBottom w:val="0"/>
          <w:divBdr>
            <w:top w:val="none" w:sz="0" w:space="0" w:color="auto"/>
            <w:left w:val="none" w:sz="0" w:space="0" w:color="auto"/>
            <w:bottom w:val="none" w:sz="0" w:space="0" w:color="auto"/>
            <w:right w:val="none" w:sz="0" w:space="0" w:color="auto"/>
          </w:divBdr>
        </w:div>
        <w:div w:id="896741541">
          <w:marLeft w:val="480"/>
          <w:marRight w:val="0"/>
          <w:marTop w:val="0"/>
          <w:marBottom w:val="0"/>
          <w:divBdr>
            <w:top w:val="none" w:sz="0" w:space="0" w:color="auto"/>
            <w:left w:val="none" w:sz="0" w:space="0" w:color="auto"/>
            <w:bottom w:val="none" w:sz="0" w:space="0" w:color="auto"/>
            <w:right w:val="none" w:sz="0" w:space="0" w:color="auto"/>
          </w:divBdr>
        </w:div>
        <w:div w:id="1057121450">
          <w:marLeft w:val="480"/>
          <w:marRight w:val="0"/>
          <w:marTop w:val="0"/>
          <w:marBottom w:val="0"/>
          <w:divBdr>
            <w:top w:val="none" w:sz="0" w:space="0" w:color="auto"/>
            <w:left w:val="none" w:sz="0" w:space="0" w:color="auto"/>
            <w:bottom w:val="none" w:sz="0" w:space="0" w:color="auto"/>
            <w:right w:val="none" w:sz="0" w:space="0" w:color="auto"/>
          </w:divBdr>
        </w:div>
        <w:div w:id="1144351350">
          <w:marLeft w:val="480"/>
          <w:marRight w:val="0"/>
          <w:marTop w:val="0"/>
          <w:marBottom w:val="0"/>
          <w:divBdr>
            <w:top w:val="none" w:sz="0" w:space="0" w:color="auto"/>
            <w:left w:val="none" w:sz="0" w:space="0" w:color="auto"/>
            <w:bottom w:val="none" w:sz="0" w:space="0" w:color="auto"/>
            <w:right w:val="none" w:sz="0" w:space="0" w:color="auto"/>
          </w:divBdr>
        </w:div>
        <w:div w:id="1183663910">
          <w:marLeft w:val="480"/>
          <w:marRight w:val="0"/>
          <w:marTop w:val="0"/>
          <w:marBottom w:val="0"/>
          <w:divBdr>
            <w:top w:val="none" w:sz="0" w:space="0" w:color="auto"/>
            <w:left w:val="none" w:sz="0" w:space="0" w:color="auto"/>
            <w:bottom w:val="none" w:sz="0" w:space="0" w:color="auto"/>
            <w:right w:val="none" w:sz="0" w:space="0" w:color="auto"/>
          </w:divBdr>
        </w:div>
        <w:div w:id="1215310963">
          <w:marLeft w:val="480"/>
          <w:marRight w:val="0"/>
          <w:marTop w:val="0"/>
          <w:marBottom w:val="0"/>
          <w:divBdr>
            <w:top w:val="none" w:sz="0" w:space="0" w:color="auto"/>
            <w:left w:val="none" w:sz="0" w:space="0" w:color="auto"/>
            <w:bottom w:val="none" w:sz="0" w:space="0" w:color="auto"/>
            <w:right w:val="none" w:sz="0" w:space="0" w:color="auto"/>
          </w:divBdr>
        </w:div>
        <w:div w:id="1235774206">
          <w:marLeft w:val="480"/>
          <w:marRight w:val="0"/>
          <w:marTop w:val="0"/>
          <w:marBottom w:val="0"/>
          <w:divBdr>
            <w:top w:val="none" w:sz="0" w:space="0" w:color="auto"/>
            <w:left w:val="none" w:sz="0" w:space="0" w:color="auto"/>
            <w:bottom w:val="none" w:sz="0" w:space="0" w:color="auto"/>
            <w:right w:val="none" w:sz="0" w:space="0" w:color="auto"/>
          </w:divBdr>
        </w:div>
        <w:div w:id="1254124495">
          <w:marLeft w:val="480"/>
          <w:marRight w:val="0"/>
          <w:marTop w:val="0"/>
          <w:marBottom w:val="0"/>
          <w:divBdr>
            <w:top w:val="none" w:sz="0" w:space="0" w:color="auto"/>
            <w:left w:val="none" w:sz="0" w:space="0" w:color="auto"/>
            <w:bottom w:val="none" w:sz="0" w:space="0" w:color="auto"/>
            <w:right w:val="none" w:sz="0" w:space="0" w:color="auto"/>
          </w:divBdr>
        </w:div>
        <w:div w:id="1270549822">
          <w:marLeft w:val="480"/>
          <w:marRight w:val="0"/>
          <w:marTop w:val="0"/>
          <w:marBottom w:val="0"/>
          <w:divBdr>
            <w:top w:val="none" w:sz="0" w:space="0" w:color="auto"/>
            <w:left w:val="none" w:sz="0" w:space="0" w:color="auto"/>
            <w:bottom w:val="none" w:sz="0" w:space="0" w:color="auto"/>
            <w:right w:val="none" w:sz="0" w:space="0" w:color="auto"/>
          </w:divBdr>
        </w:div>
        <w:div w:id="1294143368">
          <w:marLeft w:val="480"/>
          <w:marRight w:val="0"/>
          <w:marTop w:val="0"/>
          <w:marBottom w:val="0"/>
          <w:divBdr>
            <w:top w:val="none" w:sz="0" w:space="0" w:color="auto"/>
            <w:left w:val="none" w:sz="0" w:space="0" w:color="auto"/>
            <w:bottom w:val="none" w:sz="0" w:space="0" w:color="auto"/>
            <w:right w:val="none" w:sz="0" w:space="0" w:color="auto"/>
          </w:divBdr>
        </w:div>
        <w:div w:id="1331058944">
          <w:marLeft w:val="480"/>
          <w:marRight w:val="0"/>
          <w:marTop w:val="0"/>
          <w:marBottom w:val="0"/>
          <w:divBdr>
            <w:top w:val="none" w:sz="0" w:space="0" w:color="auto"/>
            <w:left w:val="none" w:sz="0" w:space="0" w:color="auto"/>
            <w:bottom w:val="none" w:sz="0" w:space="0" w:color="auto"/>
            <w:right w:val="none" w:sz="0" w:space="0" w:color="auto"/>
          </w:divBdr>
        </w:div>
        <w:div w:id="1417752086">
          <w:marLeft w:val="480"/>
          <w:marRight w:val="0"/>
          <w:marTop w:val="0"/>
          <w:marBottom w:val="0"/>
          <w:divBdr>
            <w:top w:val="none" w:sz="0" w:space="0" w:color="auto"/>
            <w:left w:val="none" w:sz="0" w:space="0" w:color="auto"/>
            <w:bottom w:val="none" w:sz="0" w:space="0" w:color="auto"/>
            <w:right w:val="none" w:sz="0" w:space="0" w:color="auto"/>
          </w:divBdr>
        </w:div>
        <w:div w:id="1460609956">
          <w:marLeft w:val="480"/>
          <w:marRight w:val="0"/>
          <w:marTop w:val="0"/>
          <w:marBottom w:val="0"/>
          <w:divBdr>
            <w:top w:val="none" w:sz="0" w:space="0" w:color="auto"/>
            <w:left w:val="none" w:sz="0" w:space="0" w:color="auto"/>
            <w:bottom w:val="none" w:sz="0" w:space="0" w:color="auto"/>
            <w:right w:val="none" w:sz="0" w:space="0" w:color="auto"/>
          </w:divBdr>
        </w:div>
        <w:div w:id="1583102020">
          <w:marLeft w:val="480"/>
          <w:marRight w:val="0"/>
          <w:marTop w:val="0"/>
          <w:marBottom w:val="0"/>
          <w:divBdr>
            <w:top w:val="none" w:sz="0" w:space="0" w:color="auto"/>
            <w:left w:val="none" w:sz="0" w:space="0" w:color="auto"/>
            <w:bottom w:val="none" w:sz="0" w:space="0" w:color="auto"/>
            <w:right w:val="none" w:sz="0" w:space="0" w:color="auto"/>
          </w:divBdr>
        </w:div>
        <w:div w:id="1590581173">
          <w:marLeft w:val="480"/>
          <w:marRight w:val="0"/>
          <w:marTop w:val="0"/>
          <w:marBottom w:val="0"/>
          <w:divBdr>
            <w:top w:val="none" w:sz="0" w:space="0" w:color="auto"/>
            <w:left w:val="none" w:sz="0" w:space="0" w:color="auto"/>
            <w:bottom w:val="none" w:sz="0" w:space="0" w:color="auto"/>
            <w:right w:val="none" w:sz="0" w:space="0" w:color="auto"/>
          </w:divBdr>
        </w:div>
        <w:div w:id="1599409936">
          <w:marLeft w:val="480"/>
          <w:marRight w:val="0"/>
          <w:marTop w:val="0"/>
          <w:marBottom w:val="0"/>
          <w:divBdr>
            <w:top w:val="none" w:sz="0" w:space="0" w:color="auto"/>
            <w:left w:val="none" w:sz="0" w:space="0" w:color="auto"/>
            <w:bottom w:val="none" w:sz="0" w:space="0" w:color="auto"/>
            <w:right w:val="none" w:sz="0" w:space="0" w:color="auto"/>
          </w:divBdr>
        </w:div>
        <w:div w:id="1768230074">
          <w:marLeft w:val="480"/>
          <w:marRight w:val="0"/>
          <w:marTop w:val="0"/>
          <w:marBottom w:val="0"/>
          <w:divBdr>
            <w:top w:val="none" w:sz="0" w:space="0" w:color="auto"/>
            <w:left w:val="none" w:sz="0" w:space="0" w:color="auto"/>
            <w:bottom w:val="none" w:sz="0" w:space="0" w:color="auto"/>
            <w:right w:val="none" w:sz="0" w:space="0" w:color="auto"/>
          </w:divBdr>
        </w:div>
        <w:div w:id="1795096882">
          <w:marLeft w:val="480"/>
          <w:marRight w:val="0"/>
          <w:marTop w:val="0"/>
          <w:marBottom w:val="0"/>
          <w:divBdr>
            <w:top w:val="none" w:sz="0" w:space="0" w:color="auto"/>
            <w:left w:val="none" w:sz="0" w:space="0" w:color="auto"/>
            <w:bottom w:val="none" w:sz="0" w:space="0" w:color="auto"/>
            <w:right w:val="none" w:sz="0" w:space="0" w:color="auto"/>
          </w:divBdr>
        </w:div>
        <w:div w:id="1829324866">
          <w:marLeft w:val="480"/>
          <w:marRight w:val="0"/>
          <w:marTop w:val="0"/>
          <w:marBottom w:val="0"/>
          <w:divBdr>
            <w:top w:val="none" w:sz="0" w:space="0" w:color="auto"/>
            <w:left w:val="none" w:sz="0" w:space="0" w:color="auto"/>
            <w:bottom w:val="none" w:sz="0" w:space="0" w:color="auto"/>
            <w:right w:val="none" w:sz="0" w:space="0" w:color="auto"/>
          </w:divBdr>
        </w:div>
        <w:div w:id="1871608655">
          <w:marLeft w:val="480"/>
          <w:marRight w:val="0"/>
          <w:marTop w:val="0"/>
          <w:marBottom w:val="0"/>
          <w:divBdr>
            <w:top w:val="none" w:sz="0" w:space="0" w:color="auto"/>
            <w:left w:val="none" w:sz="0" w:space="0" w:color="auto"/>
            <w:bottom w:val="none" w:sz="0" w:space="0" w:color="auto"/>
            <w:right w:val="none" w:sz="0" w:space="0" w:color="auto"/>
          </w:divBdr>
        </w:div>
        <w:div w:id="1899393669">
          <w:marLeft w:val="480"/>
          <w:marRight w:val="0"/>
          <w:marTop w:val="0"/>
          <w:marBottom w:val="0"/>
          <w:divBdr>
            <w:top w:val="none" w:sz="0" w:space="0" w:color="auto"/>
            <w:left w:val="none" w:sz="0" w:space="0" w:color="auto"/>
            <w:bottom w:val="none" w:sz="0" w:space="0" w:color="auto"/>
            <w:right w:val="none" w:sz="0" w:space="0" w:color="auto"/>
          </w:divBdr>
        </w:div>
        <w:div w:id="1997950144">
          <w:marLeft w:val="480"/>
          <w:marRight w:val="0"/>
          <w:marTop w:val="0"/>
          <w:marBottom w:val="0"/>
          <w:divBdr>
            <w:top w:val="none" w:sz="0" w:space="0" w:color="auto"/>
            <w:left w:val="none" w:sz="0" w:space="0" w:color="auto"/>
            <w:bottom w:val="none" w:sz="0" w:space="0" w:color="auto"/>
            <w:right w:val="none" w:sz="0" w:space="0" w:color="auto"/>
          </w:divBdr>
        </w:div>
        <w:div w:id="2007660441">
          <w:marLeft w:val="480"/>
          <w:marRight w:val="0"/>
          <w:marTop w:val="0"/>
          <w:marBottom w:val="0"/>
          <w:divBdr>
            <w:top w:val="none" w:sz="0" w:space="0" w:color="auto"/>
            <w:left w:val="none" w:sz="0" w:space="0" w:color="auto"/>
            <w:bottom w:val="none" w:sz="0" w:space="0" w:color="auto"/>
            <w:right w:val="none" w:sz="0" w:space="0" w:color="auto"/>
          </w:divBdr>
        </w:div>
        <w:div w:id="2035105441">
          <w:marLeft w:val="480"/>
          <w:marRight w:val="0"/>
          <w:marTop w:val="0"/>
          <w:marBottom w:val="0"/>
          <w:divBdr>
            <w:top w:val="none" w:sz="0" w:space="0" w:color="auto"/>
            <w:left w:val="none" w:sz="0" w:space="0" w:color="auto"/>
            <w:bottom w:val="none" w:sz="0" w:space="0" w:color="auto"/>
            <w:right w:val="none" w:sz="0" w:space="0" w:color="auto"/>
          </w:divBdr>
        </w:div>
        <w:div w:id="2054501573">
          <w:marLeft w:val="480"/>
          <w:marRight w:val="0"/>
          <w:marTop w:val="0"/>
          <w:marBottom w:val="0"/>
          <w:divBdr>
            <w:top w:val="none" w:sz="0" w:space="0" w:color="auto"/>
            <w:left w:val="none" w:sz="0" w:space="0" w:color="auto"/>
            <w:bottom w:val="none" w:sz="0" w:space="0" w:color="auto"/>
            <w:right w:val="none" w:sz="0" w:space="0" w:color="auto"/>
          </w:divBdr>
        </w:div>
        <w:div w:id="2097970929">
          <w:marLeft w:val="480"/>
          <w:marRight w:val="0"/>
          <w:marTop w:val="0"/>
          <w:marBottom w:val="0"/>
          <w:divBdr>
            <w:top w:val="none" w:sz="0" w:space="0" w:color="auto"/>
            <w:left w:val="none" w:sz="0" w:space="0" w:color="auto"/>
            <w:bottom w:val="none" w:sz="0" w:space="0" w:color="auto"/>
            <w:right w:val="none" w:sz="0" w:space="0" w:color="auto"/>
          </w:divBdr>
        </w:div>
        <w:div w:id="2100979342">
          <w:marLeft w:val="480"/>
          <w:marRight w:val="0"/>
          <w:marTop w:val="0"/>
          <w:marBottom w:val="0"/>
          <w:divBdr>
            <w:top w:val="none" w:sz="0" w:space="0" w:color="auto"/>
            <w:left w:val="none" w:sz="0" w:space="0" w:color="auto"/>
            <w:bottom w:val="none" w:sz="0" w:space="0" w:color="auto"/>
            <w:right w:val="none" w:sz="0" w:space="0" w:color="auto"/>
          </w:divBdr>
        </w:div>
        <w:div w:id="2126151139">
          <w:marLeft w:val="480"/>
          <w:marRight w:val="0"/>
          <w:marTop w:val="0"/>
          <w:marBottom w:val="0"/>
          <w:divBdr>
            <w:top w:val="none" w:sz="0" w:space="0" w:color="auto"/>
            <w:left w:val="none" w:sz="0" w:space="0" w:color="auto"/>
            <w:bottom w:val="none" w:sz="0" w:space="0" w:color="auto"/>
            <w:right w:val="none" w:sz="0" w:space="0" w:color="auto"/>
          </w:divBdr>
        </w:div>
      </w:divsChild>
    </w:div>
    <w:div w:id="932975030">
      <w:bodyDiv w:val="1"/>
      <w:marLeft w:val="0"/>
      <w:marRight w:val="0"/>
      <w:marTop w:val="0"/>
      <w:marBottom w:val="0"/>
      <w:divBdr>
        <w:top w:val="none" w:sz="0" w:space="0" w:color="auto"/>
        <w:left w:val="none" w:sz="0" w:space="0" w:color="auto"/>
        <w:bottom w:val="none" w:sz="0" w:space="0" w:color="auto"/>
        <w:right w:val="none" w:sz="0" w:space="0" w:color="auto"/>
      </w:divBdr>
    </w:div>
    <w:div w:id="934478825">
      <w:bodyDiv w:val="1"/>
      <w:marLeft w:val="0"/>
      <w:marRight w:val="0"/>
      <w:marTop w:val="0"/>
      <w:marBottom w:val="0"/>
      <w:divBdr>
        <w:top w:val="none" w:sz="0" w:space="0" w:color="auto"/>
        <w:left w:val="none" w:sz="0" w:space="0" w:color="auto"/>
        <w:bottom w:val="none" w:sz="0" w:space="0" w:color="auto"/>
        <w:right w:val="none" w:sz="0" w:space="0" w:color="auto"/>
      </w:divBdr>
      <w:divsChild>
        <w:div w:id="30301391">
          <w:marLeft w:val="480"/>
          <w:marRight w:val="0"/>
          <w:marTop w:val="0"/>
          <w:marBottom w:val="0"/>
          <w:divBdr>
            <w:top w:val="none" w:sz="0" w:space="0" w:color="auto"/>
            <w:left w:val="none" w:sz="0" w:space="0" w:color="auto"/>
            <w:bottom w:val="none" w:sz="0" w:space="0" w:color="auto"/>
            <w:right w:val="none" w:sz="0" w:space="0" w:color="auto"/>
          </w:divBdr>
        </w:div>
        <w:div w:id="82259590">
          <w:marLeft w:val="480"/>
          <w:marRight w:val="0"/>
          <w:marTop w:val="0"/>
          <w:marBottom w:val="0"/>
          <w:divBdr>
            <w:top w:val="none" w:sz="0" w:space="0" w:color="auto"/>
            <w:left w:val="none" w:sz="0" w:space="0" w:color="auto"/>
            <w:bottom w:val="none" w:sz="0" w:space="0" w:color="auto"/>
            <w:right w:val="none" w:sz="0" w:space="0" w:color="auto"/>
          </w:divBdr>
        </w:div>
        <w:div w:id="105807559">
          <w:marLeft w:val="480"/>
          <w:marRight w:val="0"/>
          <w:marTop w:val="0"/>
          <w:marBottom w:val="0"/>
          <w:divBdr>
            <w:top w:val="none" w:sz="0" w:space="0" w:color="auto"/>
            <w:left w:val="none" w:sz="0" w:space="0" w:color="auto"/>
            <w:bottom w:val="none" w:sz="0" w:space="0" w:color="auto"/>
            <w:right w:val="none" w:sz="0" w:space="0" w:color="auto"/>
          </w:divBdr>
        </w:div>
        <w:div w:id="226306866">
          <w:marLeft w:val="480"/>
          <w:marRight w:val="0"/>
          <w:marTop w:val="0"/>
          <w:marBottom w:val="0"/>
          <w:divBdr>
            <w:top w:val="none" w:sz="0" w:space="0" w:color="auto"/>
            <w:left w:val="none" w:sz="0" w:space="0" w:color="auto"/>
            <w:bottom w:val="none" w:sz="0" w:space="0" w:color="auto"/>
            <w:right w:val="none" w:sz="0" w:space="0" w:color="auto"/>
          </w:divBdr>
        </w:div>
        <w:div w:id="287669561">
          <w:marLeft w:val="480"/>
          <w:marRight w:val="0"/>
          <w:marTop w:val="0"/>
          <w:marBottom w:val="0"/>
          <w:divBdr>
            <w:top w:val="none" w:sz="0" w:space="0" w:color="auto"/>
            <w:left w:val="none" w:sz="0" w:space="0" w:color="auto"/>
            <w:bottom w:val="none" w:sz="0" w:space="0" w:color="auto"/>
            <w:right w:val="none" w:sz="0" w:space="0" w:color="auto"/>
          </w:divBdr>
        </w:div>
        <w:div w:id="423378419">
          <w:marLeft w:val="480"/>
          <w:marRight w:val="0"/>
          <w:marTop w:val="0"/>
          <w:marBottom w:val="0"/>
          <w:divBdr>
            <w:top w:val="none" w:sz="0" w:space="0" w:color="auto"/>
            <w:left w:val="none" w:sz="0" w:space="0" w:color="auto"/>
            <w:bottom w:val="none" w:sz="0" w:space="0" w:color="auto"/>
            <w:right w:val="none" w:sz="0" w:space="0" w:color="auto"/>
          </w:divBdr>
        </w:div>
        <w:div w:id="425616881">
          <w:marLeft w:val="480"/>
          <w:marRight w:val="0"/>
          <w:marTop w:val="0"/>
          <w:marBottom w:val="0"/>
          <w:divBdr>
            <w:top w:val="none" w:sz="0" w:space="0" w:color="auto"/>
            <w:left w:val="none" w:sz="0" w:space="0" w:color="auto"/>
            <w:bottom w:val="none" w:sz="0" w:space="0" w:color="auto"/>
            <w:right w:val="none" w:sz="0" w:space="0" w:color="auto"/>
          </w:divBdr>
        </w:div>
        <w:div w:id="433983945">
          <w:marLeft w:val="480"/>
          <w:marRight w:val="0"/>
          <w:marTop w:val="0"/>
          <w:marBottom w:val="0"/>
          <w:divBdr>
            <w:top w:val="none" w:sz="0" w:space="0" w:color="auto"/>
            <w:left w:val="none" w:sz="0" w:space="0" w:color="auto"/>
            <w:bottom w:val="none" w:sz="0" w:space="0" w:color="auto"/>
            <w:right w:val="none" w:sz="0" w:space="0" w:color="auto"/>
          </w:divBdr>
        </w:div>
        <w:div w:id="444081291">
          <w:marLeft w:val="480"/>
          <w:marRight w:val="0"/>
          <w:marTop w:val="0"/>
          <w:marBottom w:val="0"/>
          <w:divBdr>
            <w:top w:val="none" w:sz="0" w:space="0" w:color="auto"/>
            <w:left w:val="none" w:sz="0" w:space="0" w:color="auto"/>
            <w:bottom w:val="none" w:sz="0" w:space="0" w:color="auto"/>
            <w:right w:val="none" w:sz="0" w:space="0" w:color="auto"/>
          </w:divBdr>
        </w:div>
        <w:div w:id="494758014">
          <w:marLeft w:val="480"/>
          <w:marRight w:val="0"/>
          <w:marTop w:val="0"/>
          <w:marBottom w:val="0"/>
          <w:divBdr>
            <w:top w:val="none" w:sz="0" w:space="0" w:color="auto"/>
            <w:left w:val="none" w:sz="0" w:space="0" w:color="auto"/>
            <w:bottom w:val="none" w:sz="0" w:space="0" w:color="auto"/>
            <w:right w:val="none" w:sz="0" w:space="0" w:color="auto"/>
          </w:divBdr>
        </w:div>
        <w:div w:id="580334589">
          <w:marLeft w:val="480"/>
          <w:marRight w:val="0"/>
          <w:marTop w:val="0"/>
          <w:marBottom w:val="0"/>
          <w:divBdr>
            <w:top w:val="none" w:sz="0" w:space="0" w:color="auto"/>
            <w:left w:val="none" w:sz="0" w:space="0" w:color="auto"/>
            <w:bottom w:val="none" w:sz="0" w:space="0" w:color="auto"/>
            <w:right w:val="none" w:sz="0" w:space="0" w:color="auto"/>
          </w:divBdr>
        </w:div>
        <w:div w:id="590436514">
          <w:marLeft w:val="480"/>
          <w:marRight w:val="0"/>
          <w:marTop w:val="0"/>
          <w:marBottom w:val="0"/>
          <w:divBdr>
            <w:top w:val="none" w:sz="0" w:space="0" w:color="auto"/>
            <w:left w:val="none" w:sz="0" w:space="0" w:color="auto"/>
            <w:bottom w:val="none" w:sz="0" w:space="0" w:color="auto"/>
            <w:right w:val="none" w:sz="0" w:space="0" w:color="auto"/>
          </w:divBdr>
        </w:div>
        <w:div w:id="603998570">
          <w:marLeft w:val="480"/>
          <w:marRight w:val="0"/>
          <w:marTop w:val="0"/>
          <w:marBottom w:val="0"/>
          <w:divBdr>
            <w:top w:val="none" w:sz="0" w:space="0" w:color="auto"/>
            <w:left w:val="none" w:sz="0" w:space="0" w:color="auto"/>
            <w:bottom w:val="none" w:sz="0" w:space="0" w:color="auto"/>
            <w:right w:val="none" w:sz="0" w:space="0" w:color="auto"/>
          </w:divBdr>
        </w:div>
        <w:div w:id="636225358">
          <w:marLeft w:val="480"/>
          <w:marRight w:val="0"/>
          <w:marTop w:val="0"/>
          <w:marBottom w:val="0"/>
          <w:divBdr>
            <w:top w:val="none" w:sz="0" w:space="0" w:color="auto"/>
            <w:left w:val="none" w:sz="0" w:space="0" w:color="auto"/>
            <w:bottom w:val="none" w:sz="0" w:space="0" w:color="auto"/>
            <w:right w:val="none" w:sz="0" w:space="0" w:color="auto"/>
          </w:divBdr>
        </w:div>
        <w:div w:id="695665910">
          <w:marLeft w:val="480"/>
          <w:marRight w:val="0"/>
          <w:marTop w:val="0"/>
          <w:marBottom w:val="0"/>
          <w:divBdr>
            <w:top w:val="none" w:sz="0" w:space="0" w:color="auto"/>
            <w:left w:val="none" w:sz="0" w:space="0" w:color="auto"/>
            <w:bottom w:val="none" w:sz="0" w:space="0" w:color="auto"/>
            <w:right w:val="none" w:sz="0" w:space="0" w:color="auto"/>
          </w:divBdr>
        </w:div>
        <w:div w:id="717556141">
          <w:marLeft w:val="480"/>
          <w:marRight w:val="0"/>
          <w:marTop w:val="0"/>
          <w:marBottom w:val="0"/>
          <w:divBdr>
            <w:top w:val="none" w:sz="0" w:space="0" w:color="auto"/>
            <w:left w:val="none" w:sz="0" w:space="0" w:color="auto"/>
            <w:bottom w:val="none" w:sz="0" w:space="0" w:color="auto"/>
            <w:right w:val="none" w:sz="0" w:space="0" w:color="auto"/>
          </w:divBdr>
        </w:div>
        <w:div w:id="780685133">
          <w:marLeft w:val="480"/>
          <w:marRight w:val="0"/>
          <w:marTop w:val="0"/>
          <w:marBottom w:val="0"/>
          <w:divBdr>
            <w:top w:val="none" w:sz="0" w:space="0" w:color="auto"/>
            <w:left w:val="none" w:sz="0" w:space="0" w:color="auto"/>
            <w:bottom w:val="none" w:sz="0" w:space="0" w:color="auto"/>
            <w:right w:val="none" w:sz="0" w:space="0" w:color="auto"/>
          </w:divBdr>
        </w:div>
        <w:div w:id="817307526">
          <w:marLeft w:val="480"/>
          <w:marRight w:val="0"/>
          <w:marTop w:val="0"/>
          <w:marBottom w:val="0"/>
          <w:divBdr>
            <w:top w:val="none" w:sz="0" w:space="0" w:color="auto"/>
            <w:left w:val="none" w:sz="0" w:space="0" w:color="auto"/>
            <w:bottom w:val="none" w:sz="0" w:space="0" w:color="auto"/>
            <w:right w:val="none" w:sz="0" w:space="0" w:color="auto"/>
          </w:divBdr>
        </w:div>
        <w:div w:id="938173724">
          <w:marLeft w:val="480"/>
          <w:marRight w:val="0"/>
          <w:marTop w:val="0"/>
          <w:marBottom w:val="0"/>
          <w:divBdr>
            <w:top w:val="none" w:sz="0" w:space="0" w:color="auto"/>
            <w:left w:val="none" w:sz="0" w:space="0" w:color="auto"/>
            <w:bottom w:val="none" w:sz="0" w:space="0" w:color="auto"/>
            <w:right w:val="none" w:sz="0" w:space="0" w:color="auto"/>
          </w:divBdr>
        </w:div>
        <w:div w:id="978878347">
          <w:marLeft w:val="480"/>
          <w:marRight w:val="0"/>
          <w:marTop w:val="0"/>
          <w:marBottom w:val="0"/>
          <w:divBdr>
            <w:top w:val="none" w:sz="0" w:space="0" w:color="auto"/>
            <w:left w:val="none" w:sz="0" w:space="0" w:color="auto"/>
            <w:bottom w:val="none" w:sz="0" w:space="0" w:color="auto"/>
            <w:right w:val="none" w:sz="0" w:space="0" w:color="auto"/>
          </w:divBdr>
        </w:div>
        <w:div w:id="1031340781">
          <w:marLeft w:val="480"/>
          <w:marRight w:val="0"/>
          <w:marTop w:val="0"/>
          <w:marBottom w:val="0"/>
          <w:divBdr>
            <w:top w:val="none" w:sz="0" w:space="0" w:color="auto"/>
            <w:left w:val="none" w:sz="0" w:space="0" w:color="auto"/>
            <w:bottom w:val="none" w:sz="0" w:space="0" w:color="auto"/>
            <w:right w:val="none" w:sz="0" w:space="0" w:color="auto"/>
          </w:divBdr>
        </w:div>
        <w:div w:id="1051072918">
          <w:marLeft w:val="480"/>
          <w:marRight w:val="0"/>
          <w:marTop w:val="0"/>
          <w:marBottom w:val="0"/>
          <w:divBdr>
            <w:top w:val="none" w:sz="0" w:space="0" w:color="auto"/>
            <w:left w:val="none" w:sz="0" w:space="0" w:color="auto"/>
            <w:bottom w:val="none" w:sz="0" w:space="0" w:color="auto"/>
            <w:right w:val="none" w:sz="0" w:space="0" w:color="auto"/>
          </w:divBdr>
        </w:div>
        <w:div w:id="1160460307">
          <w:marLeft w:val="480"/>
          <w:marRight w:val="0"/>
          <w:marTop w:val="0"/>
          <w:marBottom w:val="0"/>
          <w:divBdr>
            <w:top w:val="none" w:sz="0" w:space="0" w:color="auto"/>
            <w:left w:val="none" w:sz="0" w:space="0" w:color="auto"/>
            <w:bottom w:val="none" w:sz="0" w:space="0" w:color="auto"/>
            <w:right w:val="none" w:sz="0" w:space="0" w:color="auto"/>
          </w:divBdr>
        </w:div>
        <w:div w:id="1194658364">
          <w:marLeft w:val="480"/>
          <w:marRight w:val="0"/>
          <w:marTop w:val="0"/>
          <w:marBottom w:val="0"/>
          <w:divBdr>
            <w:top w:val="none" w:sz="0" w:space="0" w:color="auto"/>
            <w:left w:val="none" w:sz="0" w:space="0" w:color="auto"/>
            <w:bottom w:val="none" w:sz="0" w:space="0" w:color="auto"/>
            <w:right w:val="none" w:sz="0" w:space="0" w:color="auto"/>
          </w:divBdr>
        </w:div>
        <w:div w:id="1282879795">
          <w:marLeft w:val="480"/>
          <w:marRight w:val="0"/>
          <w:marTop w:val="0"/>
          <w:marBottom w:val="0"/>
          <w:divBdr>
            <w:top w:val="none" w:sz="0" w:space="0" w:color="auto"/>
            <w:left w:val="none" w:sz="0" w:space="0" w:color="auto"/>
            <w:bottom w:val="none" w:sz="0" w:space="0" w:color="auto"/>
            <w:right w:val="none" w:sz="0" w:space="0" w:color="auto"/>
          </w:divBdr>
        </w:div>
        <w:div w:id="1306203145">
          <w:marLeft w:val="480"/>
          <w:marRight w:val="0"/>
          <w:marTop w:val="0"/>
          <w:marBottom w:val="0"/>
          <w:divBdr>
            <w:top w:val="none" w:sz="0" w:space="0" w:color="auto"/>
            <w:left w:val="none" w:sz="0" w:space="0" w:color="auto"/>
            <w:bottom w:val="none" w:sz="0" w:space="0" w:color="auto"/>
            <w:right w:val="none" w:sz="0" w:space="0" w:color="auto"/>
          </w:divBdr>
        </w:div>
        <w:div w:id="1347437165">
          <w:marLeft w:val="480"/>
          <w:marRight w:val="0"/>
          <w:marTop w:val="0"/>
          <w:marBottom w:val="0"/>
          <w:divBdr>
            <w:top w:val="none" w:sz="0" w:space="0" w:color="auto"/>
            <w:left w:val="none" w:sz="0" w:space="0" w:color="auto"/>
            <w:bottom w:val="none" w:sz="0" w:space="0" w:color="auto"/>
            <w:right w:val="none" w:sz="0" w:space="0" w:color="auto"/>
          </w:divBdr>
        </w:div>
        <w:div w:id="1351645692">
          <w:marLeft w:val="480"/>
          <w:marRight w:val="0"/>
          <w:marTop w:val="0"/>
          <w:marBottom w:val="0"/>
          <w:divBdr>
            <w:top w:val="none" w:sz="0" w:space="0" w:color="auto"/>
            <w:left w:val="none" w:sz="0" w:space="0" w:color="auto"/>
            <w:bottom w:val="none" w:sz="0" w:space="0" w:color="auto"/>
            <w:right w:val="none" w:sz="0" w:space="0" w:color="auto"/>
          </w:divBdr>
        </w:div>
        <w:div w:id="1358384424">
          <w:marLeft w:val="480"/>
          <w:marRight w:val="0"/>
          <w:marTop w:val="0"/>
          <w:marBottom w:val="0"/>
          <w:divBdr>
            <w:top w:val="none" w:sz="0" w:space="0" w:color="auto"/>
            <w:left w:val="none" w:sz="0" w:space="0" w:color="auto"/>
            <w:bottom w:val="none" w:sz="0" w:space="0" w:color="auto"/>
            <w:right w:val="none" w:sz="0" w:space="0" w:color="auto"/>
          </w:divBdr>
        </w:div>
        <w:div w:id="1365904767">
          <w:marLeft w:val="480"/>
          <w:marRight w:val="0"/>
          <w:marTop w:val="0"/>
          <w:marBottom w:val="0"/>
          <w:divBdr>
            <w:top w:val="none" w:sz="0" w:space="0" w:color="auto"/>
            <w:left w:val="none" w:sz="0" w:space="0" w:color="auto"/>
            <w:bottom w:val="none" w:sz="0" w:space="0" w:color="auto"/>
            <w:right w:val="none" w:sz="0" w:space="0" w:color="auto"/>
          </w:divBdr>
        </w:div>
        <w:div w:id="1417941848">
          <w:marLeft w:val="480"/>
          <w:marRight w:val="0"/>
          <w:marTop w:val="0"/>
          <w:marBottom w:val="0"/>
          <w:divBdr>
            <w:top w:val="none" w:sz="0" w:space="0" w:color="auto"/>
            <w:left w:val="none" w:sz="0" w:space="0" w:color="auto"/>
            <w:bottom w:val="none" w:sz="0" w:space="0" w:color="auto"/>
            <w:right w:val="none" w:sz="0" w:space="0" w:color="auto"/>
          </w:divBdr>
        </w:div>
        <w:div w:id="1440759123">
          <w:marLeft w:val="480"/>
          <w:marRight w:val="0"/>
          <w:marTop w:val="0"/>
          <w:marBottom w:val="0"/>
          <w:divBdr>
            <w:top w:val="none" w:sz="0" w:space="0" w:color="auto"/>
            <w:left w:val="none" w:sz="0" w:space="0" w:color="auto"/>
            <w:bottom w:val="none" w:sz="0" w:space="0" w:color="auto"/>
            <w:right w:val="none" w:sz="0" w:space="0" w:color="auto"/>
          </w:divBdr>
        </w:div>
        <w:div w:id="1547835792">
          <w:marLeft w:val="480"/>
          <w:marRight w:val="0"/>
          <w:marTop w:val="0"/>
          <w:marBottom w:val="0"/>
          <w:divBdr>
            <w:top w:val="none" w:sz="0" w:space="0" w:color="auto"/>
            <w:left w:val="none" w:sz="0" w:space="0" w:color="auto"/>
            <w:bottom w:val="none" w:sz="0" w:space="0" w:color="auto"/>
            <w:right w:val="none" w:sz="0" w:space="0" w:color="auto"/>
          </w:divBdr>
        </w:div>
        <w:div w:id="1564834279">
          <w:marLeft w:val="480"/>
          <w:marRight w:val="0"/>
          <w:marTop w:val="0"/>
          <w:marBottom w:val="0"/>
          <w:divBdr>
            <w:top w:val="none" w:sz="0" w:space="0" w:color="auto"/>
            <w:left w:val="none" w:sz="0" w:space="0" w:color="auto"/>
            <w:bottom w:val="none" w:sz="0" w:space="0" w:color="auto"/>
            <w:right w:val="none" w:sz="0" w:space="0" w:color="auto"/>
          </w:divBdr>
        </w:div>
        <w:div w:id="1591692444">
          <w:marLeft w:val="480"/>
          <w:marRight w:val="0"/>
          <w:marTop w:val="0"/>
          <w:marBottom w:val="0"/>
          <w:divBdr>
            <w:top w:val="none" w:sz="0" w:space="0" w:color="auto"/>
            <w:left w:val="none" w:sz="0" w:space="0" w:color="auto"/>
            <w:bottom w:val="none" w:sz="0" w:space="0" w:color="auto"/>
            <w:right w:val="none" w:sz="0" w:space="0" w:color="auto"/>
          </w:divBdr>
        </w:div>
        <w:div w:id="1636179838">
          <w:marLeft w:val="480"/>
          <w:marRight w:val="0"/>
          <w:marTop w:val="0"/>
          <w:marBottom w:val="0"/>
          <w:divBdr>
            <w:top w:val="none" w:sz="0" w:space="0" w:color="auto"/>
            <w:left w:val="none" w:sz="0" w:space="0" w:color="auto"/>
            <w:bottom w:val="none" w:sz="0" w:space="0" w:color="auto"/>
            <w:right w:val="none" w:sz="0" w:space="0" w:color="auto"/>
          </w:divBdr>
        </w:div>
        <w:div w:id="1733385493">
          <w:marLeft w:val="480"/>
          <w:marRight w:val="0"/>
          <w:marTop w:val="0"/>
          <w:marBottom w:val="0"/>
          <w:divBdr>
            <w:top w:val="none" w:sz="0" w:space="0" w:color="auto"/>
            <w:left w:val="none" w:sz="0" w:space="0" w:color="auto"/>
            <w:bottom w:val="none" w:sz="0" w:space="0" w:color="auto"/>
            <w:right w:val="none" w:sz="0" w:space="0" w:color="auto"/>
          </w:divBdr>
        </w:div>
        <w:div w:id="1880968800">
          <w:marLeft w:val="480"/>
          <w:marRight w:val="0"/>
          <w:marTop w:val="0"/>
          <w:marBottom w:val="0"/>
          <w:divBdr>
            <w:top w:val="none" w:sz="0" w:space="0" w:color="auto"/>
            <w:left w:val="none" w:sz="0" w:space="0" w:color="auto"/>
            <w:bottom w:val="none" w:sz="0" w:space="0" w:color="auto"/>
            <w:right w:val="none" w:sz="0" w:space="0" w:color="auto"/>
          </w:divBdr>
        </w:div>
        <w:div w:id="1882325353">
          <w:marLeft w:val="480"/>
          <w:marRight w:val="0"/>
          <w:marTop w:val="0"/>
          <w:marBottom w:val="0"/>
          <w:divBdr>
            <w:top w:val="none" w:sz="0" w:space="0" w:color="auto"/>
            <w:left w:val="none" w:sz="0" w:space="0" w:color="auto"/>
            <w:bottom w:val="none" w:sz="0" w:space="0" w:color="auto"/>
            <w:right w:val="none" w:sz="0" w:space="0" w:color="auto"/>
          </w:divBdr>
        </w:div>
        <w:div w:id="1996914539">
          <w:marLeft w:val="480"/>
          <w:marRight w:val="0"/>
          <w:marTop w:val="0"/>
          <w:marBottom w:val="0"/>
          <w:divBdr>
            <w:top w:val="none" w:sz="0" w:space="0" w:color="auto"/>
            <w:left w:val="none" w:sz="0" w:space="0" w:color="auto"/>
            <w:bottom w:val="none" w:sz="0" w:space="0" w:color="auto"/>
            <w:right w:val="none" w:sz="0" w:space="0" w:color="auto"/>
          </w:divBdr>
        </w:div>
        <w:div w:id="2020693229">
          <w:marLeft w:val="480"/>
          <w:marRight w:val="0"/>
          <w:marTop w:val="0"/>
          <w:marBottom w:val="0"/>
          <w:divBdr>
            <w:top w:val="none" w:sz="0" w:space="0" w:color="auto"/>
            <w:left w:val="none" w:sz="0" w:space="0" w:color="auto"/>
            <w:bottom w:val="none" w:sz="0" w:space="0" w:color="auto"/>
            <w:right w:val="none" w:sz="0" w:space="0" w:color="auto"/>
          </w:divBdr>
        </w:div>
        <w:div w:id="2054308129">
          <w:marLeft w:val="480"/>
          <w:marRight w:val="0"/>
          <w:marTop w:val="0"/>
          <w:marBottom w:val="0"/>
          <w:divBdr>
            <w:top w:val="none" w:sz="0" w:space="0" w:color="auto"/>
            <w:left w:val="none" w:sz="0" w:space="0" w:color="auto"/>
            <w:bottom w:val="none" w:sz="0" w:space="0" w:color="auto"/>
            <w:right w:val="none" w:sz="0" w:space="0" w:color="auto"/>
          </w:divBdr>
        </w:div>
        <w:div w:id="2077314377">
          <w:marLeft w:val="480"/>
          <w:marRight w:val="0"/>
          <w:marTop w:val="0"/>
          <w:marBottom w:val="0"/>
          <w:divBdr>
            <w:top w:val="none" w:sz="0" w:space="0" w:color="auto"/>
            <w:left w:val="none" w:sz="0" w:space="0" w:color="auto"/>
            <w:bottom w:val="none" w:sz="0" w:space="0" w:color="auto"/>
            <w:right w:val="none" w:sz="0" w:space="0" w:color="auto"/>
          </w:divBdr>
        </w:div>
        <w:div w:id="2097939015">
          <w:marLeft w:val="480"/>
          <w:marRight w:val="0"/>
          <w:marTop w:val="0"/>
          <w:marBottom w:val="0"/>
          <w:divBdr>
            <w:top w:val="none" w:sz="0" w:space="0" w:color="auto"/>
            <w:left w:val="none" w:sz="0" w:space="0" w:color="auto"/>
            <w:bottom w:val="none" w:sz="0" w:space="0" w:color="auto"/>
            <w:right w:val="none" w:sz="0" w:space="0" w:color="auto"/>
          </w:divBdr>
        </w:div>
      </w:divsChild>
    </w:div>
    <w:div w:id="935360452">
      <w:bodyDiv w:val="1"/>
      <w:marLeft w:val="0"/>
      <w:marRight w:val="0"/>
      <w:marTop w:val="0"/>
      <w:marBottom w:val="0"/>
      <w:divBdr>
        <w:top w:val="none" w:sz="0" w:space="0" w:color="auto"/>
        <w:left w:val="none" w:sz="0" w:space="0" w:color="auto"/>
        <w:bottom w:val="none" w:sz="0" w:space="0" w:color="auto"/>
        <w:right w:val="none" w:sz="0" w:space="0" w:color="auto"/>
      </w:divBdr>
    </w:div>
    <w:div w:id="943075812">
      <w:bodyDiv w:val="1"/>
      <w:marLeft w:val="0"/>
      <w:marRight w:val="0"/>
      <w:marTop w:val="0"/>
      <w:marBottom w:val="0"/>
      <w:divBdr>
        <w:top w:val="none" w:sz="0" w:space="0" w:color="auto"/>
        <w:left w:val="none" w:sz="0" w:space="0" w:color="auto"/>
        <w:bottom w:val="none" w:sz="0" w:space="0" w:color="auto"/>
        <w:right w:val="none" w:sz="0" w:space="0" w:color="auto"/>
      </w:divBdr>
    </w:div>
    <w:div w:id="944649781">
      <w:bodyDiv w:val="1"/>
      <w:marLeft w:val="0"/>
      <w:marRight w:val="0"/>
      <w:marTop w:val="0"/>
      <w:marBottom w:val="0"/>
      <w:divBdr>
        <w:top w:val="none" w:sz="0" w:space="0" w:color="auto"/>
        <w:left w:val="none" w:sz="0" w:space="0" w:color="auto"/>
        <w:bottom w:val="none" w:sz="0" w:space="0" w:color="auto"/>
        <w:right w:val="none" w:sz="0" w:space="0" w:color="auto"/>
      </w:divBdr>
      <w:divsChild>
        <w:div w:id="1393426467">
          <w:marLeft w:val="480"/>
          <w:marRight w:val="0"/>
          <w:marTop w:val="0"/>
          <w:marBottom w:val="0"/>
          <w:divBdr>
            <w:top w:val="none" w:sz="0" w:space="0" w:color="auto"/>
            <w:left w:val="none" w:sz="0" w:space="0" w:color="auto"/>
            <w:bottom w:val="none" w:sz="0" w:space="0" w:color="auto"/>
            <w:right w:val="none" w:sz="0" w:space="0" w:color="auto"/>
          </w:divBdr>
        </w:div>
      </w:divsChild>
    </w:div>
    <w:div w:id="950090826">
      <w:bodyDiv w:val="1"/>
      <w:marLeft w:val="0"/>
      <w:marRight w:val="0"/>
      <w:marTop w:val="0"/>
      <w:marBottom w:val="0"/>
      <w:divBdr>
        <w:top w:val="none" w:sz="0" w:space="0" w:color="auto"/>
        <w:left w:val="none" w:sz="0" w:space="0" w:color="auto"/>
        <w:bottom w:val="none" w:sz="0" w:space="0" w:color="auto"/>
        <w:right w:val="none" w:sz="0" w:space="0" w:color="auto"/>
      </w:divBdr>
    </w:div>
    <w:div w:id="950554800">
      <w:bodyDiv w:val="1"/>
      <w:marLeft w:val="0"/>
      <w:marRight w:val="0"/>
      <w:marTop w:val="0"/>
      <w:marBottom w:val="0"/>
      <w:divBdr>
        <w:top w:val="none" w:sz="0" w:space="0" w:color="auto"/>
        <w:left w:val="none" w:sz="0" w:space="0" w:color="auto"/>
        <w:bottom w:val="none" w:sz="0" w:space="0" w:color="auto"/>
        <w:right w:val="none" w:sz="0" w:space="0" w:color="auto"/>
      </w:divBdr>
    </w:div>
    <w:div w:id="954679586">
      <w:bodyDiv w:val="1"/>
      <w:marLeft w:val="0"/>
      <w:marRight w:val="0"/>
      <w:marTop w:val="0"/>
      <w:marBottom w:val="0"/>
      <w:divBdr>
        <w:top w:val="none" w:sz="0" w:space="0" w:color="auto"/>
        <w:left w:val="none" w:sz="0" w:space="0" w:color="auto"/>
        <w:bottom w:val="none" w:sz="0" w:space="0" w:color="auto"/>
        <w:right w:val="none" w:sz="0" w:space="0" w:color="auto"/>
      </w:divBdr>
    </w:div>
    <w:div w:id="957563509">
      <w:bodyDiv w:val="1"/>
      <w:marLeft w:val="0"/>
      <w:marRight w:val="0"/>
      <w:marTop w:val="0"/>
      <w:marBottom w:val="0"/>
      <w:divBdr>
        <w:top w:val="none" w:sz="0" w:space="0" w:color="auto"/>
        <w:left w:val="none" w:sz="0" w:space="0" w:color="auto"/>
        <w:bottom w:val="none" w:sz="0" w:space="0" w:color="auto"/>
        <w:right w:val="none" w:sz="0" w:space="0" w:color="auto"/>
      </w:divBdr>
    </w:div>
    <w:div w:id="958997917">
      <w:bodyDiv w:val="1"/>
      <w:marLeft w:val="0"/>
      <w:marRight w:val="0"/>
      <w:marTop w:val="0"/>
      <w:marBottom w:val="0"/>
      <w:divBdr>
        <w:top w:val="none" w:sz="0" w:space="0" w:color="auto"/>
        <w:left w:val="none" w:sz="0" w:space="0" w:color="auto"/>
        <w:bottom w:val="none" w:sz="0" w:space="0" w:color="auto"/>
        <w:right w:val="none" w:sz="0" w:space="0" w:color="auto"/>
      </w:divBdr>
    </w:div>
    <w:div w:id="961375592">
      <w:bodyDiv w:val="1"/>
      <w:marLeft w:val="0"/>
      <w:marRight w:val="0"/>
      <w:marTop w:val="0"/>
      <w:marBottom w:val="0"/>
      <w:divBdr>
        <w:top w:val="none" w:sz="0" w:space="0" w:color="auto"/>
        <w:left w:val="none" w:sz="0" w:space="0" w:color="auto"/>
        <w:bottom w:val="none" w:sz="0" w:space="0" w:color="auto"/>
        <w:right w:val="none" w:sz="0" w:space="0" w:color="auto"/>
      </w:divBdr>
    </w:div>
    <w:div w:id="966593731">
      <w:bodyDiv w:val="1"/>
      <w:marLeft w:val="0"/>
      <w:marRight w:val="0"/>
      <w:marTop w:val="0"/>
      <w:marBottom w:val="0"/>
      <w:divBdr>
        <w:top w:val="none" w:sz="0" w:space="0" w:color="auto"/>
        <w:left w:val="none" w:sz="0" w:space="0" w:color="auto"/>
        <w:bottom w:val="none" w:sz="0" w:space="0" w:color="auto"/>
        <w:right w:val="none" w:sz="0" w:space="0" w:color="auto"/>
      </w:divBdr>
    </w:div>
    <w:div w:id="972909445">
      <w:bodyDiv w:val="1"/>
      <w:marLeft w:val="0"/>
      <w:marRight w:val="0"/>
      <w:marTop w:val="0"/>
      <w:marBottom w:val="0"/>
      <w:divBdr>
        <w:top w:val="none" w:sz="0" w:space="0" w:color="auto"/>
        <w:left w:val="none" w:sz="0" w:space="0" w:color="auto"/>
        <w:bottom w:val="none" w:sz="0" w:space="0" w:color="auto"/>
        <w:right w:val="none" w:sz="0" w:space="0" w:color="auto"/>
      </w:divBdr>
    </w:div>
    <w:div w:id="973170494">
      <w:bodyDiv w:val="1"/>
      <w:marLeft w:val="0"/>
      <w:marRight w:val="0"/>
      <w:marTop w:val="0"/>
      <w:marBottom w:val="0"/>
      <w:divBdr>
        <w:top w:val="none" w:sz="0" w:space="0" w:color="auto"/>
        <w:left w:val="none" w:sz="0" w:space="0" w:color="auto"/>
        <w:bottom w:val="none" w:sz="0" w:space="0" w:color="auto"/>
        <w:right w:val="none" w:sz="0" w:space="0" w:color="auto"/>
      </w:divBdr>
    </w:div>
    <w:div w:id="983042880">
      <w:bodyDiv w:val="1"/>
      <w:marLeft w:val="0"/>
      <w:marRight w:val="0"/>
      <w:marTop w:val="0"/>
      <w:marBottom w:val="0"/>
      <w:divBdr>
        <w:top w:val="none" w:sz="0" w:space="0" w:color="auto"/>
        <w:left w:val="none" w:sz="0" w:space="0" w:color="auto"/>
        <w:bottom w:val="none" w:sz="0" w:space="0" w:color="auto"/>
        <w:right w:val="none" w:sz="0" w:space="0" w:color="auto"/>
      </w:divBdr>
    </w:div>
    <w:div w:id="984898650">
      <w:bodyDiv w:val="1"/>
      <w:marLeft w:val="0"/>
      <w:marRight w:val="0"/>
      <w:marTop w:val="0"/>
      <w:marBottom w:val="0"/>
      <w:divBdr>
        <w:top w:val="none" w:sz="0" w:space="0" w:color="auto"/>
        <w:left w:val="none" w:sz="0" w:space="0" w:color="auto"/>
        <w:bottom w:val="none" w:sz="0" w:space="0" w:color="auto"/>
        <w:right w:val="none" w:sz="0" w:space="0" w:color="auto"/>
      </w:divBdr>
    </w:div>
    <w:div w:id="985744887">
      <w:bodyDiv w:val="1"/>
      <w:marLeft w:val="0"/>
      <w:marRight w:val="0"/>
      <w:marTop w:val="0"/>
      <w:marBottom w:val="0"/>
      <w:divBdr>
        <w:top w:val="none" w:sz="0" w:space="0" w:color="auto"/>
        <w:left w:val="none" w:sz="0" w:space="0" w:color="auto"/>
        <w:bottom w:val="none" w:sz="0" w:space="0" w:color="auto"/>
        <w:right w:val="none" w:sz="0" w:space="0" w:color="auto"/>
      </w:divBdr>
    </w:div>
    <w:div w:id="986861404">
      <w:bodyDiv w:val="1"/>
      <w:marLeft w:val="0"/>
      <w:marRight w:val="0"/>
      <w:marTop w:val="0"/>
      <w:marBottom w:val="0"/>
      <w:divBdr>
        <w:top w:val="none" w:sz="0" w:space="0" w:color="auto"/>
        <w:left w:val="none" w:sz="0" w:space="0" w:color="auto"/>
        <w:bottom w:val="none" w:sz="0" w:space="0" w:color="auto"/>
        <w:right w:val="none" w:sz="0" w:space="0" w:color="auto"/>
      </w:divBdr>
    </w:div>
    <w:div w:id="988510129">
      <w:bodyDiv w:val="1"/>
      <w:marLeft w:val="0"/>
      <w:marRight w:val="0"/>
      <w:marTop w:val="0"/>
      <w:marBottom w:val="0"/>
      <w:divBdr>
        <w:top w:val="none" w:sz="0" w:space="0" w:color="auto"/>
        <w:left w:val="none" w:sz="0" w:space="0" w:color="auto"/>
        <w:bottom w:val="none" w:sz="0" w:space="0" w:color="auto"/>
        <w:right w:val="none" w:sz="0" w:space="0" w:color="auto"/>
      </w:divBdr>
    </w:div>
    <w:div w:id="990257610">
      <w:bodyDiv w:val="1"/>
      <w:marLeft w:val="0"/>
      <w:marRight w:val="0"/>
      <w:marTop w:val="0"/>
      <w:marBottom w:val="0"/>
      <w:divBdr>
        <w:top w:val="none" w:sz="0" w:space="0" w:color="auto"/>
        <w:left w:val="none" w:sz="0" w:space="0" w:color="auto"/>
        <w:bottom w:val="none" w:sz="0" w:space="0" w:color="auto"/>
        <w:right w:val="none" w:sz="0" w:space="0" w:color="auto"/>
      </w:divBdr>
    </w:div>
    <w:div w:id="990475674">
      <w:bodyDiv w:val="1"/>
      <w:marLeft w:val="0"/>
      <w:marRight w:val="0"/>
      <w:marTop w:val="0"/>
      <w:marBottom w:val="0"/>
      <w:divBdr>
        <w:top w:val="none" w:sz="0" w:space="0" w:color="auto"/>
        <w:left w:val="none" w:sz="0" w:space="0" w:color="auto"/>
        <w:bottom w:val="none" w:sz="0" w:space="0" w:color="auto"/>
        <w:right w:val="none" w:sz="0" w:space="0" w:color="auto"/>
      </w:divBdr>
    </w:div>
    <w:div w:id="992370487">
      <w:bodyDiv w:val="1"/>
      <w:marLeft w:val="0"/>
      <w:marRight w:val="0"/>
      <w:marTop w:val="0"/>
      <w:marBottom w:val="0"/>
      <w:divBdr>
        <w:top w:val="none" w:sz="0" w:space="0" w:color="auto"/>
        <w:left w:val="none" w:sz="0" w:space="0" w:color="auto"/>
        <w:bottom w:val="none" w:sz="0" w:space="0" w:color="auto"/>
        <w:right w:val="none" w:sz="0" w:space="0" w:color="auto"/>
      </w:divBdr>
    </w:div>
    <w:div w:id="995378604">
      <w:bodyDiv w:val="1"/>
      <w:marLeft w:val="0"/>
      <w:marRight w:val="0"/>
      <w:marTop w:val="0"/>
      <w:marBottom w:val="0"/>
      <w:divBdr>
        <w:top w:val="none" w:sz="0" w:space="0" w:color="auto"/>
        <w:left w:val="none" w:sz="0" w:space="0" w:color="auto"/>
        <w:bottom w:val="none" w:sz="0" w:space="0" w:color="auto"/>
        <w:right w:val="none" w:sz="0" w:space="0" w:color="auto"/>
      </w:divBdr>
    </w:div>
    <w:div w:id="1000960216">
      <w:bodyDiv w:val="1"/>
      <w:marLeft w:val="0"/>
      <w:marRight w:val="0"/>
      <w:marTop w:val="0"/>
      <w:marBottom w:val="0"/>
      <w:divBdr>
        <w:top w:val="none" w:sz="0" w:space="0" w:color="auto"/>
        <w:left w:val="none" w:sz="0" w:space="0" w:color="auto"/>
        <w:bottom w:val="none" w:sz="0" w:space="0" w:color="auto"/>
        <w:right w:val="none" w:sz="0" w:space="0" w:color="auto"/>
      </w:divBdr>
      <w:divsChild>
        <w:div w:id="98725601">
          <w:marLeft w:val="480"/>
          <w:marRight w:val="0"/>
          <w:marTop w:val="0"/>
          <w:marBottom w:val="0"/>
          <w:divBdr>
            <w:top w:val="none" w:sz="0" w:space="0" w:color="auto"/>
            <w:left w:val="none" w:sz="0" w:space="0" w:color="auto"/>
            <w:bottom w:val="none" w:sz="0" w:space="0" w:color="auto"/>
            <w:right w:val="none" w:sz="0" w:space="0" w:color="auto"/>
          </w:divBdr>
        </w:div>
        <w:div w:id="178467904">
          <w:marLeft w:val="480"/>
          <w:marRight w:val="0"/>
          <w:marTop w:val="0"/>
          <w:marBottom w:val="0"/>
          <w:divBdr>
            <w:top w:val="none" w:sz="0" w:space="0" w:color="auto"/>
            <w:left w:val="none" w:sz="0" w:space="0" w:color="auto"/>
            <w:bottom w:val="none" w:sz="0" w:space="0" w:color="auto"/>
            <w:right w:val="none" w:sz="0" w:space="0" w:color="auto"/>
          </w:divBdr>
        </w:div>
        <w:div w:id="200091806">
          <w:marLeft w:val="480"/>
          <w:marRight w:val="0"/>
          <w:marTop w:val="0"/>
          <w:marBottom w:val="0"/>
          <w:divBdr>
            <w:top w:val="none" w:sz="0" w:space="0" w:color="auto"/>
            <w:left w:val="none" w:sz="0" w:space="0" w:color="auto"/>
            <w:bottom w:val="none" w:sz="0" w:space="0" w:color="auto"/>
            <w:right w:val="none" w:sz="0" w:space="0" w:color="auto"/>
          </w:divBdr>
        </w:div>
        <w:div w:id="341325709">
          <w:marLeft w:val="480"/>
          <w:marRight w:val="0"/>
          <w:marTop w:val="0"/>
          <w:marBottom w:val="0"/>
          <w:divBdr>
            <w:top w:val="none" w:sz="0" w:space="0" w:color="auto"/>
            <w:left w:val="none" w:sz="0" w:space="0" w:color="auto"/>
            <w:bottom w:val="none" w:sz="0" w:space="0" w:color="auto"/>
            <w:right w:val="none" w:sz="0" w:space="0" w:color="auto"/>
          </w:divBdr>
        </w:div>
        <w:div w:id="372580596">
          <w:marLeft w:val="480"/>
          <w:marRight w:val="0"/>
          <w:marTop w:val="0"/>
          <w:marBottom w:val="0"/>
          <w:divBdr>
            <w:top w:val="none" w:sz="0" w:space="0" w:color="auto"/>
            <w:left w:val="none" w:sz="0" w:space="0" w:color="auto"/>
            <w:bottom w:val="none" w:sz="0" w:space="0" w:color="auto"/>
            <w:right w:val="none" w:sz="0" w:space="0" w:color="auto"/>
          </w:divBdr>
        </w:div>
        <w:div w:id="502015359">
          <w:marLeft w:val="480"/>
          <w:marRight w:val="0"/>
          <w:marTop w:val="0"/>
          <w:marBottom w:val="0"/>
          <w:divBdr>
            <w:top w:val="none" w:sz="0" w:space="0" w:color="auto"/>
            <w:left w:val="none" w:sz="0" w:space="0" w:color="auto"/>
            <w:bottom w:val="none" w:sz="0" w:space="0" w:color="auto"/>
            <w:right w:val="none" w:sz="0" w:space="0" w:color="auto"/>
          </w:divBdr>
        </w:div>
        <w:div w:id="797454335">
          <w:marLeft w:val="480"/>
          <w:marRight w:val="0"/>
          <w:marTop w:val="0"/>
          <w:marBottom w:val="0"/>
          <w:divBdr>
            <w:top w:val="none" w:sz="0" w:space="0" w:color="auto"/>
            <w:left w:val="none" w:sz="0" w:space="0" w:color="auto"/>
            <w:bottom w:val="none" w:sz="0" w:space="0" w:color="auto"/>
            <w:right w:val="none" w:sz="0" w:space="0" w:color="auto"/>
          </w:divBdr>
        </w:div>
        <w:div w:id="846559679">
          <w:marLeft w:val="480"/>
          <w:marRight w:val="0"/>
          <w:marTop w:val="0"/>
          <w:marBottom w:val="0"/>
          <w:divBdr>
            <w:top w:val="none" w:sz="0" w:space="0" w:color="auto"/>
            <w:left w:val="none" w:sz="0" w:space="0" w:color="auto"/>
            <w:bottom w:val="none" w:sz="0" w:space="0" w:color="auto"/>
            <w:right w:val="none" w:sz="0" w:space="0" w:color="auto"/>
          </w:divBdr>
        </w:div>
        <w:div w:id="1048647648">
          <w:marLeft w:val="480"/>
          <w:marRight w:val="0"/>
          <w:marTop w:val="0"/>
          <w:marBottom w:val="0"/>
          <w:divBdr>
            <w:top w:val="none" w:sz="0" w:space="0" w:color="auto"/>
            <w:left w:val="none" w:sz="0" w:space="0" w:color="auto"/>
            <w:bottom w:val="none" w:sz="0" w:space="0" w:color="auto"/>
            <w:right w:val="none" w:sz="0" w:space="0" w:color="auto"/>
          </w:divBdr>
        </w:div>
        <w:div w:id="1063915755">
          <w:marLeft w:val="480"/>
          <w:marRight w:val="0"/>
          <w:marTop w:val="0"/>
          <w:marBottom w:val="0"/>
          <w:divBdr>
            <w:top w:val="none" w:sz="0" w:space="0" w:color="auto"/>
            <w:left w:val="none" w:sz="0" w:space="0" w:color="auto"/>
            <w:bottom w:val="none" w:sz="0" w:space="0" w:color="auto"/>
            <w:right w:val="none" w:sz="0" w:space="0" w:color="auto"/>
          </w:divBdr>
        </w:div>
        <w:div w:id="1120957513">
          <w:marLeft w:val="480"/>
          <w:marRight w:val="0"/>
          <w:marTop w:val="0"/>
          <w:marBottom w:val="0"/>
          <w:divBdr>
            <w:top w:val="none" w:sz="0" w:space="0" w:color="auto"/>
            <w:left w:val="none" w:sz="0" w:space="0" w:color="auto"/>
            <w:bottom w:val="none" w:sz="0" w:space="0" w:color="auto"/>
            <w:right w:val="none" w:sz="0" w:space="0" w:color="auto"/>
          </w:divBdr>
        </w:div>
        <w:div w:id="1215315385">
          <w:marLeft w:val="480"/>
          <w:marRight w:val="0"/>
          <w:marTop w:val="0"/>
          <w:marBottom w:val="0"/>
          <w:divBdr>
            <w:top w:val="none" w:sz="0" w:space="0" w:color="auto"/>
            <w:left w:val="none" w:sz="0" w:space="0" w:color="auto"/>
            <w:bottom w:val="none" w:sz="0" w:space="0" w:color="auto"/>
            <w:right w:val="none" w:sz="0" w:space="0" w:color="auto"/>
          </w:divBdr>
        </w:div>
        <w:div w:id="1298803474">
          <w:marLeft w:val="480"/>
          <w:marRight w:val="0"/>
          <w:marTop w:val="0"/>
          <w:marBottom w:val="0"/>
          <w:divBdr>
            <w:top w:val="none" w:sz="0" w:space="0" w:color="auto"/>
            <w:left w:val="none" w:sz="0" w:space="0" w:color="auto"/>
            <w:bottom w:val="none" w:sz="0" w:space="0" w:color="auto"/>
            <w:right w:val="none" w:sz="0" w:space="0" w:color="auto"/>
          </w:divBdr>
        </w:div>
        <w:div w:id="1318416484">
          <w:marLeft w:val="480"/>
          <w:marRight w:val="0"/>
          <w:marTop w:val="0"/>
          <w:marBottom w:val="0"/>
          <w:divBdr>
            <w:top w:val="none" w:sz="0" w:space="0" w:color="auto"/>
            <w:left w:val="none" w:sz="0" w:space="0" w:color="auto"/>
            <w:bottom w:val="none" w:sz="0" w:space="0" w:color="auto"/>
            <w:right w:val="none" w:sz="0" w:space="0" w:color="auto"/>
          </w:divBdr>
        </w:div>
        <w:div w:id="1345865678">
          <w:marLeft w:val="480"/>
          <w:marRight w:val="0"/>
          <w:marTop w:val="0"/>
          <w:marBottom w:val="0"/>
          <w:divBdr>
            <w:top w:val="none" w:sz="0" w:space="0" w:color="auto"/>
            <w:left w:val="none" w:sz="0" w:space="0" w:color="auto"/>
            <w:bottom w:val="none" w:sz="0" w:space="0" w:color="auto"/>
            <w:right w:val="none" w:sz="0" w:space="0" w:color="auto"/>
          </w:divBdr>
        </w:div>
        <w:div w:id="1514295255">
          <w:marLeft w:val="480"/>
          <w:marRight w:val="0"/>
          <w:marTop w:val="0"/>
          <w:marBottom w:val="0"/>
          <w:divBdr>
            <w:top w:val="none" w:sz="0" w:space="0" w:color="auto"/>
            <w:left w:val="none" w:sz="0" w:space="0" w:color="auto"/>
            <w:bottom w:val="none" w:sz="0" w:space="0" w:color="auto"/>
            <w:right w:val="none" w:sz="0" w:space="0" w:color="auto"/>
          </w:divBdr>
        </w:div>
        <w:div w:id="1567908488">
          <w:marLeft w:val="480"/>
          <w:marRight w:val="0"/>
          <w:marTop w:val="0"/>
          <w:marBottom w:val="0"/>
          <w:divBdr>
            <w:top w:val="none" w:sz="0" w:space="0" w:color="auto"/>
            <w:left w:val="none" w:sz="0" w:space="0" w:color="auto"/>
            <w:bottom w:val="none" w:sz="0" w:space="0" w:color="auto"/>
            <w:right w:val="none" w:sz="0" w:space="0" w:color="auto"/>
          </w:divBdr>
        </w:div>
        <w:div w:id="1856646813">
          <w:marLeft w:val="480"/>
          <w:marRight w:val="0"/>
          <w:marTop w:val="0"/>
          <w:marBottom w:val="0"/>
          <w:divBdr>
            <w:top w:val="none" w:sz="0" w:space="0" w:color="auto"/>
            <w:left w:val="none" w:sz="0" w:space="0" w:color="auto"/>
            <w:bottom w:val="none" w:sz="0" w:space="0" w:color="auto"/>
            <w:right w:val="none" w:sz="0" w:space="0" w:color="auto"/>
          </w:divBdr>
        </w:div>
        <w:div w:id="2059738605">
          <w:marLeft w:val="480"/>
          <w:marRight w:val="0"/>
          <w:marTop w:val="0"/>
          <w:marBottom w:val="0"/>
          <w:divBdr>
            <w:top w:val="none" w:sz="0" w:space="0" w:color="auto"/>
            <w:left w:val="none" w:sz="0" w:space="0" w:color="auto"/>
            <w:bottom w:val="none" w:sz="0" w:space="0" w:color="auto"/>
            <w:right w:val="none" w:sz="0" w:space="0" w:color="auto"/>
          </w:divBdr>
        </w:div>
      </w:divsChild>
    </w:div>
    <w:div w:id="1004674273">
      <w:bodyDiv w:val="1"/>
      <w:marLeft w:val="0"/>
      <w:marRight w:val="0"/>
      <w:marTop w:val="0"/>
      <w:marBottom w:val="0"/>
      <w:divBdr>
        <w:top w:val="none" w:sz="0" w:space="0" w:color="auto"/>
        <w:left w:val="none" w:sz="0" w:space="0" w:color="auto"/>
        <w:bottom w:val="none" w:sz="0" w:space="0" w:color="auto"/>
        <w:right w:val="none" w:sz="0" w:space="0" w:color="auto"/>
      </w:divBdr>
    </w:div>
    <w:div w:id="1007093980">
      <w:bodyDiv w:val="1"/>
      <w:marLeft w:val="0"/>
      <w:marRight w:val="0"/>
      <w:marTop w:val="0"/>
      <w:marBottom w:val="0"/>
      <w:divBdr>
        <w:top w:val="none" w:sz="0" w:space="0" w:color="auto"/>
        <w:left w:val="none" w:sz="0" w:space="0" w:color="auto"/>
        <w:bottom w:val="none" w:sz="0" w:space="0" w:color="auto"/>
        <w:right w:val="none" w:sz="0" w:space="0" w:color="auto"/>
      </w:divBdr>
    </w:div>
    <w:div w:id="1010596833">
      <w:bodyDiv w:val="1"/>
      <w:marLeft w:val="0"/>
      <w:marRight w:val="0"/>
      <w:marTop w:val="0"/>
      <w:marBottom w:val="0"/>
      <w:divBdr>
        <w:top w:val="none" w:sz="0" w:space="0" w:color="auto"/>
        <w:left w:val="none" w:sz="0" w:space="0" w:color="auto"/>
        <w:bottom w:val="none" w:sz="0" w:space="0" w:color="auto"/>
        <w:right w:val="none" w:sz="0" w:space="0" w:color="auto"/>
      </w:divBdr>
    </w:div>
    <w:div w:id="1011418053">
      <w:bodyDiv w:val="1"/>
      <w:marLeft w:val="0"/>
      <w:marRight w:val="0"/>
      <w:marTop w:val="0"/>
      <w:marBottom w:val="0"/>
      <w:divBdr>
        <w:top w:val="none" w:sz="0" w:space="0" w:color="auto"/>
        <w:left w:val="none" w:sz="0" w:space="0" w:color="auto"/>
        <w:bottom w:val="none" w:sz="0" w:space="0" w:color="auto"/>
        <w:right w:val="none" w:sz="0" w:space="0" w:color="auto"/>
      </w:divBdr>
      <w:divsChild>
        <w:div w:id="54134585">
          <w:marLeft w:val="480"/>
          <w:marRight w:val="0"/>
          <w:marTop w:val="0"/>
          <w:marBottom w:val="0"/>
          <w:divBdr>
            <w:top w:val="none" w:sz="0" w:space="0" w:color="auto"/>
            <w:left w:val="none" w:sz="0" w:space="0" w:color="auto"/>
            <w:bottom w:val="none" w:sz="0" w:space="0" w:color="auto"/>
            <w:right w:val="none" w:sz="0" w:space="0" w:color="auto"/>
          </w:divBdr>
        </w:div>
        <w:div w:id="71515472">
          <w:marLeft w:val="480"/>
          <w:marRight w:val="0"/>
          <w:marTop w:val="0"/>
          <w:marBottom w:val="0"/>
          <w:divBdr>
            <w:top w:val="none" w:sz="0" w:space="0" w:color="auto"/>
            <w:left w:val="none" w:sz="0" w:space="0" w:color="auto"/>
            <w:bottom w:val="none" w:sz="0" w:space="0" w:color="auto"/>
            <w:right w:val="none" w:sz="0" w:space="0" w:color="auto"/>
          </w:divBdr>
        </w:div>
        <w:div w:id="90591348">
          <w:marLeft w:val="480"/>
          <w:marRight w:val="0"/>
          <w:marTop w:val="0"/>
          <w:marBottom w:val="0"/>
          <w:divBdr>
            <w:top w:val="none" w:sz="0" w:space="0" w:color="auto"/>
            <w:left w:val="none" w:sz="0" w:space="0" w:color="auto"/>
            <w:bottom w:val="none" w:sz="0" w:space="0" w:color="auto"/>
            <w:right w:val="none" w:sz="0" w:space="0" w:color="auto"/>
          </w:divBdr>
        </w:div>
        <w:div w:id="123695275">
          <w:marLeft w:val="480"/>
          <w:marRight w:val="0"/>
          <w:marTop w:val="0"/>
          <w:marBottom w:val="0"/>
          <w:divBdr>
            <w:top w:val="none" w:sz="0" w:space="0" w:color="auto"/>
            <w:left w:val="none" w:sz="0" w:space="0" w:color="auto"/>
            <w:bottom w:val="none" w:sz="0" w:space="0" w:color="auto"/>
            <w:right w:val="none" w:sz="0" w:space="0" w:color="auto"/>
          </w:divBdr>
        </w:div>
        <w:div w:id="161284373">
          <w:marLeft w:val="480"/>
          <w:marRight w:val="0"/>
          <w:marTop w:val="0"/>
          <w:marBottom w:val="0"/>
          <w:divBdr>
            <w:top w:val="none" w:sz="0" w:space="0" w:color="auto"/>
            <w:left w:val="none" w:sz="0" w:space="0" w:color="auto"/>
            <w:bottom w:val="none" w:sz="0" w:space="0" w:color="auto"/>
            <w:right w:val="none" w:sz="0" w:space="0" w:color="auto"/>
          </w:divBdr>
        </w:div>
        <w:div w:id="191043176">
          <w:marLeft w:val="480"/>
          <w:marRight w:val="0"/>
          <w:marTop w:val="0"/>
          <w:marBottom w:val="0"/>
          <w:divBdr>
            <w:top w:val="none" w:sz="0" w:space="0" w:color="auto"/>
            <w:left w:val="none" w:sz="0" w:space="0" w:color="auto"/>
            <w:bottom w:val="none" w:sz="0" w:space="0" w:color="auto"/>
            <w:right w:val="none" w:sz="0" w:space="0" w:color="auto"/>
          </w:divBdr>
        </w:div>
        <w:div w:id="264506425">
          <w:marLeft w:val="480"/>
          <w:marRight w:val="0"/>
          <w:marTop w:val="0"/>
          <w:marBottom w:val="0"/>
          <w:divBdr>
            <w:top w:val="none" w:sz="0" w:space="0" w:color="auto"/>
            <w:left w:val="none" w:sz="0" w:space="0" w:color="auto"/>
            <w:bottom w:val="none" w:sz="0" w:space="0" w:color="auto"/>
            <w:right w:val="none" w:sz="0" w:space="0" w:color="auto"/>
          </w:divBdr>
        </w:div>
        <w:div w:id="312224394">
          <w:marLeft w:val="480"/>
          <w:marRight w:val="0"/>
          <w:marTop w:val="0"/>
          <w:marBottom w:val="0"/>
          <w:divBdr>
            <w:top w:val="none" w:sz="0" w:space="0" w:color="auto"/>
            <w:left w:val="none" w:sz="0" w:space="0" w:color="auto"/>
            <w:bottom w:val="none" w:sz="0" w:space="0" w:color="auto"/>
            <w:right w:val="none" w:sz="0" w:space="0" w:color="auto"/>
          </w:divBdr>
        </w:div>
        <w:div w:id="364985707">
          <w:marLeft w:val="480"/>
          <w:marRight w:val="0"/>
          <w:marTop w:val="0"/>
          <w:marBottom w:val="0"/>
          <w:divBdr>
            <w:top w:val="none" w:sz="0" w:space="0" w:color="auto"/>
            <w:left w:val="none" w:sz="0" w:space="0" w:color="auto"/>
            <w:bottom w:val="none" w:sz="0" w:space="0" w:color="auto"/>
            <w:right w:val="none" w:sz="0" w:space="0" w:color="auto"/>
          </w:divBdr>
        </w:div>
        <w:div w:id="491532615">
          <w:marLeft w:val="480"/>
          <w:marRight w:val="0"/>
          <w:marTop w:val="0"/>
          <w:marBottom w:val="0"/>
          <w:divBdr>
            <w:top w:val="none" w:sz="0" w:space="0" w:color="auto"/>
            <w:left w:val="none" w:sz="0" w:space="0" w:color="auto"/>
            <w:bottom w:val="none" w:sz="0" w:space="0" w:color="auto"/>
            <w:right w:val="none" w:sz="0" w:space="0" w:color="auto"/>
          </w:divBdr>
        </w:div>
        <w:div w:id="530535833">
          <w:marLeft w:val="480"/>
          <w:marRight w:val="0"/>
          <w:marTop w:val="0"/>
          <w:marBottom w:val="0"/>
          <w:divBdr>
            <w:top w:val="none" w:sz="0" w:space="0" w:color="auto"/>
            <w:left w:val="none" w:sz="0" w:space="0" w:color="auto"/>
            <w:bottom w:val="none" w:sz="0" w:space="0" w:color="auto"/>
            <w:right w:val="none" w:sz="0" w:space="0" w:color="auto"/>
          </w:divBdr>
        </w:div>
        <w:div w:id="540827740">
          <w:marLeft w:val="480"/>
          <w:marRight w:val="0"/>
          <w:marTop w:val="0"/>
          <w:marBottom w:val="0"/>
          <w:divBdr>
            <w:top w:val="none" w:sz="0" w:space="0" w:color="auto"/>
            <w:left w:val="none" w:sz="0" w:space="0" w:color="auto"/>
            <w:bottom w:val="none" w:sz="0" w:space="0" w:color="auto"/>
            <w:right w:val="none" w:sz="0" w:space="0" w:color="auto"/>
          </w:divBdr>
        </w:div>
        <w:div w:id="550965596">
          <w:marLeft w:val="480"/>
          <w:marRight w:val="0"/>
          <w:marTop w:val="0"/>
          <w:marBottom w:val="0"/>
          <w:divBdr>
            <w:top w:val="none" w:sz="0" w:space="0" w:color="auto"/>
            <w:left w:val="none" w:sz="0" w:space="0" w:color="auto"/>
            <w:bottom w:val="none" w:sz="0" w:space="0" w:color="auto"/>
            <w:right w:val="none" w:sz="0" w:space="0" w:color="auto"/>
          </w:divBdr>
        </w:div>
        <w:div w:id="734544575">
          <w:marLeft w:val="480"/>
          <w:marRight w:val="0"/>
          <w:marTop w:val="0"/>
          <w:marBottom w:val="0"/>
          <w:divBdr>
            <w:top w:val="none" w:sz="0" w:space="0" w:color="auto"/>
            <w:left w:val="none" w:sz="0" w:space="0" w:color="auto"/>
            <w:bottom w:val="none" w:sz="0" w:space="0" w:color="auto"/>
            <w:right w:val="none" w:sz="0" w:space="0" w:color="auto"/>
          </w:divBdr>
        </w:div>
        <w:div w:id="760685142">
          <w:marLeft w:val="480"/>
          <w:marRight w:val="0"/>
          <w:marTop w:val="0"/>
          <w:marBottom w:val="0"/>
          <w:divBdr>
            <w:top w:val="none" w:sz="0" w:space="0" w:color="auto"/>
            <w:left w:val="none" w:sz="0" w:space="0" w:color="auto"/>
            <w:bottom w:val="none" w:sz="0" w:space="0" w:color="auto"/>
            <w:right w:val="none" w:sz="0" w:space="0" w:color="auto"/>
          </w:divBdr>
        </w:div>
        <w:div w:id="811098360">
          <w:marLeft w:val="480"/>
          <w:marRight w:val="0"/>
          <w:marTop w:val="0"/>
          <w:marBottom w:val="0"/>
          <w:divBdr>
            <w:top w:val="none" w:sz="0" w:space="0" w:color="auto"/>
            <w:left w:val="none" w:sz="0" w:space="0" w:color="auto"/>
            <w:bottom w:val="none" w:sz="0" w:space="0" w:color="auto"/>
            <w:right w:val="none" w:sz="0" w:space="0" w:color="auto"/>
          </w:divBdr>
        </w:div>
        <w:div w:id="817646458">
          <w:marLeft w:val="480"/>
          <w:marRight w:val="0"/>
          <w:marTop w:val="0"/>
          <w:marBottom w:val="0"/>
          <w:divBdr>
            <w:top w:val="none" w:sz="0" w:space="0" w:color="auto"/>
            <w:left w:val="none" w:sz="0" w:space="0" w:color="auto"/>
            <w:bottom w:val="none" w:sz="0" w:space="0" w:color="auto"/>
            <w:right w:val="none" w:sz="0" w:space="0" w:color="auto"/>
          </w:divBdr>
        </w:div>
        <w:div w:id="1052577548">
          <w:marLeft w:val="480"/>
          <w:marRight w:val="0"/>
          <w:marTop w:val="0"/>
          <w:marBottom w:val="0"/>
          <w:divBdr>
            <w:top w:val="none" w:sz="0" w:space="0" w:color="auto"/>
            <w:left w:val="none" w:sz="0" w:space="0" w:color="auto"/>
            <w:bottom w:val="none" w:sz="0" w:space="0" w:color="auto"/>
            <w:right w:val="none" w:sz="0" w:space="0" w:color="auto"/>
          </w:divBdr>
        </w:div>
        <w:div w:id="1324041749">
          <w:marLeft w:val="480"/>
          <w:marRight w:val="0"/>
          <w:marTop w:val="0"/>
          <w:marBottom w:val="0"/>
          <w:divBdr>
            <w:top w:val="none" w:sz="0" w:space="0" w:color="auto"/>
            <w:left w:val="none" w:sz="0" w:space="0" w:color="auto"/>
            <w:bottom w:val="none" w:sz="0" w:space="0" w:color="auto"/>
            <w:right w:val="none" w:sz="0" w:space="0" w:color="auto"/>
          </w:divBdr>
        </w:div>
        <w:div w:id="1383096810">
          <w:marLeft w:val="480"/>
          <w:marRight w:val="0"/>
          <w:marTop w:val="0"/>
          <w:marBottom w:val="0"/>
          <w:divBdr>
            <w:top w:val="none" w:sz="0" w:space="0" w:color="auto"/>
            <w:left w:val="none" w:sz="0" w:space="0" w:color="auto"/>
            <w:bottom w:val="none" w:sz="0" w:space="0" w:color="auto"/>
            <w:right w:val="none" w:sz="0" w:space="0" w:color="auto"/>
          </w:divBdr>
        </w:div>
        <w:div w:id="1441299017">
          <w:marLeft w:val="480"/>
          <w:marRight w:val="0"/>
          <w:marTop w:val="0"/>
          <w:marBottom w:val="0"/>
          <w:divBdr>
            <w:top w:val="none" w:sz="0" w:space="0" w:color="auto"/>
            <w:left w:val="none" w:sz="0" w:space="0" w:color="auto"/>
            <w:bottom w:val="none" w:sz="0" w:space="0" w:color="auto"/>
            <w:right w:val="none" w:sz="0" w:space="0" w:color="auto"/>
          </w:divBdr>
        </w:div>
        <w:div w:id="1554346196">
          <w:marLeft w:val="480"/>
          <w:marRight w:val="0"/>
          <w:marTop w:val="0"/>
          <w:marBottom w:val="0"/>
          <w:divBdr>
            <w:top w:val="none" w:sz="0" w:space="0" w:color="auto"/>
            <w:left w:val="none" w:sz="0" w:space="0" w:color="auto"/>
            <w:bottom w:val="none" w:sz="0" w:space="0" w:color="auto"/>
            <w:right w:val="none" w:sz="0" w:space="0" w:color="auto"/>
          </w:divBdr>
        </w:div>
        <w:div w:id="1594043871">
          <w:marLeft w:val="480"/>
          <w:marRight w:val="0"/>
          <w:marTop w:val="0"/>
          <w:marBottom w:val="0"/>
          <w:divBdr>
            <w:top w:val="none" w:sz="0" w:space="0" w:color="auto"/>
            <w:left w:val="none" w:sz="0" w:space="0" w:color="auto"/>
            <w:bottom w:val="none" w:sz="0" w:space="0" w:color="auto"/>
            <w:right w:val="none" w:sz="0" w:space="0" w:color="auto"/>
          </w:divBdr>
        </w:div>
        <w:div w:id="1631983652">
          <w:marLeft w:val="480"/>
          <w:marRight w:val="0"/>
          <w:marTop w:val="0"/>
          <w:marBottom w:val="0"/>
          <w:divBdr>
            <w:top w:val="none" w:sz="0" w:space="0" w:color="auto"/>
            <w:left w:val="none" w:sz="0" w:space="0" w:color="auto"/>
            <w:bottom w:val="none" w:sz="0" w:space="0" w:color="auto"/>
            <w:right w:val="none" w:sz="0" w:space="0" w:color="auto"/>
          </w:divBdr>
        </w:div>
        <w:div w:id="1658878838">
          <w:marLeft w:val="480"/>
          <w:marRight w:val="0"/>
          <w:marTop w:val="0"/>
          <w:marBottom w:val="0"/>
          <w:divBdr>
            <w:top w:val="none" w:sz="0" w:space="0" w:color="auto"/>
            <w:left w:val="none" w:sz="0" w:space="0" w:color="auto"/>
            <w:bottom w:val="none" w:sz="0" w:space="0" w:color="auto"/>
            <w:right w:val="none" w:sz="0" w:space="0" w:color="auto"/>
          </w:divBdr>
        </w:div>
        <w:div w:id="1749502022">
          <w:marLeft w:val="480"/>
          <w:marRight w:val="0"/>
          <w:marTop w:val="0"/>
          <w:marBottom w:val="0"/>
          <w:divBdr>
            <w:top w:val="none" w:sz="0" w:space="0" w:color="auto"/>
            <w:left w:val="none" w:sz="0" w:space="0" w:color="auto"/>
            <w:bottom w:val="none" w:sz="0" w:space="0" w:color="auto"/>
            <w:right w:val="none" w:sz="0" w:space="0" w:color="auto"/>
          </w:divBdr>
        </w:div>
        <w:div w:id="1806041932">
          <w:marLeft w:val="480"/>
          <w:marRight w:val="0"/>
          <w:marTop w:val="0"/>
          <w:marBottom w:val="0"/>
          <w:divBdr>
            <w:top w:val="none" w:sz="0" w:space="0" w:color="auto"/>
            <w:left w:val="none" w:sz="0" w:space="0" w:color="auto"/>
            <w:bottom w:val="none" w:sz="0" w:space="0" w:color="auto"/>
            <w:right w:val="none" w:sz="0" w:space="0" w:color="auto"/>
          </w:divBdr>
        </w:div>
        <w:div w:id="1900362276">
          <w:marLeft w:val="480"/>
          <w:marRight w:val="0"/>
          <w:marTop w:val="0"/>
          <w:marBottom w:val="0"/>
          <w:divBdr>
            <w:top w:val="none" w:sz="0" w:space="0" w:color="auto"/>
            <w:left w:val="none" w:sz="0" w:space="0" w:color="auto"/>
            <w:bottom w:val="none" w:sz="0" w:space="0" w:color="auto"/>
            <w:right w:val="none" w:sz="0" w:space="0" w:color="auto"/>
          </w:divBdr>
        </w:div>
        <w:div w:id="1955551963">
          <w:marLeft w:val="480"/>
          <w:marRight w:val="0"/>
          <w:marTop w:val="0"/>
          <w:marBottom w:val="0"/>
          <w:divBdr>
            <w:top w:val="none" w:sz="0" w:space="0" w:color="auto"/>
            <w:left w:val="none" w:sz="0" w:space="0" w:color="auto"/>
            <w:bottom w:val="none" w:sz="0" w:space="0" w:color="auto"/>
            <w:right w:val="none" w:sz="0" w:space="0" w:color="auto"/>
          </w:divBdr>
        </w:div>
      </w:divsChild>
    </w:div>
    <w:div w:id="1015159052">
      <w:bodyDiv w:val="1"/>
      <w:marLeft w:val="0"/>
      <w:marRight w:val="0"/>
      <w:marTop w:val="0"/>
      <w:marBottom w:val="0"/>
      <w:divBdr>
        <w:top w:val="none" w:sz="0" w:space="0" w:color="auto"/>
        <w:left w:val="none" w:sz="0" w:space="0" w:color="auto"/>
        <w:bottom w:val="none" w:sz="0" w:space="0" w:color="auto"/>
        <w:right w:val="none" w:sz="0" w:space="0" w:color="auto"/>
      </w:divBdr>
    </w:div>
    <w:div w:id="1016732983">
      <w:bodyDiv w:val="1"/>
      <w:marLeft w:val="0"/>
      <w:marRight w:val="0"/>
      <w:marTop w:val="0"/>
      <w:marBottom w:val="0"/>
      <w:divBdr>
        <w:top w:val="none" w:sz="0" w:space="0" w:color="auto"/>
        <w:left w:val="none" w:sz="0" w:space="0" w:color="auto"/>
        <w:bottom w:val="none" w:sz="0" w:space="0" w:color="auto"/>
        <w:right w:val="none" w:sz="0" w:space="0" w:color="auto"/>
      </w:divBdr>
    </w:div>
    <w:div w:id="1016929956">
      <w:bodyDiv w:val="1"/>
      <w:marLeft w:val="0"/>
      <w:marRight w:val="0"/>
      <w:marTop w:val="0"/>
      <w:marBottom w:val="0"/>
      <w:divBdr>
        <w:top w:val="none" w:sz="0" w:space="0" w:color="auto"/>
        <w:left w:val="none" w:sz="0" w:space="0" w:color="auto"/>
        <w:bottom w:val="none" w:sz="0" w:space="0" w:color="auto"/>
        <w:right w:val="none" w:sz="0" w:space="0" w:color="auto"/>
      </w:divBdr>
    </w:div>
    <w:div w:id="1021320129">
      <w:bodyDiv w:val="1"/>
      <w:marLeft w:val="0"/>
      <w:marRight w:val="0"/>
      <w:marTop w:val="0"/>
      <w:marBottom w:val="0"/>
      <w:divBdr>
        <w:top w:val="none" w:sz="0" w:space="0" w:color="auto"/>
        <w:left w:val="none" w:sz="0" w:space="0" w:color="auto"/>
        <w:bottom w:val="none" w:sz="0" w:space="0" w:color="auto"/>
        <w:right w:val="none" w:sz="0" w:space="0" w:color="auto"/>
      </w:divBdr>
    </w:div>
    <w:div w:id="1027563083">
      <w:bodyDiv w:val="1"/>
      <w:marLeft w:val="0"/>
      <w:marRight w:val="0"/>
      <w:marTop w:val="0"/>
      <w:marBottom w:val="0"/>
      <w:divBdr>
        <w:top w:val="none" w:sz="0" w:space="0" w:color="auto"/>
        <w:left w:val="none" w:sz="0" w:space="0" w:color="auto"/>
        <w:bottom w:val="none" w:sz="0" w:space="0" w:color="auto"/>
        <w:right w:val="none" w:sz="0" w:space="0" w:color="auto"/>
      </w:divBdr>
    </w:div>
    <w:div w:id="1028415108">
      <w:bodyDiv w:val="1"/>
      <w:marLeft w:val="0"/>
      <w:marRight w:val="0"/>
      <w:marTop w:val="0"/>
      <w:marBottom w:val="0"/>
      <w:divBdr>
        <w:top w:val="none" w:sz="0" w:space="0" w:color="auto"/>
        <w:left w:val="none" w:sz="0" w:space="0" w:color="auto"/>
        <w:bottom w:val="none" w:sz="0" w:space="0" w:color="auto"/>
        <w:right w:val="none" w:sz="0" w:space="0" w:color="auto"/>
      </w:divBdr>
    </w:div>
    <w:div w:id="1035884655">
      <w:bodyDiv w:val="1"/>
      <w:marLeft w:val="0"/>
      <w:marRight w:val="0"/>
      <w:marTop w:val="0"/>
      <w:marBottom w:val="0"/>
      <w:divBdr>
        <w:top w:val="none" w:sz="0" w:space="0" w:color="auto"/>
        <w:left w:val="none" w:sz="0" w:space="0" w:color="auto"/>
        <w:bottom w:val="none" w:sz="0" w:space="0" w:color="auto"/>
        <w:right w:val="none" w:sz="0" w:space="0" w:color="auto"/>
      </w:divBdr>
    </w:div>
    <w:div w:id="1036081321">
      <w:bodyDiv w:val="1"/>
      <w:marLeft w:val="0"/>
      <w:marRight w:val="0"/>
      <w:marTop w:val="0"/>
      <w:marBottom w:val="0"/>
      <w:divBdr>
        <w:top w:val="none" w:sz="0" w:space="0" w:color="auto"/>
        <w:left w:val="none" w:sz="0" w:space="0" w:color="auto"/>
        <w:bottom w:val="none" w:sz="0" w:space="0" w:color="auto"/>
        <w:right w:val="none" w:sz="0" w:space="0" w:color="auto"/>
      </w:divBdr>
    </w:div>
    <w:div w:id="1036585855">
      <w:bodyDiv w:val="1"/>
      <w:marLeft w:val="0"/>
      <w:marRight w:val="0"/>
      <w:marTop w:val="0"/>
      <w:marBottom w:val="0"/>
      <w:divBdr>
        <w:top w:val="none" w:sz="0" w:space="0" w:color="auto"/>
        <w:left w:val="none" w:sz="0" w:space="0" w:color="auto"/>
        <w:bottom w:val="none" w:sz="0" w:space="0" w:color="auto"/>
        <w:right w:val="none" w:sz="0" w:space="0" w:color="auto"/>
      </w:divBdr>
    </w:div>
    <w:div w:id="1040127916">
      <w:bodyDiv w:val="1"/>
      <w:marLeft w:val="0"/>
      <w:marRight w:val="0"/>
      <w:marTop w:val="0"/>
      <w:marBottom w:val="0"/>
      <w:divBdr>
        <w:top w:val="none" w:sz="0" w:space="0" w:color="auto"/>
        <w:left w:val="none" w:sz="0" w:space="0" w:color="auto"/>
        <w:bottom w:val="none" w:sz="0" w:space="0" w:color="auto"/>
        <w:right w:val="none" w:sz="0" w:space="0" w:color="auto"/>
      </w:divBdr>
    </w:div>
    <w:div w:id="1041369177">
      <w:bodyDiv w:val="1"/>
      <w:marLeft w:val="0"/>
      <w:marRight w:val="0"/>
      <w:marTop w:val="0"/>
      <w:marBottom w:val="0"/>
      <w:divBdr>
        <w:top w:val="none" w:sz="0" w:space="0" w:color="auto"/>
        <w:left w:val="none" w:sz="0" w:space="0" w:color="auto"/>
        <w:bottom w:val="none" w:sz="0" w:space="0" w:color="auto"/>
        <w:right w:val="none" w:sz="0" w:space="0" w:color="auto"/>
      </w:divBdr>
    </w:div>
    <w:div w:id="1046445440">
      <w:bodyDiv w:val="1"/>
      <w:marLeft w:val="0"/>
      <w:marRight w:val="0"/>
      <w:marTop w:val="0"/>
      <w:marBottom w:val="0"/>
      <w:divBdr>
        <w:top w:val="none" w:sz="0" w:space="0" w:color="auto"/>
        <w:left w:val="none" w:sz="0" w:space="0" w:color="auto"/>
        <w:bottom w:val="none" w:sz="0" w:space="0" w:color="auto"/>
        <w:right w:val="none" w:sz="0" w:space="0" w:color="auto"/>
      </w:divBdr>
    </w:div>
    <w:div w:id="1046955459">
      <w:bodyDiv w:val="1"/>
      <w:marLeft w:val="0"/>
      <w:marRight w:val="0"/>
      <w:marTop w:val="0"/>
      <w:marBottom w:val="0"/>
      <w:divBdr>
        <w:top w:val="none" w:sz="0" w:space="0" w:color="auto"/>
        <w:left w:val="none" w:sz="0" w:space="0" w:color="auto"/>
        <w:bottom w:val="none" w:sz="0" w:space="0" w:color="auto"/>
        <w:right w:val="none" w:sz="0" w:space="0" w:color="auto"/>
      </w:divBdr>
      <w:divsChild>
        <w:div w:id="121771167">
          <w:marLeft w:val="480"/>
          <w:marRight w:val="0"/>
          <w:marTop w:val="0"/>
          <w:marBottom w:val="0"/>
          <w:divBdr>
            <w:top w:val="none" w:sz="0" w:space="0" w:color="auto"/>
            <w:left w:val="none" w:sz="0" w:space="0" w:color="auto"/>
            <w:bottom w:val="none" w:sz="0" w:space="0" w:color="auto"/>
            <w:right w:val="none" w:sz="0" w:space="0" w:color="auto"/>
          </w:divBdr>
        </w:div>
        <w:div w:id="191767496">
          <w:marLeft w:val="480"/>
          <w:marRight w:val="0"/>
          <w:marTop w:val="0"/>
          <w:marBottom w:val="0"/>
          <w:divBdr>
            <w:top w:val="none" w:sz="0" w:space="0" w:color="auto"/>
            <w:left w:val="none" w:sz="0" w:space="0" w:color="auto"/>
            <w:bottom w:val="none" w:sz="0" w:space="0" w:color="auto"/>
            <w:right w:val="none" w:sz="0" w:space="0" w:color="auto"/>
          </w:divBdr>
        </w:div>
        <w:div w:id="212422701">
          <w:marLeft w:val="480"/>
          <w:marRight w:val="0"/>
          <w:marTop w:val="0"/>
          <w:marBottom w:val="0"/>
          <w:divBdr>
            <w:top w:val="none" w:sz="0" w:space="0" w:color="auto"/>
            <w:left w:val="none" w:sz="0" w:space="0" w:color="auto"/>
            <w:bottom w:val="none" w:sz="0" w:space="0" w:color="auto"/>
            <w:right w:val="none" w:sz="0" w:space="0" w:color="auto"/>
          </w:divBdr>
        </w:div>
        <w:div w:id="339166035">
          <w:marLeft w:val="480"/>
          <w:marRight w:val="0"/>
          <w:marTop w:val="0"/>
          <w:marBottom w:val="0"/>
          <w:divBdr>
            <w:top w:val="none" w:sz="0" w:space="0" w:color="auto"/>
            <w:left w:val="none" w:sz="0" w:space="0" w:color="auto"/>
            <w:bottom w:val="none" w:sz="0" w:space="0" w:color="auto"/>
            <w:right w:val="none" w:sz="0" w:space="0" w:color="auto"/>
          </w:divBdr>
        </w:div>
        <w:div w:id="344553210">
          <w:marLeft w:val="480"/>
          <w:marRight w:val="0"/>
          <w:marTop w:val="0"/>
          <w:marBottom w:val="0"/>
          <w:divBdr>
            <w:top w:val="none" w:sz="0" w:space="0" w:color="auto"/>
            <w:left w:val="none" w:sz="0" w:space="0" w:color="auto"/>
            <w:bottom w:val="none" w:sz="0" w:space="0" w:color="auto"/>
            <w:right w:val="none" w:sz="0" w:space="0" w:color="auto"/>
          </w:divBdr>
        </w:div>
        <w:div w:id="545603513">
          <w:marLeft w:val="480"/>
          <w:marRight w:val="0"/>
          <w:marTop w:val="0"/>
          <w:marBottom w:val="0"/>
          <w:divBdr>
            <w:top w:val="none" w:sz="0" w:space="0" w:color="auto"/>
            <w:left w:val="none" w:sz="0" w:space="0" w:color="auto"/>
            <w:bottom w:val="none" w:sz="0" w:space="0" w:color="auto"/>
            <w:right w:val="none" w:sz="0" w:space="0" w:color="auto"/>
          </w:divBdr>
        </w:div>
        <w:div w:id="641545393">
          <w:marLeft w:val="480"/>
          <w:marRight w:val="0"/>
          <w:marTop w:val="0"/>
          <w:marBottom w:val="0"/>
          <w:divBdr>
            <w:top w:val="none" w:sz="0" w:space="0" w:color="auto"/>
            <w:left w:val="none" w:sz="0" w:space="0" w:color="auto"/>
            <w:bottom w:val="none" w:sz="0" w:space="0" w:color="auto"/>
            <w:right w:val="none" w:sz="0" w:space="0" w:color="auto"/>
          </w:divBdr>
        </w:div>
        <w:div w:id="680206082">
          <w:marLeft w:val="480"/>
          <w:marRight w:val="0"/>
          <w:marTop w:val="0"/>
          <w:marBottom w:val="0"/>
          <w:divBdr>
            <w:top w:val="none" w:sz="0" w:space="0" w:color="auto"/>
            <w:left w:val="none" w:sz="0" w:space="0" w:color="auto"/>
            <w:bottom w:val="none" w:sz="0" w:space="0" w:color="auto"/>
            <w:right w:val="none" w:sz="0" w:space="0" w:color="auto"/>
          </w:divBdr>
        </w:div>
        <w:div w:id="846943465">
          <w:marLeft w:val="480"/>
          <w:marRight w:val="0"/>
          <w:marTop w:val="0"/>
          <w:marBottom w:val="0"/>
          <w:divBdr>
            <w:top w:val="none" w:sz="0" w:space="0" w:color="auto"/>
            <w:left w:val="none" w:sz="0" w:space="0" w:color="auto"/>
            <w:bottom w:val="none" w:sz="0" w:space="0" w:color="auto"/>
            <w:right w:val="none" w:sz="0" w:space="0" w:color="auto"/>
          </w:divBdr>
        </w:div>
        <w:div w:id="981227650">
          <w:marLeft w:val="480"/>
          <w:marRight w:val="0"/>
          <w:marTop w:val="0"/>
          <w:marBottom w:val="0"/>
          <w:divBdr>
            <w:top w:val="none" w:sz="0" w:space="0" w:color="auto"/>
            <w:left w:val="none" w:sz="0" w:space="0" w:color="auto"/>
            <w:bottom w:val="none" w:sz="0" w:space="0" w:color="auto"/>
            <w:right w:val="none" w:sz="0" w:space="0" w:color="auto"/>
          </w:divBdr>
        </w:div>
        <w:div w:id="1024208588">
          <w:marLeft w:val="480"/>
          <w:marRight w:val="0"/>
          <w:marTop w:val="0"/>
          <w:marBottom w:val="0"/>
          <w:divBdr>
            <w:top w:val="none" w:sz="0" w:space="0" w:color="auto"/>
            <w:left w:val="none" w:sz="0" w:space="0" w:color="auto"/>
            <w:bottom w:val="none" w:sz="0" w:space="0" w:color="auto"/>
            <w:right w:val="none" w:sz="0" w:space="0" w:color="auto"/>
          </w:divBdr>
        </w:div>
        <w:div w:id="1063715125">
          <w:marLeft w:val="480"/>
          <w:marRight w:val="0"/>
          <w:marTop w:val="0"/>
          <w:marBottom w:val="0"/>
          <w:divBdr>
            <w:top w:val="none" w:sz="0" w:space="0" w:color="auto"/>
            <w:left w:val="none" w:sz="0" w:space="0" w:color="auto"/>
            <w:bottom w:val="none" w:sz="0" w:space="0" w:color="auto"/>
            <w:right w:val="none" w:sz="0" w:space="0" w:color="auto"/>
          </w:divBdr>
        </w:div>
        <w:div w:id="1153840544">
          <w:marLeft w:val="480"/>
          <w:marRight w:val="0"/>
          <w:marTop w:val="0"/>
          <w:marBottom w:val="0"/>
          <w:divBdr>
            <w:top w:val="none" w:sz="0" w:space="0" w:color="auto"/>
            <w:left w:val="none" w:sz="0" w:space="0" w:color="auto"/>
            <w:bottom w:val="none" w:sz="0" w:space="0" w:color="auto"/>
            <w:right w:val="none" w:sz="0" w:space="0" w:color="auto"/>
          </w:divBdr>
        </w:div>
        <w:div w:id="1179352024">
          <w:marLeft w:val="480"/>
          <w:marRight w:val="0"/>
          <w:marTop w:val="0"/>
          <w:marBottom w:val="0"/>
          <w:divBdr>
            <w:top w:val="none" w:sz="0" w:space="0" w:color="auto"/>
            <w:left w:val="none" w:sz="0" w:space="0" w:color="auto"/>
            <w:bottom w:val="none" w:sz="0" w:space="0" w:color="auto"/>
            <w:right w:val="none" w:sz="0" w:space="0" w:color="auto"/>
          </w:divBdr>
        </w:div>
        <w:div w:id="1404643312">
          <w:marLeft w:val="480"/>
          <w:marRight w:val="0"/>
          <w:marTop w:val="0"/>
          <w:marBottom w:val="0"/>
          <w:divBdr>
            <w:top w:val="none" w:sz="0" w:space="0" w:color="auto"/>
            <w:left w:val="none" w:sz="0" w:space="0" w:color="auto"/>
            <w:bottom w:val="none" w:sz="0" w:space="0" w:color="auto"/>
            <w:right w:val="none" w:sz="0" w:space="0" w:color="auto"/>
          </w:divBdr>
        </w:div>
        <w:div w:id="1474450100">
          <w:marLeft w:val="480"/>
          <w:marRight w:val="0"/>
          <w:marTop w:val="0"/>
          <w:marBottom w:val="0"/>
          <w:divBdr>
            <w:top w:val="none" w:sz="0" w:space="0" w:color="auto"/>
            <w:left w:val="none" w:sz="0" w:space="0" w:color="auto"/>
            <w:bottom w:val="none" w:sz="0" w:space="0" w:color="auto"/>
            <w:right w:val="none" w:sz="0" w:space="0" w:color="auto"/>
          </w:divBdr>
        </w:div>
        <w:div w:id="1479570606">
          <w:marLeft w:val="480"/>
          <w:marRight w:val="0"/>
          <w:marTop w:val="0"/>
          <w:marBottom w:val="0"/>
          <w:divBdr>
            <w:top w:val="none" w:sz="0" w:space="0" w:color="auto"/>
            <w:left w:val="none" w:sz="0" w:space="0" w:color="auto"/>
            <w:bottom w:val="none" w:sz="0" w:space="0" w:color="auto"/>
            <w:right w:val="none" w:sz="0" w:space="0" w:color="auto"/>
          </w:divBdr>
        </w:div>
        <w:div w:id="1502697386">
          <w:marLeft w:val="480"/>
          <w:marRight w:val="0"/>
          <w:marTop w:val="0"/>
          <w:marBottom w:val="0"/>
          <w:divBdr>
            <w:top w:val="none" w:sz="0" w:space="0" w:color="auto"/>
            <w:left w:val="none" w:sz="0" w:space="0" w:color="auto"/>
            <w:bottom w:val="none" w:sz="0" w:space="0" w:color="auto"/>
            <w:right w:val="none" w:sz="0" w:space="0" w:color="auto"/>
          </w:divBdr>
        </w:div>
        <w:div w:id="1527983887">
          <w:marLeft w:val="480"/>
          <w:marRight w:val="0"/>
          <w:marTop w:val="0"/>
          <w:marBottom w:val="0"/>
          <w:divBdr>
            <w:top w:val="none" w:sz="0" w:space="0" w:color="auto"/>
            <w:left w:val="none" w:sz="0" w:space="0" w:color="auto"/>
            <w:bottom w:val="none" w:sz="0" w:space="0" w:color="auto"/>
            <w:right w:val="none" w:sz="0" w:space="0" w:color="auto"/>
          </w:divBdr>
        </w:div>
        <w:div w:id="1578902574">
          <w:marLeft w:val="480"/>
          <w:marRight w:val="0"/>
          <w:marTop w:val="0"/>
          <w:marBottom w:val="0"/>
          <w:divBdr>
            <w:top w:val="none" w:sz="0" w:space="0" w:color="auto"/>
            <w:left w:val="none" w:sz="0" w:space="0" w:color="auto"/>
            <w:bottom w:val="none" w:sz="0" w:space="0" w:color="auto"/>
            <w:right w:val="none" w:sz="0" w:space="0" w:color="auto"/>
          </w:divBdr>
        </w:div>
        <w:div w:id="1643390401">
          <w:marLeft w:val="480"/>
          <w:marRight w:val="0"/>
          <w:marTop w:val="0"/>
          <w:marBottom w:val="0"/>
          <w:divBdr>
            <w:top w:val="none" w:sz="0" w:space="0" w:color="auto"/>
            <w:left w:val="none" w:sz="0" w:space="0" w:color="auto"/>
            <w:bottom w:val="none" w:sz="0" w:space="0" w:color="auto"/>
            <w:right w:val="none" w:sz="0" w:space="0" w:color="auto"/>
          </w:divBdr>
        </w:div>
        <w:div w:id="1666662198">
          <w:marLeft w:val="480"/>
          <w:marRight w:val="0"/>
          <w:marTop w:val="0"/>
          <w:marBottom w:val="0"/>
          <w:divBdr>
            <w:top w:val="none" w:sz="0" w:space="0" w:color="auto"/>
            <w:left w:val="none" w:sz="0" w:space="0" w:color="auto"/>
            <w:bottom w:val="none" w:sz="0" w:space="0" w:color="auto"/>
            <w:right w:val="none" w:sz="0" w:space="0" w:color="auto"/>
          </w:divBdr>
        </w:div>
        <w:div w:id="1860122810">
          <w:marLeft w:val="480"/>
          <w:marRight w:val="0"/>
          <w:marTop w:val="0"/>
          <w:marBottom w:val="0"/>
          <w:divBdr>
            <w:top w:val="none" w:sz="0" w:space="0" w:color="auto"/>
            <w:left w:val="none" w:sz="0" w:space="0" w:color="auto"/>
            <w:bottom w:val="none" w:sz="0" w:space="0" w:color="auto"/>
            <w:right w:val="none" w:sz="0" w:space="0" w:color="auto"/>
          </w:divBdr>
        </w:div>
        <w:div w:id="1935672018">
          <w:marLeft w:val="480"/>
          <w:marRight w:val="0"/>
          <w:marTop w:val="0"/>
          <w:marBottom w:val="0"/>
          <w:divBdr>
            <w:top w:val="none" w:sz="0" w:space="0" w:color="auto"/>
            <w:left w:val="none" w:sz="0" w:space="0" w:color="auto"/>
            <w:bottom w:val="none" w:sz="0" w:space="0" w:color="auto"/>
            <w:right w:val="none" w:sz="0" w:space="0" w:color="auto"/>
          </w:divBdr>
        </w:div>
      </w:divsChild>
    </w:div>
    <w:div w:id="1047409969">
      <w:bodyDiv w:val="1"/>
      <w:marLeft w:val="0"/>
      <w:marRight w:val="0"/>
      <w:marTop w:val="0"/>
      <w:marBottom w:val="0"/>
      <w:divBdr>
        <w:top w:val="none" w:sz="0" w:space="0" w:color="auto"/>
        <w:left w:val="none" w:sz="0" w:space="0" w:color="auto"/>
        <w:bottom w:val="none" w:sz="0" w:space="0" w:color="auto"/>
        <w:right w:val="none" w:sz="0" w:space="0" w:color="auto"/>
      </w:divBdr>
    </w:div>
    <w:div w:id="1047796079">
      <w:bodyDiv w:val="1"/>
      <w:marLeft w:val="0"/>
      <w:marRight w:val="0"/>
      <w:marTop w:val="0"/>
      <w:marBottom w:val="0"/>
      <w:divBdr>
        <w:top w:val="none" w:sz="0" w:space="0" w:color="auto"/>
        <w:left w:val="none" w:sz="0" w:space="0" w:color="auto"/>
        <w:bottom w:val="none" w:sz="0" w:space="0" w:color="auto"/>
        <w:right w:val="none" w:sz="0" w:space="0" w:color="auto"/>
      </w:divBdr>
    </w:div>
    <w:div w:id="1048257243">
      <w:bodyDiv w:val="1"/>
      <w:marLeft w:val="0"/>
      <w:marRight w:val="0"/>
      <w:marTop w:val="0"/>
      <w:marBottom w:val="0"/>
      <w:divBdr>
        <w:top w:val="none" w:sz="0" w:space="0" w:color="auto"/>
        <w:left w:val="none" w:sz="0" w:space="0" w:color="auto"/>
        <w:bottom w:val="none" w:sz="0" w:space="0" w:color="auto"/>
        <w:right w:val="none" w:sz="0" w:space="0" w:color="auto"/>
      </w:divBdr>
    </w:div>
    <w:div w:id="1048341166">
      <w:bodyDiv w:val="1"/>
      <w:marLeft w:val="0"/>
      <w:marRight w:val="0"/>
      <w:marTop w:val="0"/>
      <w:marBottom w:val="0"/>
      <w:divBdr>
        <w:top w:val="none" w:sz="0" w:space="0" w:color="auto"/>
        <w:left w:val="none" w:sz="0" w:space="0" w:color="auto"/>
        <w:bottom w:val="none" w:sz="0" w:space="0" w:color="auto"/>
        <w:right w:val="none" w:sz="0" w:space="0" w:color="auto"/>
      </w:divBdr>
    </w:div>
    <w:div w:id="1048798750">
      <w:bodyDiv w:val="1"/>
      <w:marLeft w:val="0"/>
      <w:marRight w:val="0"/>
      <w:marTop w:val="0"/>
      <w:marBottom w:val="0"/>
      <w:divBdr>
        <w:top w:val="none" w:sz="0" w:space="0" w:color="auto"/>
        <w:left w:val="none" w:sz="0" w:space="0" w:color="auto"/>
        <w:bottom w:val="none" w:sz="0" w:space="0" w:color="auto"/>
        <w:right w:val="none" w:sz="0" w:space="0" w:color="auto"/>
      </w:divBdr>
    </w:div>
    <w:div w:id="1049576198">
      <w:bodyDiv w:val="1"/>
      <w:marLeft w:val="0"/>
      <w:marRight w:val="0"/>
      <w:marTop w:val="0"/>
      <w:marBottom w:val="0"/>
      <w:divBdr>
        <w:top w:val="none" w:sz="0" w:space="0" w:color="auto"/>
        <w:left w:val="none" w:sz="0" w:space="0" w:color="auto"/>
        <w:bottom w:val="none" w:sz="0" w:space="0" w:color="auto"/>
        <w:right w:val="none" w:sz="0" w:space="0" w:color="auto"/>
      </w:divBdr>
    </w:div>
    <w:div w:id="1050614813">
      <w:bodyDiv w:val="1"/>
      <w:marLeft w:val="0"/>
      <w:marRight w:val="0"/>
      <w:marTop w:val="0"/>
      <w:marBottom w:val="0"/>
      <w:divBdr>
        <w:top w:val="none" w:sz="0" w:space="0" w:color="auto"/>
        <w:left w:val="none" w:sz="0" w:space="0" w:color="auto"/>
        <w:bottom w:val="none" w:sz="0" w:space="0" w:color="auto"/>
        <w:right w:val="none" w:sz="0" w:space="0" w:color="auto"/>
      </w:divBdr>
    </w:div>
    <w:div w:id="1052340199">
      <w:bodyDiv w:val="1"/>
      <w:marLeft w:val="0"/>
      <w:marRight w:val="0"/>
      <w:marTop w:val="0"/>
      <w:marBottom w:val="0"/>
      <w:divBdr>
        <w:top w:val="none" w:sz="0" w:space="0" w:color="auto"/>
        <w:left w:val="none" w:sz="0" w:space="0" w:color="auto"/>
        <w:bottom w:val="none" w:sz="0" w:space="0" w:color="auto"/>
        <w:right w:val="none" w:sz="0" w:space="0" w:color="auto"/>
      </w:divBdr>
    </w:div>
    <w:div w:id="1054506769">
      <w:bodyDiv w:val="1"/>
      <w:marLeft w:val="0"/>
      <w:marRight w:val="0"/>
      <w:marTop w:val="0"/>
      <w:marBottom w:val="0"/>
      <w:divBdr>
        <w:top w:val="none" w:sz="0" w:space="0" w:color="auto"/>
        <w:left w:val="none" w:sz="0" w:space="0" w:color="auto"/>
        <w:bottom w:val="none" w:sz="0" w:space="0" w:color="auto"/>
        <w:right w:val="none" w:sz="0" w:space="0" w:color="auto"/>
      </w:divBdr>
    </w:div>
    <w:div w:id="1060640608">
      <w:bodyDiv w:val="1"/>
      <w:marLeft w:val="0"/>
      <w:marRight w:val="0"/>
      <w:marTop w:val="0"/>
      <w:marBottom w:val="0"/>
      <w:divBdr>
        <w:top w:val="none" w:sz="0" w:space="0" w:color="auto"/>
        <w:left w:val="none" w:sz="0" w:space="0" w:color="auto"/>
        <w:bottom w:val="none" w:sz="0" w:space="0" w:color="auto"/>
        <w:right w:val="none" w:sz="0" w:space="0" w:color="auto"/>
      </w:divBdr>
    </w:div>
    <w:div w:id="1060858588">
      <w:bodyDiv w:val="1"/>
      <w:marLeft w:val="0"/>
      <w:marRight w:val="0"/>
      <w:marTop w:val="0"/>
      <w:marBottom w:val="0"/>
      <w:divBdr>
        <w:top w:val="none" w:sz="0" w:space="0" w:color="auto"/>
        <w:left w:val="none" w:sz="0" w:space="0" w:color="auto"/>
        <w:bottom w:val="none" w:sz="0" w:space="0" w:color="auto"/>
        <w:right w:val="none" w:sz="0" w:space="0" w:color="auto"/>
      </w:divBdr>
    </w:div>
    <w:div w:id="1062093307">
      <w:bodyDiv w:val="1"/>
      <w:marLeft w:val="0"/>
      <w:marRight w:val="0"/>
      <w:marTop w:val="0"/>
      <w:marBottom w:val="0"/>
      <w:divBdr>
        <w:top w:val="none" w:sz="0" w:space="0" w:color="auto"/>
        <w:left w:val="none" w:sz="0" w:space="0" w:color="auto"/>
        <w:bottom w:val="none" w:sz="0" w:space="0" w:color="auto"/>
        <w:right w:val="none" w:sz="0" w:space="0" w:color="auto"/>
      </w:divBdr>
    </w:div>
    <w:div w:id="1062603655">
      <w:bodyDiv w:val="1"/>
      <w:marLeft w:val="0"/>
      <w:marRight w:val="0"/>
      <w:marTop w:val="0"/>
      <w:marBottom w:val="0"/>
      <w:divBdr>
        <w:top w:val="none" w:sz="0" w:space="0" w:color="auto"/>
        <w:left w:val="none" w:sz="0" w:space="0" w:color="auto"/>
        <w:bottom w:val="none" w:sz="0" w:space="0" w:color="auto"/>
        <w:right w:val="none" w:sz="0" w:space="0" w:color="auto"/>
      </w:divBdr>
    </w:div>
    <w:div w:id="1064185433">
      <w:bodyDiv w:val="1"/>
      <w:marLeft w:val="0"/>
      <w:marRight w:val="0"/>
      <w:marTop w:val="0"/>
      <w:marBottom w:val="0"/>
      <w:divBdr>
        <w:top w:val="none" w:sz="0" w:space="0" w:color="auto"/>
        <w:left w:val="none" w:sz="0" w:space="0" w:color="auto"/>
        <w:bottom w:val="none" w:sz="0" w:space="0" w:color="auto"/>
        <w:right w:val="none" w:sz="0" w:space="0" w:color="auto"/>
      </w:divBdr>
    </w:div>
    <w:div w:id="1067872698">
      <w:bodyDiv w:val="1"/>
      <w:marLeft w:val="0"/>
      <w:marRight w:val="0"/>
      <w:marTop w:val="0"/>
      <w:marBottom w:val="0"/>
      <w:divBdr>
        <w:top w:val="none" w:sz="0" w:space="0" w:color="auto"/>
        <w:left w:val="none" w:sz="0" w:space="0" w:color="auto"/>
        <w:bottom w:val="none" w:sz="0" w:space="0" w:color="auto"/>
        <w:right w:val="none" w:sz="0" w:space="0" w:color="auto"/>
      </w:divBdr>
    </w:div>
    <w:div w:id="1068578191">
      <w:bodyDiv w:val="1"/>
      <w:marLeft w:val="0"/>
      <w:marRight w:val="0"/>
      <w:marTop w:val="0"/>
      <w:marBottom w:val="0"/>
      <w:divBdr>
        <w:top w:val="none" w:sz="0" w:space="0" w:color="auto"/>
        <w:left w:val="none" w:sz="0" w:space="0" w:color="auto"/>
        <w:bottom w:val="none" w:sz="0" w:space="0" w:color="auto"/>
        <w:right w:val="none" w:sz="0" w:space="0" w:color="auto"/>
      </w:divBdr>
      <w:divsChild>
        <w:div w:id="58596229">
          <w:marLeft w:val="480"/>
          <w:marRight w:val="0"/>
          <w:marTop w:val="0"/>
          <w:marBottom w:val="0"/>
          <w:divBdr>
            <w:top w:val="none" w:sz="0" w:space="0" w:color="auto"/>
            <w:left w:val="none" w:sz="0" w:space="0" w:color="auto"/>
            <w:bottom w:val="none" w:sz="0" w:space="0" w:color="auto"/>
            <w:right w:val="none" w:sz="0" w:space="0" w:color="auto"/>
          </w:divBdr>
        </w:div>
        <w:div w:id="126093499">
          <w:marLeft w:val="480"/>
          <w:marRight w:val="0"/>
          <w:marTop w:val="0"/>
          <w:marBottom w:val="0"/>
          <w:divBdr>
            <w:top w:val="none" w:sz="0" w:space="0" w:color="auto"/>
            <w:left w:val="none" w:sz="0" w:space="0" w:color="auto"/>
            <w:bottom w:val="none" w:sz="0" w:space="0" w:color="auto"/>
            <w:right w:val="none" w:sz="0" w:space="0" w:color="auto"/>
          </w:divBdr>
        </w:div>
        <w:div w:id="133764692">
          <w:marLeft w:val="480"/>
          <w:marRight w:val="0"/>
          <w:marTop w:val="0"/>
          <w:marBottom w:val="0"/>
          <w:divBdr>
            <w:top w:val="none" w:sz="0" w:space="0" w:color="auto"/>
            <w:left w:val="none" w:sz="0" w:space="0" w:color="auto"/>
            <w:bottom w:val="none" w:sz="0" w:space="0" w:color="auto"/>
            <w:right w:val="none" w:sz="0" w:space="0" w:color="auto"/>
          </w:divBdr>
        </w:div>
        <w:div w:id="210580712">
          <w:marLeft w:val="480"/>
          <w:marRight w:val="0"/>
          <w:marTop w:val="0"/>
          <w:marBottom w:val="0"/>
          <w:divBdr>
            <w:top w:val="none" w:sz="0" w:space="0" w:color="auto"/>
            <w:left w:val="none" w:sz="0" w:space="0" w:color="auto"/>
            <w:bottom w:val="none" w:sz="0" w:space="0" w:color="auto"/>
            <w:right w:val="none" w:sz="0" w:space="0" w:color="auto"/>
          </w:divBdr>
        </w:div>
        <w:div w:id="247427924">
          <w:marLeft w:val="480"/>
          <w:marRight w:val="0"/>
          <w:marTop w:val="0"/>
          <w:marBottom w:val="0"/>
          <w:divBdr>
            <w:top w:val="none" w:sz="0" w:space="0" w:color="auto"/>
            <w:left w:val="none" w:sz="0" w:space="0" w:color="auto"/>
            <w:bottom w:val="none" w:sz="0" w:space="0" w:color="auto"/>
            <w:right w:val="none" w:sz="0" w:space="0" w:color="auto"/>
          </w:divBdr>
        </w:div>
        <w:div w:id="262690391">
          <w:marLeft w:val="480"/>
          <w:marRight w:val="0"/>
          <w:marTop w:val="0"/>
          <w:marBottom w:val="0"/>
          <w:divBdr>
            <w:top w:val="none" w:sz="0" w:space="0" w:color="auto"/>
            <w:left w:val="none" w:sz="0" w:space="0" w:color="auto"/>
            <w:bottom w:val="none" w:sz="0" w:space="0" w:color="auto"/>
            <w:right w:val="none" w:sz="0" w:space="0" w:color="auto"/>
          </w:divBdr>
        </w:div>
        <w:div w:id="265697853">
          <w:marLeft w:val="480"/>
          <w:marRight w:val="0"/>
          <w:marTop w:val="0"/>
          <w:marBottom w:val="0"/>
          <w:divBdr>
            <w:top w:val="none" w:sz="0" w:space="0" w:color="auto"/>
            <w:left w:val="none" w:sz="0" w:space="0" w:color="auto"/>
            <w:bottom w:val="none" w:sz="0" w:space="0" w:color="auto"/>
            <w:right w:val="none" w:sz="0" w:space="0" w:color="auto"/>
          </w:divBdr>
        </w:div>
        <w:div w:id="301009330">
          <w:marLeft w:val="480"/>
          <w:marRight w:val="0"/>
          <w:marTop w:val="0"/>
          <w:marBottom w:val="0"/>
          <w:divBdr>
            <w:top w:val="none" w:sz="0" w:space="0" w:color="auto"/>
            <w:left w:val="none" w:sz="0" w:space="0" w:color="auto"/>
            <w:bottom w:val="none" w:sz="0" w:space="0" w:color="auto"/>
            <w:right w:val="none" w:sz="0" w:space="0" w:color="auto"/>
          </w:divBdr>
        </w:div>
        <w:div w:id="305355530">
          <w:marLeft w:val="480"/>
          <w:marRight w:val="0"/>
          <w:marTop w:val="0"/>
          <w:marBottom w:val="0"/>
          <w:divBdr>
            <w:top w:val="none" w:sz="0" w:space="0" w:color="auto"/>
            <w:left w:val="none" w:sz="0" w:space="0" w:color="auto"/>
            <w:bottom w:val="none" w:sz="0" w:space="0" w:color="auto"/>
            <w:right w:val="none" w:sz="0" w:space="0" w:color="auto"/>
          </w:divBdr>
        </w:div>
        <w:div w:id="538592717">
          <w:marLeft w:val="480"/>
          <w:marRight w:val="0"/>
          <w:marTop w:val="0"/>
          <w:marBottom w:val="0"/>
          <w:divBdr>
            <w:top w:val="none" w:sz="0" w:space="0" w:color="auto"/>
            <w:left w:val="none" w:sz="0" w:space="0" w:color="auto"/>
            <w:bottom w:val="none" w:sz="0" w:space="0" w:color="auto"/>
            <w:right w:val="none" w:sz="0" w:space="0" w:color="auto"/>
          </w:divBdr>
        </w:div>
        <w:div w:id="786001983">
          <w:marLeft w:val="480"/>
          <w:marRight w:val="0"/>
          <w:marTop w:val="0"/>
          <w:marBottom w:val="0"/>
          <w:divBdr>
            <w:top w:val="none" w:sz="0" w:space="0" w:color="auto"/>
            <w:left w:val="none" w:sz="0" w:space="0" w:color="auto"/>
            <w:bottom w:val="none" w:sz="0" w:space="0" w:color="auto"/>
            <w:right w:val="none" w:sz="0" w:space="0" w:color="auto"/>
          </w:divBdr>
        </w:div>
        <w:div w:id="889341037">
          <w:marLeft w:val="480"/>
          <w:marRight w:val="0"/>
          <w:marTop w:val="0"/>
          <w:marBottom w:val="0"/>
          <w:divBdr>
            <w:top w:val="none" w:sz="0" w:space="0" w:color="auto"/>
            <w:left w:val="none" w:sz="0" w:space="0" w:color="auto"/>
            <w:bottom w:val="none" w:sz="0" w:space="0" w:color="auto"/>
            <w:right w:val="none" w:sz="0" w:space="0" w:color="auto"/>
          </w:divBdr>
        </w:div>
        <w:div w:id="944386188">
          <w:marLeft w:val="480"/>
          <w:marRight w:val="0"/>
          <w:marTop w:val="0"/>
          <w:marBottom w:val="0"/>
          <w:divBdr>
            <w:top w:val="none" w:sz="0" w:space="0" w:color="auto"/>
            <w:left w:val="none" w:sz="0" w:space="0" w:color="auto"/>
            <w:bottom w:val="none" w:sz="0" w:space="0" w:color="auto"/>
            <w:right w:val="none" w:sz="0" w:space="0" w:color="auto"/>
          </w:divBdr>
        </w:div>
        <w:div w:id="1096364114">
          <w:marLeft w:val="480"/>
          <w:marRight w:val="0"/>
          <w:marTop w:val="0"/>
          <w:marBottom w:val="0"/>
          <w:divBdr>
            <w:top w:val="none" w:sz="0" w:space="0" w:color="auto"/>
            <w:left w:val="none" w:sz="0" w:space="0" w:color="auto"/>
            <w:bottom w:val="none" w:sz="0" w:space="0" w:color="auto"/>
            <w:right w:val="none" w:sz="0" w:space="0" w:color="auto"/>
          </w:divBdr>
        </w:div>
        <w:div w:id="1164659668">
          <w:marLeft w:val="480"/>
          <w:marRight w:val="0"/>
          <w:marTop w:val="0"/>
          <w:marBottom w:val="0"/>
          <w:divBdr>
            <w:top w:val="none" w:sz="0" w:space="0" w:color="auto"/>
            <w:left w:val="none" w:sz="0" w:space="0" w:color="auto"/>
            <w:bottom w:val="none" w:sz="0" w:space="0" w:color="auto"/>
            <w:right w:val="none" w:sz="0" w:space="0" w:color="auto"/>
          </w:divBdr>
        </w:div>
        <w:div w:id="1189180207">
          <w:marLeft w:val="480"/>
          <w:marRight w:val="0"/>
          <w:marTop w:val="0"/>
          <w:marBottom w:val="0"/>
          <w:divBdr>
            <w:top w:val="none" w:sz="0" w:space="0" w:color="auto"/>
            <w:left w:val="none" w:sz="0" w:space="0" w:color="auto"/>
            <w:bottom w:val="none" w:sz="0" w:space="0" w:color="auto"/>
            <w:right w:val="none" w:sz="0" w:space="0" w:color="auto"/>
          </w:divBdr>
        </w:div>
        <w:div w:id="1251082342">
          <w:marLeft w:val="480"/>
          <w:marRight w:val="0"/>
          <w:marTop w:val="0"/>
          <w:marBottom w:val="0"/>
          <w:divBdr>
            <w:top w:val="none" w:sz="0" w:space="0" w:color="auto"/>
            <w:left w:val="none" w:sz="0" w:space="0" w:color="auto"/>
            <w:bottom w:val="none" w:sz="0" w:space="0" w:color="auto"/>
            <w:right w:val="none" w:sz="0" w:space="0" w:color="auto"/>
          </w:divBdr>
        </w:div>
        <w:div w:id="1309628478">
          <w:marLeft w:val="480"/>
          <w:marRight w:val="0"/>
          <w:marTop w:val="0"/>
          <w:marBottom w:val="0"/>
          <w:divBdr>
            <w:top w:val="none" w:sz="0" w:space="0" w:color="auto"/>
            <w:left w:val="none" w:sz="0" w:space="0" w:color="auto"/>
            <w:bottom w:val="none" w:sz="0" w:space="0" w:color="auto"/>
            <w:right w:val="none" w:sz="0" w:space="0" w:color="auto"/>
          </w:divBdr>
        </w:div>
        <w:div w:id="1392387276">
          <w:marLeft w:val="480"/>
          <w:marRight w:val="0"/>
          <w:marTop w:val="0"/>
          <w:marBottom w:val="0"/>
          <w:divBdr>
            <w:top w:val="none" w:sz="0" w:space="0" w:color="auto"/>
            <w:left w:val="none" w:sz="0" w:space="0" w:color="auto"/>
            <w:bottom w:val="none" w:sz="0" w:space="0" w:color="auto"/>
            <w:right w:val="none" w:sz="0" w:space="0" w:color="auto"/>
          </w:divBdr>
        </w:div>
        <w:div w:id="1413044583">
          <w:marLeft w:val="480"/>
          <w:marRight w:val="0"/>
          <w:marTop w:val="0"/>
          <w:marBottom w:val="0"/>
          <w:divBdr>
            <w:top w:val="none" w:sz="0" w:space="0" w:color="auto"/>
            <w:left w:val="none" w:sz="0" w:space="0" w:color="auto"/>
            <w:bottom w:val="none" w:sz="0" w:space="0" w:color="auto"/>
            <w:right w:val="none" w:sz="0" w:space="0" w:color="auto"/>
          </w:divBdr>
        </w:div>
        <w:div w:id="1414089233">
          <w:marLeft w:val="480"/>
          <w:marRight w:val="0"/>
          <w:marTop w:val="0"/>
          <w:marBottom w:val="0"/>
          <w:divBdr>
            <w:top w:val="none" w:sz="0" w:space="0" w:color="auto"/>
            <w:left w:val="none" w:sz="0" w:space="0" w:color="auto"/>
            <w:bottom w:val="none" w:sz="0" w:space="0" w:color="auto"/>
            <w:right w:val="none" w:sz="0" w:space="0" w:color="auto"/>
          </w:divBdr>
        </w:div>
        <w:div w:id="1428840968">
          <w:marLeft w:val="480"/>
          <w:marRight w:val="0"/>
          <w:marTop w:val="0"/>
          <w:marBottom w:val="0"/>
          <w:divBdr>
            <w:top w:val="none" w:sz="0" w:space="0" w:color="auto"/>
            <w:left w:val="none" w:sz="0" w:space="0" w:color="auto"/>
            <w:bottom w:val="none" w:sz="0" w:space="0" w:color="auto"/>
            <w:right w:val="none" w:sz="0" w:space="0" w:color="auto"/>
          </w:divBdr>
        </w:div>
        <w:div w:id="1452280030">
          <w:marLeft w:val="480"/>
          <w:marRight w:val="0"/>
          <w:marTop w:val="0"/>
          <w:marBottom w:val="0"/>
          <w:divBdr>
            <w:top w:val="none" w:sz="0" w:space="0" w:color="auto"/>
            <w:left w:val="none" w:sz="0" w:space="0" w:color="auto"/>
            <w:bottom w:val="none" w:sz="0" w:space="0" w:color="auto"/>
            <w:right w:val="none" w:sz="0" w:space="0" w:color="auto"/>
          </w:divBdr>
        </w:div>
        <w:div w:id="1464884737">
          <w:marLeft w:val="480"/>
          <w:marRight w:val="0"/>
          <w:marTop w:val="0"/>
          <w:marBottom w:val="0"/>
          <w:divBdr>
            <w:top w:val="none" w:sz="0" w:space="0" w:color="auto"/>
            <w:left w:val="none" w:sz="0" w:space="0" w:color="auto"/>
            <w:bottom w:val="none" w:sz="0" w:space="0" w:color="auto"/>
            <w:right w:val="none" w:sz="0" w:space="0" w:color="auto"/>
          </w:divBdr>
        </w:div>
        <w:div w:id="1579250543">
          <w:marLeft w:val="480"/>
          <w:marRight w:val="0"/>
          <w:marTop w:val="0"/>
          <w:marBottom w:val="0"/>
          <w:divBdr>
            <w:top w:val="none" w:sz="0" w:space="0" w:color="auto"/>
            <w:left w:val="none" w:sz="0" w:space="0" w:color="auto"/>
            <w:bottom w:val="none" w:sz="0" w:space="0" w:color="auto"/>
            <w:right w:val="none" w:sz="0" w:space="0" w:color="auto"/>
          </w:divBdr>
        </w:div>
        <w:div w:id="1610159329">
          <w:marLeft w:val="480"/>
          <w:marRight w:val="0"/>
          <w:marTop w:val="0"/>
          <w:marBottom w:val="0"/>
          <w:divBdr>
            <w:top w:val="none" w:sz="0" w:space="0" w:color="auto"/>
            <w:left w:val="none" w:sz="0" w:space="0" w:color="auto"/>
            <w:bottom w:val="none" w:sz="0" w:space="0" w:color="auto"/>
            <w:right w:val="none" w:sz="0" w:space="0" w:color="auto"/>
          </w:divBdr>
        </w:div>
        <w:div w:id="1923293482">
          <w:marLeft w:val="480"/>
          <w:marRight w:val="0"/>
          <w:marTop w:val="0"/>
          <w:marBottom w:val="0"/>
          <w:divBdr>
            <w:top w:val="none" w:sz="0" w:space="0" w:color="auto"/>
            <w:left w:val="none" w:sz="0" w:space="0" w:color="auto"/>
            <w:bottom w:val="none" w:sz="0" w:space="0" w:color="auto"/>
            <w:right w:val="none" w:sz="0" w:space="0" w:color="auto"/>
          </w:divBdr>
        </w:div>
        <w:div w:id="1986472071">
          <w:marLeft w:val="480"/>
          <w:marRight w:val="0"/>
          <w:marTop w:val="0"/>
          <w:marBottom w:val="0"/>
          <w:divBdr>
            <w:top w:val="none" w:sz="0" w:space="0" w:color="auto"/>
            <w:left w:val="none" w:sz="0" w:space="0" w:color="auto"/>
            <w:bottom w:val="none" w:sz="0" w:space="0" w:color="auto"/>
            <w:right w:val="none" w:sz="0" w:space="0" w:color="auto"/>
          </w:divBdr>
        </w:div>
        <w:div w:id="2058894854">
          <w:marLeft w:val="480"/>
          <w:marRight w:val="0"/>
          <w:marTop w:val="0"/>
          <w:marBottom w:val="0"/>
          <w:divBdr>
            <w:top w:val="none" w:sz="0" w:space="0" w:color="auto"/>
            <w:left w:val="none" w:sz="0" w:space="0" w:color="auto"/>
            <w:bottom w:val="none" w:sz="0" w:space="0" w:color="auto"/>
            <w:right w:val="none" w:sz="0" w:space="0" w:color="auto"/>
          </w:divBdr>
        </w:div>
        <w:div w:id="2075466083">
          <w:marLeft w:val="480"/>
          <w:marRight w:val="0"/>
          <w:marTop w:val="0"/>
          <w:marBottom w:val="0"/>
          <w:divBdr>
            <w:top w:val="none" w:sz="0" w:space="0" w:color="auto"/>
            <w:left w:val="none" w:sz="0" w:space="0" w:color="auto"/>
            <w:bottom w:val="none" w:sz="0" w:space="0" w:color="auto"/>
            <w:right w:val="none" w:sz="0" w:space="0" w:color="auto"/>
          </w:divBdr>
        </w:div>
        <w:div w:id="2107340143">
          <w:marLeft w:val="480"/>
          <w:marRight w:val="0"/>
          <w:marTop w:val="0"/>
          <w:marBottom w:val="0"/>
          <w:divBdr>
            <w:top w:val="none" w:sz="0" w:space="0" w:color="auto"/>
            <w:left w:val="none" w:sz="0" w:space="0" w:color="auto"/>
            <w:bottom w:val="none" w:sz="0" w:space="0" w:color="auto"/>
            <w:right w:val="none" w:sz="0" w:space="0" w:color="auto"/>
          </w:divBdr>
        </w:div>
        <w:div w:id="2114549957">
          <w:marLeft w:val="480"/>
          <w:marRight w:val="0"/>
          <w:marTop w:val="0"/>
          <w:marBottom w:val="0"/>
          <w:divBdr>
            <w:top w:val="none" w:sz="0" w:space="0" w:color="auto"/>
            <w:left w:val="none" w:sz="0" w:space="0" w:color="auto"/>
            <w:bottom w:val="none" w:sz="0" w:space="0" w:color="auto"/>
            <w:right w:val="none" w:sz="0" w:space="0" w:color="auto"/>
          </w:divBdr>
        </w:div>
        <w:div w:id="2116241723">
          <w:marLeft w:val="480"/>
          <w:marRight w:val="0"/>
          <w:marTop w:val="0"/>
          <w:marBottom w:val="0"/>
          <w:divBdr>
            <w:top w:val="none" w:sz="0" w:space="0" w:color="auto"/>
            <w:left w:val="none" w:sz="0" w:space="0" w:color="auto"/>
            <w:bottom w:val="none" w:sz="0" w:space="0" w:color="auto"/>
            <w:right w:val="none" w:sz="0" w:space="0" w:color="auto"/>
          </w:divBdr>
        </w:div>
      </w:divsChild>
    </w:div>
    <w:div w:id="1072387706">
      <w:bodyDiv w:val="1"/>
      <w:marLeft w:val="0"/>
      <w:marRight w:val="0"/>
      <w:marTop w:val="0"/>
      <w:marBottom w:val="0"/>
      <w:divBdr>
        <w:top w:val="none" w:sz="0" w:space="0" w:color="auto"/>
        <w:left w:val="none" w:sz="0" w:space="0" w:color="auto"/>
        <w:bottom w:val="none" w:sz="0" w:space="0" w:color="auto"/>
        <w:right w:val="none" w:sz="0" w:space="0" w:color="auto"/>
      </w:divBdr>
    </w:div>
    <w:div w:id="1078669135">
      <w:bodyDiv w:val="1"/>
      <w:marLeft w:val="0"/>
      <w:marRight w:val="0"/>
      <w:marTop w:val="0"/>
      <w:marBottom w:val="0"/>
      <w:divBdr>
        <w:top w:val="none" w:sz="0" w:space="0" w:color="auto"/>
        <w:left w:val="none" w:sz="0" w:space="0" w:color="auto"/>
        <w:bottom w:val="none" w:sz="0" w:space="0" w:color="auto"/>
        <w:right w:val="none" w:sz="0" w:space="0" w:color="auto"/>
      </w:divBdr>
    </w:div>
    <w:div w:id="1078790461">
      <w:bodyDiv w:val="1"/>
      <w:marLeft w:val="0"/>
      <w:marRight w:val="0"/>
      <w:marTop w:val="0"/>
      <w:marBottom w:val="0"/>
      <w:divBdr>
        <w:top w:val="none" w:sz="0" w:space="0" w:color="auto"/>
        <w:left w:val="none" w:sz="0" w:space="0" w:color="auto"/>
        <w:bottom w:val="none" w:sz="0" w:space="0" w:color="auto"/>
        <w:right w:val="none" w:sz="0" w:space="0" w:color="auto"/>
      </w:divBdr>
    </w:div>
    <w:div w:id="1079787345">
      <w:bodyDiv w:val="1"/>
      <w:marLeft w:val="0"/>
      <w:marRight w:val="0"/>
      <w:marTop w:val="0"/>
      <w:marBottom w:val="0"/>
      <w:divBdr>
        <w:top w:val="none" w:sz="0" w:space="0" w:color="auto"/>
        <w:left w:val="none" w:sz="0" w:space="0" w:color="auto"/>
        <w:bottom w:val="none" w:sz="0" w:space="0" w:color="auto"/>
        <w:right w:val="none" w:sz="0" w:space="0" w:color="auto"/>
      </w:divBdr>
      <w:divsChild>
        <w:div w:id="79254129">
          <w:marLeft w:val="480"/>
          <w:marRight w:val="0"/>
          <w:marTop w:val="0"/>
          <w:marBottom w:val="0"/>
          <w:divBdr>
            <w:top w:val="none" w:sz="0" w:space="0" w:color="auto"/>
            <w:left w:val="none" w:sz="0" w:space="0" w:color="auto"/>
            <w:bottom w:val="none" w:sz="0" w:space="0" w:color="auto"/>
            <w:right w:val="none" w:sz="0" w:space="0" w:color="auto"/>
          </w:divBdr>
        </w:div>
        <w:div w:id="199512602">
          <w:marLeft w:val="480"/>
          <w:marRight w:val="0"/>
          <w:marTop w:val="0"/>
          <w:marBottom w:val="0"/>
          <w:divBdr>
            <w:top w:val="none" w:sz="0" w:space="0" w:color="auto"/>
            <w:left w:val="none" w:sz="0" w:space="0" w:color="auto"/>
            <w:bottom w:val="none" w:sz="0" w:space="0" w:color="auto"/>
            <w:right w:val="none" w:sz="0" w:space="0" w:color="auto"/>
          </w:divBdr>
        </w:div>
        <w:div w:id="208148170">
          <w:marLeft w:val="480"/>
          <w:marRight w:val="0"/>
          <w:marTop w:val="0"/>
          <w:marBottom w:val="0"/>
          <w:divBdr>
            <w:top w:val="none" w:sz="0" w:space="0" w:color="auto"/>
            <w:left w:val="none" w:sz="0" w:space="0" w:color="auto"/>
            <w:bottom w:val="none" w:sz="0" w:space="0" w:color="auto"/>
            <w:right w:val="none" w:sz="0" w:space="0" w:color="auto"/>
          </w:divBdr>
        </w:div>
        <w:div w:id="367146578">
          <w:marLeft w:val="480"/>
          <w:marRight w:val="0"/>
          <w:marTop w:val="0"/>
          <w:marBottom w:val="0"/>
          <w:divBdr>
            <w:top w:val="none" w:sz="0" w:space="0" w:color="auto"/>
            <w:left w:val="none" w:sz="0" w:space="0" w:color="auto"/>
            <w:bottom w:val="none" w:sz="0" w:space="0" w:color="auto"/>
            <w:right w:val="none" w:sz="0" w:space="0" w:color="auto"/>
          </w:divBdr>
        </w:div>
        <w:div w:id="486164628">
          <w:marLeft w:val="480"/>
          <w:marRight w:val="0"/>
          <w:marTop w:val="0"/>
          <w:marBottom w:val="0"/>
          <w:divBdr>
            <w:top w:val="none" w:sz="0" w:space="0" w:color="auto"/>
            <w:left w:val="none" w:sz="0" w:space="0" w:color="auto"/>
            <w:bottom w:val="none" w:sz="0" w:space="0" w:color="auto"/>
            <w:right w:val="none" w:sz="0" w:space="0" w:color="auto"/>
          </w:divBdr>
        </w:div>
        <w:div w:id="490562035">
          <w:marLeft w:val="480"/>
          <w:marRight w:val="0"/>
          <w:marTop w:val="0"/>
          <w:marBottom w:val="0"/>
          <w:divBdr>
            <w:top w:val="none" w:sz="0" w:space="0" w:color="auto"/>
            <w:left w:val="none" w:sz="0" w:space="0" w:color="auto"/>
            <w:bottom w:val="none" w:sz="0" w:space="0" w:color="auto"/>
            <w:right w:val="none" w:sz="0" w:space="0" w:color="auto"/>
          </w:divBdr>
        </w:div>
        <w:div w:id="506946322">
          <w:marLeft w:val="480"/>
          <w:marRight w:val="0"/>
          <w:marTop w:val="0"/>
          <w:marBottom w:val="0"/>
          <w:divBdr>
            <w:top w:val="none" w:sz="0" w:space="0" w:color="auto"/>
            <w:left w:val="none" w:sz="0" w:space="0" w:color="auto"/>
            <w:bottom w:val="none" w:sz="0" w:space="0" w:color="auto"/>
            <w:right w:val="none" w:sz="0" w:space="0" w:color="auto"/>
          </w:divBdr>
        </w:div>
        <w:div w:id="653073024">
          <w:marLeft w:val="480"/>
          <w:marRight w:val="0"/>
          <w:marTop w:val="0"/>
          <w:marBottom w:val="0"/>
          <w:divBdr>
            <w:top w:val="none" w:sz="0" w:space="0" w:color="auto"/>
            <w:left w:val="none" w:sz="0" w:space="0" w:color="auto"/>
            <w:bottom w:val="none" w:sz="0" w:space="0" w:color="auto"/>
            <w:right w:val="none" w:sz="0" w:space="0" w:color="auto"/>
          </w:divBdr>
        </w:div>
        <w:div w:id="715357335">
          <w:marLeft w:val="480"/>
          <w:marRight w:val="0"/>
          <w:marTop w:val="0"/>
          <w:marBottom w:val="0"/>
          <w:divBdr>
            <w:top w:val="none" w:sz="0" w:space="0" w:color="auto"/>
            <w:left w:val="none" w:sz="0" w:space="0" w:color="auto"/>
            <w:bottom w:val="none" w:sz="0" w:space="0" w:color="auto"/>
            <w:right w:val="none" w:sz="0" w:space="0" w:color="auto"/>
          </w:divBdr>
        </w:div>
        <w:div w:id="770013456">
          <w:marLeft w:val="480"/>
          <w:marRight w:val="0"/>
          <w:marTop w:val="0"/>
          <w:marBottom w:val="0"/>
          <w:divBdr>
            <w:top w:val="none" w:sz="0" w:space="0" w:color="auto"/>
            <w:left w:val="none" w:sz="0" w:space="0" w:color="auto"/>
            <w:bottom w:val="none" w:sz="0" w:space="0" w:color="auto"/>
            <w:right w:val="none" w:sz="0" w:space="0" w:color="auto"/>
          </w:divBdr>
        </w:div>
        <w:div w:id="853232549">
          <w:marLeft w:val="480"/>
          <w:marRight w:val="0"/>
          <w:marTop w:val="0"/>
          <w:marBottom w:val="0"/>
          <w:divBdr>
            <w:top w:val="none" w:sz="0" w:space="0" w:color="auto"/>
            <w:left w:val="none" w:sz="0" w:space="0" w:color="auto"/>
            <w:bottom w:val="none" w:sz="0" w:space="0" w:color="auto"/>
            <w:right w:val="none" w:sz="0" w:space="0" w:color="auto"/>
          </w:divBdr>
        </w:div>
        <w:div w:id="1029530865">
          <w:marLeft w:val="480"/>
          <w:marRight w:val="0"/>
          <w:marTop w:val="0"/>
          <w:marBottom w:val="0"/>
          <w:divBdr>
            <w:top w:val="none" w:sz="0" w:space="0" w:color="auto"/>
            <w:left w:val="none" w:sz="0" w:space="0" w:color="auto"/>
            <w:bottom w:val="none" w:sz="0" w:space="0" w:color="auto"/>
            <w:right w:val="none" w:sz="0" w:space="0" w:color="auto"/>
          </w:divBdr>
        </w:div>
        <w:div w:id="1293756702">
          <w:marLeft w:val="480"/>
          <w:marRight w:val="0"/>
          <w:marTop w:val="0"/>
          <w:marBottom w:val="0"/>
          <w:divBdr>
            <w:top w:val="none" w:sz="0" w:space="0" w:color="auto"/>
            <w:left w:val="none" w:sz="0" w:space="0" w:color="auto"/>
            <w:bottom w:val="none" w:sz="0" w:space="0" w:color="auto"/>
            <w:right w:val="none" w:sz="0" w:space="0" w:color="auto"/>
          </w:divBdr>
        </w:div>
        <w:div w:id="1308121893">
          <w:marLeft w:val="480"/>
          <w:marRight w:val="0"/>
          <w:marTop w:val="0"/>
          <w:marBottom w:val="0"/>
          <w:divBdr>
            <w:top w:val="none" w:sz="0" w:space="0" w:color="auto"/>
            <w:left w:val="none" w:sz="0" w:space="0" w:color="auto"/>
            <w:bottom w:val="none" w:sz="0" w:space="0" w:color="auto"/>
            <w:right w:val="none" w:sz="0" w:space="0" w:color="auto"/>
          </w:divBdr>
        </w:div>
        <w:div w:id="1390881079">
          <w:marLeft w:val="480"/>
          <w:marRight w:val="0"/>
          <w:marTop w:val="0"/>
          <w:marBottom w:val="0"/>
          <w:divBdr>
            <w:top w:val="none" w:sz="0" w:space="0" w:color="auto"/>
            <w:left w:val="none" w:sz="0" w:space="0" w:color="auto"/>
            <w:bottom w:val="none" w:sz="0" w:space="0" w:color="auto"/>
            <w:right w:val="none" w:sz="0" w:space="0" w:color="auto"/>
          </w:divBdr>
        </w:div>
        <w:div w:id="1400638850">
          <w:marLeft w:val="480"/>
          <w:marRight w:val="0"/>
          <w:marTop w:val="0"/>
          <w:marBottom w:val="0"/>
          <w:divBdr>
            <w:top w:val="none" w:sz="0" w:space="0" w:color="auto"/>
            <w:left w:val="none" w:sz="0" w:space="0" w:color="auto"/>
            <w:bottom w:val="none" w:sz="0" w:space="0" w:color="auto"/>
            <w:right w:val="none" w:sz="0" w:space="0" w:color="auto"/>
          </w:divBdr>
        </w:div>
        <w:div w:id="1537547431">
          <w:marLeft w:val="480"/>
          <w:marRight w:val="0"/>
          <w:marTop w:val="0"/>
          <w:marBottom w:val="0"/>
          <w:divBdr>
            <w:top w:val="none" w:sz="0" w:space="0" w:color="auto"/>
            <w:left w:val="none" w:sz="0" w:space="0" w:color="auto"/>
            <w:bottom w:val="none" w:sz="0" w:space="0" w:color="auto"/>
            <w:right w:val="none" w:sz="0" w:space="0" w:color="auto"/>
          </w:divBdr>
        </w:div>
        <w:div w:id="1625961068">
          <w:marLeft w:val="480"/>
          <w:marRight w:val="0"/>
          <w:marTop w:val="0"/>
          <w:marBottom w:val="0"/>
          <w:divBdr>
            <w:top w:val="none" w:sz="0" w:space="0" w:color="auto"/>
            <w:left w:val="none" w:sz="0" w:space="0" w:color="auto"/>
            <w:bottom w:val="none" w:sz="0" w:space="0" w:color="auto"/>
            <w:right w:val="none" w:sz="0" w:space="0" w:color="auto"/>
          </w:divBdr>
        </w:div>
        <w:div w:id="1646082008">
          <w:marLeft w:val="480"/>
          <w:marRight w:val="0"/>
          <w:marTop w:val="0"/>
          <w:marBottom w:val="0"/>
          <w:divBdr>
            <w:top w:val="none" w:sz="0" w:space="0" w:color="auto"/>
            <w:left w:val="none" w:sz="0" w:space="0" w:color="auto"/>
            <w:bottom w:val="none" w:sz="0" w:space="0" w:color="auto"/>
            <w:right w:val="none" w:sz="0" w:space="0" w:color="auto"/>
          </w:divBdr>
        </w:div>
        <w:div w:id="1766998138">
          <w:marLeft w:val="480"/>
          <w:marRight w:val="0"/>
          <w:marTop w:val="0"/>
          <w:marBottom w:val="0"/>
          <w:divBdr>
            <w:top w:val="none" w:sz="0" w:space="0" w:color="auto"/>
            <w:left w:val="none" w:sz="0" w:space="0" w:color="auto"/>
            <w:bottom w:val="none" w:sz="0" w:space="0" w:color="auto"/>
            <w:right w:val="none" w:sz="0" w:space="0" w:color="auto"/>
          </w:divBdr>
        </w:div>
        <w:div w:id="1836189663">
          <w:marLeft w:val="480"/>
          <w:marRight w:val="0"/>
          <w:marTop w:val="0"/>
          <w:marBottom w:val="0"/>
          <w:divBdr>
            <w:top w:val="none" w:sz="0" w:space="0" w:color="auto"/>
            <w:left w:val="none" w:sz="0" w:space="0" w:color="auto"/>
            <w:bottom w:val="none" w:sz="0" w:space="0" w:color="auto"/>
            <w:right w:val="none" w:sz="0" w:space="0" w:color="auto"/>
          </w:divBdr>
        </w:div>
        <w:div w:id="2042969020">
          <w:marLeft w:val="480"/>
          <w:marRight w:val="0"/>
          <w:marTop w:val="0"/>
          <w:marBottom w:val="0"/>
          <w:divBdr>
            <w:top w:val="none" w:sz="0" w:space="0" w:color="auto"/>
            <w:left w:val="none" w:sz="0" w:space="0" w:color="auto"/>
            <w:bottom w:val="none" w:sz="0" w:space="0" w:color="auto"/>
            <w:right w:val="none" w:sz="0" w:space="0" w:color="auto"/>
          </w:divBdr>
        </w:div>
        <w:div w:id="2052533008">
          <w:marLeft w:val="480"/>
          <w:marRight w:val="0"/>
          <w:marTop w:val="0"/>
          <w:marBottom w:val="0"/>
          <w:divBdr>
            <w:top w:val="none" w:sz="0" w:space="0" w:color="auto"/>
            <w:left w:val="none" w:sz="0" w:space="0" w:color="auto"/>
            <w:bottom w:val="none" w:sz="0" w:space="0" w:color="auto"/>
            <w:right w:val="none" w:sz="0" w:space="0" w:color="auto"/>
          </w:divBdr>
        </w:div>
        <w:div w:id="2056274631">
          <w:marLeft w:val="480"/>
          <w:marRight w:val="0"/>
          <w:marTop w:val="0"/>
          <w:marBottom w:val="0"/>
          <w:divBdr>
            <w:top w:val="none" w:sz="0" w:space="0" w:color="auto"/>
            <w:left w:val="none" w:sz="0" w:space="0" w:color="auto"/>
            <w:bottom w:val="none" w:sz="0" w:space="0" w:color="auto"/>
            <w:right w:val="none" w:sz="0" w:space="0" w:color="auto"/>
          </w:divBdr>
        </w:div>
      </w:divsChild>
    </w:div>
    <w:div w:id="1087731506">
      <w:bodyDiv w:val="1"/>
      <w:marLeft w:val="0"/>
      <w:marRight w:val="0"/>
      <w:marTop w:val="0"/>
      <w:marBottom w:val="0"/>
      <w:divBdr>
        <w:top w:val="none" w:sz="0" w:space="0" w:color="auto"/>
        <w:left w:val="none" w:sz="0" w:space="0" w:color="auto"/>
        <w:bottom w:val="none" w:sz="0" w:space="0" w:color="auto"/>
        <w:right w:val="none" w:sz="0" w:space="0" w:color="auto"/>
      </w:divBdr>
      <w:divsChild>
        <w:div w:id="143666631">
          <w:marLeft w:val="480"/>
          <w:marRight w:val="0"/>
          <w:marTop w:val="0"/>
          <w:marBottom w:val="0"/>
          <w:divBdr>
            <w:top w:val="none" w:sz="0" w:space="0" w:color="auto"/>
            <w:left w:val="none" w:sz="0" w:space="0" w:color="auto"/>
            <w:bottom w:val="none" w:sz="0" w:space="0" w:color="auto"/>
            <w:right w:val="none" w:sz="0" w:space="0" w:color="auto"/>
          </w:divBdr>
        </w:div>
        <w:div w:id="164246370">
          <w:marLeft w:val="480"/>
          <w:marRight w:val="0"/>
          <w:marTop w:val="0"/>
          <w:marBottom w:val="0"/>
          <w:divBdr>
            <w:top w:val="none" w:sz="0" w:space="0" w:color="auto"/>
            <w:left w:val="none" w:sz="0" w:space="0" w:color="auto"/>
            <w:bottom w:val="none" w:sz="0" w:space="0" w:color="auto"/>
            <w:right w:val="none" w:sz="0" w:space="0" w:color="auto"/>
          </w:divBdr>
        </w:div>
        <w:div w:id="435948397">
          <w:marLeft w:val="480"/>
          <w:marRight w:val="0"/>
          <w:marTop w:val="0"/>
          <w:marBottom w:val="0"/>
          <w:divBdr>
            <w:top w:val="none" w:sz="0" w:space="0" w:color="auto"/>
            <w:left w:val="none" w:sz="0" w:space="0" w:color="auto"/>
            <w:bottom w:val="none" w:sz="0" w:space="0" w:color="auto"/>
            <w:right w:val="none" w:sz="0" w:space="0" w:color="auto"/>
          </w:divBdr>
        </w:div>
        <w:div w:id="630139508">
          <w:marLeft w:val="480"/>
          <w:marRight w:val="0"/>
          <w:marTop w:val="0"/>
          <w:marBottom w:val="0"/>
          <w:divBdr>
            <w:top w:val="none" w:sz="0" w:space="0" w:color="auto"/>
            <w:left w:val="none" w:sz="0" w:space="0" w:color="auto"/>
            <w:bottom w:val="none" w:sz="0" w:space="0" w:color="auto"/>
            <w:right w:val="none" w:sz="0" w:space="0" w:color="auto"/>
          </w:divBdr>
        </w:div>
        <w:div w:id="657344176">
          <w:marLeft w:val="480"/>
          <w:marRight w:val="0"/>
          <w:marTop w:val="0"/>
          <w:marBottom w:val="0"/>
          <w:divBdr>
            <w:top w:val="none" w:sz="0" w:space="0" w:color="auto"/>
            <w:left w:val="none" w:sz="0" w:space="0" w:color="auto"/>
            <w:bottom w:val="none" w:sz="0" w:space="0" w:color="auto"/>
            <w:right w:val="none" w:sz="0" w:space="0" w:color="auto"/>
          </w:divBdr>
        </w:div>
        <w:div w:id="705759102">
          <w:marLeft w:val="480"/>
          <w:marRight w:val="0"/>
          <w:marTop w:val="0"/>
          <w:marBottom w:val="0"/>
          <w:divBdr>
            <w:top w:val="none" w:sz="0" w:space="0" w:color="auto"/>
            <w:left w:val="none" w:sz="0" w:space="0" w:color="auto"/>
            <w:bottom w:val="none" w:sz="0" w:space="0" w:color="auto"/>
            <w:right w:val="none" w:sz="0" w:space="0" w:color="auto"/>
          </w:divBdr>
        </w:div>
        <w:div w:id="767703463">
          <w:marLeft w:val="480"/>
          <w:marRight w:val="0"/>
          <w:marTop w:val="0"/>
          <w:marBottom w:val="0"/>
          <w:divBdr>
            <w:top w:val="none" w:sz="0" w:space="0" w:color="auto"/>
            <w:left w:val="none" w:sz="0" w:space="0" w:color="auto"/>
            <w:bottom w:val="none" w:sz="0" w:space="0" w:color="auto"/>
            <w:right w:val="none" w:sz="0" w:space="0" w:color="auto"/>
          </w:divBdr>
        </w:div>
        <w:div w:id="863902439">
          <w:marLeft w:val="480"/>
          <w:marRight w:val="0"/>
          <w:marTop w:val="0"/>
          <w:marBottom w:val="0"/>
          <w:divBdr>
            <w:top w:val="none" w:sz="0" w:space="0" w:color="auto"/>
            <w:left w:val="none" w:sz="0" w:space="0" w:color="auto"/>
            <w:bottom w:val="none" w:sz="0" w:space="0" w:color="auto"/>
            <w:right w:val="none" w:sz="0" w:space="0" w:color="auto"/>
          </w:divBdr>
        </w:div>
        <w:div w:id="916131702">
          <w:marLeft w:val="480"/>
          <w:marRight w:val="0"/>
          <w:marTop w:val="0"/>
          <w:marBottom w:val="0"/>
          <w:divBdr>
            <w:top w:val="none" w:sz="0" w:space="0" w:color="auto"/>
            <w:left w:val="none" w:sz="0" w:space="0" w:color="auto"/>
            <w:bottom w:val="none" w:sz="0" w:space="0" w:color="auto"/>
            <w:right w:val="none" w:sz="0" w:space="0" w:color="auto"/>
          </w:divBdr>
        </w:div>
        <w:div w:id="929966256">
          <w:marLeft w:val="480"/>
          <w:marRight w:val="0"/>
          <w:marTop w:val="0"/>
          <w:marBottom w:val="0"/>
          <w:divBdr>
            <w:top w:val="none" w:sz="0" w:space="0" w:color="auto"/>
            <w:left w:val="none" w:sz="0" w:space="0" w:color="auto"/>
            <w:bottom w:val="none" w:sz="0" w:space="0" w:color="auto"/>
            <w:right w:val="none" w:sz="0" w:space="0" w:color="auto"/>
          </w:divBdr>
        </w:div>
        <w:div w:id="1026566319">
          <w:marLeft w:val="480"/>
          <w:marRight w:val="0"/>
          <w:marTop w:val="0"/>
          <w:marBottom w:val="0"/>
          <w:divBdr>
            <w:top w:val="none" w:sz="0" w:space="0" w:color="auto"/>
            <w:left w:val="none" w:sz="0" w:space="0" w:color="auto"/>
            <w:bottom w:val="none" w:sz="0" w:space="0" w:color="auto"/>
            <w:right w:val="none" w:sz="0" w:space="0" w:color="auto"/>
          </w:divBdr>
        </w:div>
        <w:div w:id="1054739596">
          <w:marLeft w:val="480"/>
          <w:marRight w:val="0"/>
          <w:marTop w:val="0"/>
          <w:marBottom w:val="0"/>
          <w:divBdr>
            <w:top w:val="none" w:sz="0" w:space="0" w:color="auto"/>
            <w:left w:val="none" w:sz="0" w:space="0" w:color="auto"/>
            <w:bottom w:val="none" w:sz="0" w:space="0" w:color="auto"/>
            <w:right w:val="none" w:sz="0" w:space="0" w:color="auto"/>
          </w:divBdr>
        </w:div>
        <w:div w:id="1164777811">
          <w:marLeft w:val="480"/>
          <w:marRight w:val="0"/>
          <w:marTop w:val="0"/>
          <w:marBottom w:val="0"/>
          <w:divBdr>
            <w:top w:val="none" w:sz="0" w:space="0" w:color="auto"/>
            <w:left w:val="none" w:sz="0" w:space="0" w:color="auto"/>
            <w:bottom w:val="none" w:sz="0" w:space="0" w:color="auto"/>
            <w:right w:val="none" w:sz="0" w:space="0" w:color="auto"/>
          </w:divBdr>
        </w:div>
        <w:div w:id="1216892141">
          <w:marLeft w:val="480"/>
          <w:marRight w:val="0"/>
          <w:marTop w:val="0"/>
          <w:marBottom w:val="0"/>
          <w:divBdr>
            <w:top w:val="none" w:sz="0" w:space="0" w:color="auto"/>
            <w:left w:val="none" w:sz="0" w:space="0" w:color="auto"/>
            <w:bottom w:val="none" w:sz="0" w:space="0" w:color="auto"/>
            <w:right w:val="none" w:sz="0" w:space="0" w:color="auto"/>
          </w:divBdr>
        </w:div>
        <w:div w:id="1290091045">
          <w:marLeft w:val="480"/>
          <w:marRight w:val="0"/>
          <w:marTop w:val="0"/>
          <w:marBottom w:val="0"/>
          <w:divBdr>
            <w:top w:val="none" w:sz="0" w:space="0" w:color="auto"/>
            <w:left w:val="none" w:sz="0" w:space="0" w:color="auto"/>
            <w:bottom w:val="none" w:sz="0" w:space="0" w:color="auto"/>
            <w:right w:val="none" w:sz="0" w:space="0" w:color="auto"/>
          </w:divBdr>
        </w:div>
        <w:div w:id="1362394280">
          <w:marLeft w:val="480"/>
          <w:marRight w:val="0"/>
          <w:marTop w:val="0"/>
          <w:marBottom w:val="0"/>
          <w:divBdr>
            <w:top w:val="none" w:sz="0" w:space="0" w:color="auto"/>
            <w:left w:val="none" w:sz="0" w:space="0" w:color="auto"/>
            <w:bottom w:val="none" w:sz="0" w:space="0" w:color="auto"/>
            <w:right w:val="none" w:sz="0" w:space="0" w:color="auto"/>
          </w:divBdr>
        </w:div>
        <w:div w:id="1508062627">
          <w:marLeft w:val="480"/>
          <w:marRight w:val="0"/>
          <w:marTop w:val="0"/>
          <w:marBottom w:val="0"/>
          <w:divBdr>
            <w:top w:val="none" w:sz="0" w:space="0" w:color="auto"/>
            <w:left w:val="none" w:sz="0" w:space="0" w:color="auto"/>
            <w:bottom w:val="none" w:sz="0" w:space="0" w:color="auto"/>
            <w:right w:val="none" w:sz="0" w:space="0" w:color="auto"/>
          </w:divBdr>
        </w:div>
        <w:div w:id="1601066057">
          <w:marLeft w:val="480"/>
          <w:marRight w:val="0"/>
          <w:marTop w:val="0"/>
          <w:marBottom w:val="0"/>
          <w:divBdr>
            <w:top w:val="none" w:sz="0" w:space="0" w:color="auto"/>
            <w:left w:val="none" w:sz="0" w:space="0" w:color="auto"/>
            <w:bottom w:val="none" w:sz="0" w:space="0" w:color="auto"/>
            <w:right w:val="none" w:sz="0" w:space="0" w:color="auto"/>
          </w:divBdr>
        </w:div>
        <w:div w:id="1608850687">
          <w:marLeft w:val="480"/>
          <w:marRight w:val="0"/>
          <w:marTop w:val="0"/>
          <w:marBottom w:val="0"/>
          <w:divBdr>
            <w:top w:val="none" w:sz="0" w:space="0" w:color="auto"/>
            <w:left w:val="none" w:sz="0" w:space="0" w:color="auto"/>
            <w:bottom w:val="none" w:sz="0" w:space="0" w:color="auto"/>
            <w:right w:val="none" w:sz="0" w:space="0" w:color="auto"/>
          </w:divBdr>
        </w:div>
        <w:div w:id="1646742706">
          <w:marLeft w:val="480"/>
          <w:marRight w:val="0"/>
          <w:marTop w:val="0"/>
          <w:marBottom w:val="0"/>
          <w:divBdr>
            <w:top w:val="none" w:sz="0" w:space="0" w:color="auto"/>
            <w:left w:val="none" w:sz="0" w:space="0" w:color="auto"/>
            <w:bottom w:val="none" w:sz="0" w:space="0" w:color="auto"/>
            <w:right w:val="none" w:sz="0" w:space="0" w:color="auto"/>
          </w:divBdr>
        </w:div>
        <w:div w:id="1698702900">
          <w:marLeft w:val="480"/>
          <w:marRight w:val="0"/>
          <w:marTop w:val="0"/>
          <w:marBottom w:val="0"/>
          <w:divBdr>
            <w:top w:val="none" w:sz="0" w:space="0" w:color="auto"/>
            <w:left w:val="none" w:sz="0" w:space="0" w:color="auto"/>
            <w:bottom w:val="none" w:sz="0" w:space="0" w:color="auto"/>
            <w:right w:val="none" w:sz="0" w:space="0" w:color="auto"/>
          </w:divBdr>
        </w:div>
        <w:div w:id="1763840320">
          <w:marLeft w:val="480"/>
          <w:marRight w:val="0"/>
          <w:marTop w:val="0"/>
          <w:marBottom w:val="0"/>
          <w:divBdr>
            <w:top w:val="none" w:sz="0" w:space="0" w:color="auto"/>
            <w:left w:val="none" w:sz="0" w:space="0" w:color="auto"/>
            <w:bottom w:val="none" w:sz="0" w:space="0" w:color="auto"/>
            <w:right w:val="none" w:sz="0" w:space="0" w:color="auto"/>
          </w:divBdr>
        </w:div>
        <w:div w:id="1788037769">
          <w:marLeft w:val="480"/>
          <w:marRight w:val="0"/>
          <w:marTop w:val="0"/>
          <w:marBottom w:val="0"/>
          <w:divBdr>
            <w:top w:val="none" w:sz="0" w:space="0" w:color="auto"/>
            <w:left w:val="none" w:sz="0" w:space="0" w:color="auto"/>
            <w:bottom w:val="none" w:sz="0" w:space="0" w:color="auto"/>
            <w:right w:val="none" w:sz="0" w:space="0" w:color="auto"/>
          </w:divBdr>
        </w:div>
        <w:div w:id="1832986312">
          <w:marLeft w:val="480"/>
          <w:marRight w:val="0"/>
          <w:marTop w:val="0"/>
          <w:marBottom w:val="0"/>
          <w:divBdr>
            <w:top w:val="none" w:sz="0" w:space="0" w:color="auto"/>
            <w:left w:val="none" w:sz="0" w:space="0" w:color="auto"/>
            <w:bottom w:val="none" w:sz="0" w:space="0" w:color="auto"/>
            <w:right w:val="none" w:sz="0" w:space="0" w:color="auto"/>
          </w:divBdr>
        </w:div>
        <w:div w:id="1897086570">
          <w:marLeft w:val="480"/>
          <w:marRight w:val="0"/>
          <w:marTop w:val="0"/>
          <w:marBottom w:val="0"/>
          <w:divBdr>
            <w:top w:val="none" w:sz="0" w:space="0" w:color="auto"/>
            <w:left w:val="none" w:sz="0" w:space="0" w:color="auto"/>
            <w:bottom w:val="none" w:sz="0" w:space="0" w:color="auto"/>
            <w:right w:val="none" w:sz="0" w:space="0" w:color="auto"/>
          </w:divBdr>
        </w:div>
        <w:div w:id="1955751711">
          <w:marLeft w:val="480"/>
          <w:marRight w:val="0"/>
          <w:marTop w:val="0"/>
          <w:marBottom w:val="0"/>
          <w:divBdr>
            <w:top w:val="none" w:sz="0" w:space="0" w:color="auto"/>
            <w:left w:val="none" w:sz="0" w:space="0" w:color="auto"/>
            <w:bottom w:val="none" w:sz="0" w:space="0" w:color="auto"/>
            <w:right w:val="none" w:sz="0" w:space="0" w:color="auto"/>
          </w:divBdr>
        </w:div>
        <w:div w:id="1968732536">
          <w:marLeft w:val="480"/>
          <w:marRight w:val="0"/>
          <w:marTop w:val="0"/>
          <w:marBottom w:val="0"/>
          <w:divBdr>
            <w:top w:val="none" w:sz="0" w:space="0" w:color="auto"/>
            <w:left w:val="none" w:sz="0" w:space="0" w:color="auto"/>
            <w:bottom w:val="none" w:sz="0" w:space="0" w:color="auto"/>
            <w:right w:val="none" w:sz="0" w:space="0" w:color="auto"/>
          </w:divBdr>
        </w:div>
        <w:div w:id="2032879567">
          <w:marLeft w:val="480"/>
          <w:marRight w:val="0"/>
          <w:marTop w:val="0"/>
          <w:marBottom w:val="0"/>
          <w:divBdr>
            <w:top w:val="none" w:sz="0" w:space="0" w:color="auto"/>
            <w:left w:val="none" w:sz="0" w:space="0" w:color="auto"/>
            <w:bottom w:val="none" w:sz="0" w:space="0" w:color="auto"/>
            <w:right w:val="none" w:sz="0" w:space="0" w:color="auto"/>
          </w:divBdr>
        </w:div>
        <w:div w:id="2076704941">
          <w:marLeft w:val="480"/>
          <w:marRight w:val="0"/>
          <w:marTop w:val="0"/>
          <w:marBottom w:val="0"/>
          <w:divBdr>
            <w:top w:val="none" w:sz="0" w:space="0" w:color="auto"/>
            <w:left w:val="none" w:sz="0" w:space="0" w:color="auto"/>
            <w:bottom w:val="none" w:sz="0" w:space="0" w:color="auto"/>
            <w:right w:val="none" w:sz="0" w:space="0" w:color="auto"/>
          </w:divBdr>
        </w:div>
        <w:div w:id="2105875063">
          <w:marLeft w:val="480"/>
          <w:marRight w:val="0"/>
          <w:marTop w:val="0"/>
          <w:marBottom w:val="0"/>
          <w:divBdr>
            <w:top w:val="none" w:sz="0" w:space="0" w:color="auto"/>
            <w:left w:val="none" w:sz="0" w:space="0" w:color="auto"/>
            <w:bottom w:val="none" w:sz="0" w:space="0" w:color="auto"/>
            <w:right w:val="none" w:sz="0" w:space="0" w:color="auto"/>
          </w:divBdr>
        </w:div>
      </w:divsChild>
    </w:div>
    <w:div w:id="1091001014">
      <w:bodyDiv w:val="1"/>
      <w:marLeft w:val="0"/>
      <w:marRight w:val="0"/>
      <w:marTop w:val="0"/>
      <w:marBottom w:val="0"/>
      <w:divBdr>
        <w:top w:val="none" w:sz="0" w:space="0" w:color="auto"/>
        <w:left w:val="none" w:sz="0" w:space="0" w:color="auto"/>
        <w:bottom w:val="none" w:sz="0" w:space="0" w:color="auto"/>
        <w:right w:val="none" w:sz="0" w:space="0" w:color="auto"/>
      </w:divBdr>
    </w:div>
    <w:div w:id="1091660942">
      <w:bodyDiv w:val="1"/>
      <w:marLeft w:val="0"/>
      <w:marRight w:val="0"/>
      <w:marTop w:val="0"/>
      <w:marBottom w:val="0"/>
      <w:divBdr>
        <w:top w:val="none" w:sz="0" w:space="0" w:color="auto"/>
        <w:left w:val="none" w:sz="0" w:space="0" w:color="auto"/>
        <w:bottom w:val="none" w:sz="0" w:space="0" w:color="auto"/>
        <w:right w:val="none" w:sz="0" w:space="0" w:color="auto"/>
      </w:divBdr>
    </w:div>
    <w:div w:id="1091974905">
      <w:bodyDiv w:val="1"/>
      <w:marLeft w:val="0"/>
      <w:marRight w:val="0"/>
      <w:marTop w:val="0"/>
      <w:marBottom w:val="0"/>
      <w:divBdr>
        <w:top w:val="none" w:sz="0" w:space="0" w:color="auto"/>
        <w:left w:val="none" w:sz="0" w:space="0" w:color="auto"/>
        <w:bottom w:val="none" w:sz="0" w:space="0" w:color="auto"/>
        <w:right w:val="none" w:sz="0" w:space="0" w:color="auto"/>
      </w:divBdr>
    </w:div>
    <w:div w:id="1098675783">
      <w:bodyDiv w:val="1"/>
      <w:marLeft w:val="0"/>
      <w:marRight w:val="0"/>
      <w:marTop w:val="0"/>
      <w:marBottom w:val="0"/>
      <w:divBdr>
        <w:top w:val="none" w:sz="0" w:space="0" w:color="auto"/>
        <w:left w:val="none" w:sz="0" w:space="0" w:color="auto"/>
        <w:bottom w:val="none" w:sz="0" w:space="0" w:color="auto"/>
        <w:right w:val="none" w:sz="0" w:space="0" w:color="auto"/>
      </w:divBdr>
      <w:divsChild>
        <w:div w:id="9332095">
          <w:marLeft w:val="480"/>
          <w:marRight w:val="0"/>
          <w:marTop w:val="0"/>
          <w:marBottom w:val="0"/>
          <w:divBdr>
            <w:top w:val="none" w:sz="0" w:space="0" w:color="auto"/>
            <w:left w:val="none" w:sz="0" w:space="0" w:color="auto"/>
            <w:bottom w:val="none" w:sz="0" w:space="0" w:color="auto"/>
            <w:right w:val="none" w:sz="0" w:space="0" w:color="auto"/>
          </w:divBdr>
        </w:div>
        <w:div w:id="20982765">
          <w:marLeft w:val="480"/>
          <w:marRight w:val="0"/>
          <w:marTop w:val="0"/>
          <w:marBottom w:val="0"/>
          <w:divBdr>
            <w:top w:val="none" w:sz="0" w:space="0" w:color="auto"/>
            <w:left w:val="none" w:sz="0" w:space="0" w:color="auto"/>
            <w:bottom w:val="none" w:sz="0" w:space="0" w:color="auto"/>
            <w:right w:val="none" w:sz="0" w:space="0" w:color="auto"/>
          </w:divBdr>
        </w:div>
        <w:div w:id="69079233">
          <w:marLeft w:val="480"/>
          <w:marRight w:val="0"/>
          <w:marTop w:val="0"/>
          <w:marBottom w:val="0"/>
          <w:divBdr>
            <w:top w:val="none" w:sz="0" w:space="0" w:color="auto"/>
            <w:left w:val="none" w:sz="0" w:space="0" w:color="auto"/>
            <w:bottom w:val="none" w:sz="0" w:space="0" w:color="auto"/>
            <w:right w:val="none" w:sz="0" w:space="0" w:color="auto"/>
          </w:divBdr>
        </w:div>
        <w:div w:id="91978824">
          <w:marLeft w:val="480"/>
          <w:marRight w:val="0"/>
          <w:marTop w:val="0"/>
          <w:marBottom w:val="0"/>
          <w:divBdr>
            <w:top w:val="none" w:sz="0" w:space="0" w:color="auto"/>
            <w:left w:val="none" w:sz="0" w:space="0" w:color="auto"/>
            <w:bottom w:val="none" w:sz="0" w:space="0" w:color="auto"/>
            <w:right w:val="none" w:sz="0" w:space="0" w:color="auto"/>
          </w:divBdr>
        </w:div>
        <w:div w:id="179979398">
          <w:marLeft w:val="480"/>
          <w:marRight w:val="0"/>
          <w:marTop w:val="0"/>
          <w:marBottom w:val="0"/>
          <w:divBdr>
            <w:top w:val="none" w:sz="0" w:space="0" w:color="auto"/>
            <w:left w:val="none" w:sz="0" w:space="0" w:color="auto"/>
            <w:bottom w:val="none" w:sz="0" w:space="0" w:color="auto"/>
            <w:right w:val="none" w:sz="0" w:space="0" w:color="auto"/>
          </w:divBdr>
        </w:div>
        <w:div w:id="224949902">
          <w:marLeft w:val="480"/>
          <w:marRight w:val="0"/>
          <w:marTop w:val="0"/>
          <w:marBottom w:val="0"/>
          <w:divBdr>
            <w:top w:val="none" w:sz="0" w:space="0" w:color="auto"/>
            <w:left w:val="none" w:sz="0" w:space="0" w:color="auto"/>
            <w:bottom w:val="none" w:sz="0" w:space="0" w:color="auto"/>
            <w:right w:val="none" w:sz="0" w:space="0" w:color="auto"/>
          </w:divBdr>
        </w:div>
        <w:div w:id="226690497">
          <w:marLeft w:val="480"/>
          <w:marRight w:val="0"/>
          <w:marTop w:val="0"/>
          <w:marBottom w:val="0"/>
          <w:divBdr>
            <w:top w:val="none" w:sz="0" w:space="0" w:color="auto"/>
            <w:left w:val="none" w:sz="0" w:space="0" w:color="auto"/>
            <w:bottom w:val="none" w:sz="0" w:space="0" w:color="auto"/>
            <w:right w:val="none" w:sz="0" w:space="0" w:color="auto"/>
          </w:divBdr>
        </w:div>
        <w:div w:id="275717426">
          <w:marLeft w:val="480"/>
          <w:marRight w:val="0"/>
          <w:marTop w:val="0"/>
          <w:marBottom w:val="0"/>
          <w:divBdr>
            <w:top w:val="none" w:sz="0" w:space="0" w:color="auto"/>
            <w:left w:val="none" w:sz="0" w:space="0" w:color="auto"/>
            <w:bottom w:val="none" w:sz="0" w:space="0" w:color="auto"/>
            <w:right w:val="none" w:sz="0" w:space="0" w:color="auto"/>
          </w:divBdr>
        </w:div>
        <w:div w:id="336808194">
          <w:marLeft w:val="480"/>
          <w:marRight w:val="0"/>
          <w:marTop w:val="0"/>
          <w:marBottom w:val="0"/>
          <w:divBdr>
            <w:top w:val="none" w:sz="0" w:space="0" w:color="auto"/>
            <w:left w:val="none" w:sz="0" w:space="0" w:color="auto"/>
            <w:bottom w:val="none" w:sz="0" w:space="0" w:color="auto"/>
            <w:right w:val="none" w:sz="0" w:space="0" w:color="auto"/>
          </w:divBdr>
        </w:div>
        <w:div w:id="370767694">
          <w:marLeft w:val="480"/>
          <w:marRight w:val="0"/>
          <w:marTop w:val="0"/>
          <w:marBottom w:val="0"/>
          <w:divBdr>
            <w:top w:val="none" w:sz="0" w:space="0" w:color="auto"/>
            <w:left w:val="none" w:sz="0" w:space="0" w:color="auto"/>
            <w:bottom w:val="none" w:sz="0" w:space="0" w:color="auto"/>
            <w:right w:val="none" w:sz="0" w:space="0" w:color="auto"/>
          </w:divBdr>
        </w:div>
        <w:div w:id="371924164">
          <w:marLeft w:val="480"/>
          <w:marRight w:val="0"/>
          <w:marTop w:val="0"/>
          <w:marBottom w:val="0"/>
          <w:divBdr>
            <w:top w:val="none" w:sz="0" w:space="0" w:color="auto"/>
            <w:left w:val="none" w:sz="0" w:space="0" w:color="auto"/>
            <w:bottom w:val="none" w:sz="0" w:space="0" w:color="auto"/>
            <w:right w:val="none" w:sz="0" w:space="0" w:color="auto"/>
          </w:divBdr>
        </w:div>
        <w:div w:id="380716968">
          <w:marLeft w:val="480"/>
          <w:marRight w:val="0"/>
          <w:marTop w:val="0"/>
          <w:marBottom w:val="0"/>
          <w:divBdr>
            <w:top w:val="none" w:sz="0" w:space="0" w:color="auto"/>
            <w:left w:val="none" w:sz="0" w:space="0" w:color="auto"/>
            <w:bottom w:val="none" w:sz="0" w:space="0" w:color="auto"/>
            <w:right w:val="none" w:sz="0" w:space="0" w:color="auto"/>
          </w:divBdr>
        </w:div>
        <w:div w:id="462386189">
          <w:marLeft w:val="480"/>
          <w:marRight w:val="0"/>
          <w:marTop w:val="0"/>
          <w:marBottom w:val="0"/>
          <w:divBdr>
            <w:top w:val="none" w:sz="0" w:space="0" w:color="auto"/>
            <w:left w:val="none" w:sz="0" w:space="0" w:color="auto"/>
            <w:bottom w:val="none" w:sz="0" w:space="0" w:color="auto"/>
            <w:right w:val="none" w:sz="0" w:space="0" w:color="auto"/>
          </w:divBdr>
        </w:div>
        <w:div w:id="478229492">
          <w:marLeft w:val="480"/>
          <w:marRight w:val="0"/>
          <w:marTop w:val="0"/>
          <w:marBottom w:val="0"/>
          <w:divBdr>
            <w:top w:val="none" w:sz="0" w:space="0" w:color="auto"/>
            <w:left w:val="none" w:sz="0" w:space="0" w:color="auto"/>
            <w:bottom w:val="none" w:sz="0" w:space="0" w:color="auto"/>
            <w:right w:val="none" w:sz="0" w:space="0" w:color="auto"/>
          </w:divBdr>
        </w:div>
        <w:div w:id="613100532">
          <w:marLeft w:val="480"/>
          <w:marRight w:val="0"/>
          <w:marTop w:val="0"/>
          <w:marBottom w:val="0"/>
          <w:divBdr>
            <w:top w:val="none" w:sz="0" w:space="0" w:color="auto"/>
            <w:left w:val="none" w:sz="0" w:space="0" w:color="auto"/>
            <w:bottom w:val="none" w:sz="0" w:space="0" w:color="auto"/>
            <w:right w:val="none" w:sz="0" w:space="0" w:color="auto"/>
          </w:divBdr>
        </w:div>
        <w:div w:id="617639875">
          <w:marLeft w:val="480"/>
          <w:marRight w:val="0"/>
          <w:marTop w:val="0"/>
          <w:marBottom w:val="0"/>
          <w:divBdr>
            <w:top w:val="none" w:sz="0" w:space="0" w:color="auto"/>
            <w:left w:val="none" w:sz="0" w:space="0" w:color="auto"/>
            <w:bottom w:val="none" w:sz="0" w:space="0" w:color="auto"/>
            <w:right w:val="none" w:sz="0" w:space="0" w:color="auto"/>
          </w:divBdr>
        </w:div>
        <w:div w:id="629214950">
          <w:marLeft w:val="480"/>
          <w:marRight w:val="0"/>
          <w:marTop w:val="0"/>
          <w:marBottom w:val="0"/>
          <w:divBdr>
            <w:top w:val="none" w:sz="0" w:space="0" w:color="auto"/>
            <w:left w:val="none" w:sz="0" w:space="0" w:color="auto"/>
            <w:bottom w:val="none" w:sz="0" w:space="0" w:color="auto"/>
            <w:right w:val="none" w:sz="0" w:space="0" w:color="auto"/>
          </w:divBdr>
        </w:div>
        <w:div w:id="661935269">
          <w:marLeft w:val="480"/>
          <w:marRight w:val="0"/>
          <w:marTop w:val="0"/>
          <w:marBottom w:val="0"/>
          <w:divBdr>
            <w:top w:val="none" w:sz="0" w:space="0" w:color="auto"/>
            <w:left w:val="none" w:sz="0" w:space="0" w:color="auto"/>
            <w:bottom w:val="none" w:sz="0" w:space="0" w:color="auto"/>
            <w:right w:val="none" w:sz="0" w:space="0" w:color="auto"/>
          </w:divBdr>
        </w:div>
        <w:div w:id="665474032">
          <w:marLeft w:val="480"/>
          <w:marRight w:val="0"/>
          <w:marTop w:val="0"/>
          <w:marBottom w:val="0"/>
          <w:divBdr>
            <w:top w:val="none" w:sz="0" w:space="0" w:color="auto"/>
            <w:left w:val="none" w:sz="0" w:space="0" w:color="auto"/>
            <w:bottom w:val="none" w:sz="0" w:space="0" w:color="auto"/>
            <w:right w:val="none" w:sz="0" w:space="0" w:color="auto"/>
          </w:divBdr>
        </w:div>
        <w:div w:id="760444617">
          <w:marLeft w:val="480"/>
          <w:marRight w:val="0"/>
          <w:marTop w:val="0"/>
          <w:marBottom w:val="0"/>
          <w:divBdr>
            <w:top w:val="none" w:sz="0" w:space="0" w:color="auto"/>
            <w:left w:val="none" w:sz="0" w:space="0" w:color="auto"/>
            <w:bottom w:val="none" w:sz="0" w:space="0" w:color="auto"/>
            <w:right w:val="none" w:sz="0" w:space="0" w:color="auto"/>
          </w:divBdr>
        </w:div>
        <w:div w:id="809398515">
          <w:marLeft w:val="480"/>
          <w:marRight w:val="0"/>
          <w:marTop w:val="0"/>
          <w:marBottom w:val="0"/>
          <w:divBdr>
            <w:top w:val="none" w:sz="0" w:space="0" w:color="auto"/>
            <w:left w:val="none" w:sz="0" w:space="0" w:color="auto"/>
            <w:bottom w:val="none" w:sz="0" w:space="0" w:color="auto"/>
            <w:right w:val="none" w:sz="0" w:space="0" w:color="auto"/>
          </w:divBdr>
        </w:div>
        <w:div w:id="819005499">
          <w:marLeft w:val="480"/>
          <w:marRight w:val="0"/>
          <w:marTop w:val="0"/>
          <w:marBottom w:val="0"/>
          <w:divBdr>
            <w:top w:val="none" w:sz="0" w:space="0" w:color="auto"/>
            <w:left w:val="none" w:sz="0" w:space="0" w:color="auto"/>
            <w:bottom w:val="none" w:sz="0" w:space="0" w:color="auto"/>
            <w:right w:val="none" w:sz="0" w:space="0" w:color="auto"/>
          </w:divBdr>
        </w:div>
        <w:div w:id="887297085">
          <w:marLeft w:val="480"/>
          <w:marRight w:val="0"/>
          <w:marTop w:val="0"/>
          <w:marBottom w:val="0"/>
          <w:divBdr>
            <w:top w:val="none" w:sz="0" w:space="0" w:color="auto"/>
            <w:left w:val="none" w:sz="0" w:space="0" w:color="auto"/>
            <w:bottom w:val="none" w:sz="0" w:space="0" w:color="auto"/>
            <w:right w:val="none" w:sz="0" w:space="0" w:color="auto"/>
          </w:divBdr>
        </w:div>
        <w:div w:id="939338274">
          <w:marLeft w:val="480"/>
          <w:marRight w:val="0"/>
          <w:marTop w:val="0"/>
          <w:marBottom w:val="0"/>
          <w:divBdr>
            <w:top w:val="none" w:sz="0" w:space="0" w:color="auto"/>
            <w:left w:val="none" w:sz="0" w:space="0" w:color="auto"/>
            <w:bottom w:val="none" w:sz="0" w:space="0" w:color="auto"/>
            <w:right w:val="none" w:sz="0" w:space="0" w:color="auto"/>
          </w:divBdr>
        </w:div>
        <w:div w:id="980957911">
          <w:marLeft w:val="480"/>
          <w:marRight w:val="0"/>
          <w:marTop w:val="0"/>
          <w:marBottom w:val="0"/>
          <w:divBdr>
            <w:top w:val="none" w:sz="0" w:space="0" w:color="auto"/>
            <w:left w:val="none" w:sz="0" w:space="0" w:color="auto"/>
            <w:bottom w:val="none" w:sz="0" w:space="0" w:color="auto"/>
            <w:right w:val="none" w:sz="0" w:space="0" w:color="auto"/>
          </w:divBdr>
        </w:div>
        <w:div w:id="1048720916">
          <w:marLeft w:val="480"/>
          <w:marRight w:val="0"/>
          <w:marTop w:val="0"/>
          <w:marBottom w:val="0"/>
          <w:divBdr>
            <w:top w:val="none" w:sz="0" w:space="0" w:color="auto"/>
            <w:left w:val="none" w:sz="0" w:space="0" w:color="auto"/>
            <w:bottom w:val="none" w:sz="0" w:space="0" w:color="auto"/>
            <w:right w:val="none" w:sz="0" w:space="0" w:color="auto"/>
          </w:divBdr>
        </w:div>
        <w:div w:id="1184979077">
          <w:marLeft w:val="480"/>
          <w:marRight w:val="0"/>
          <w:marTop w:val="0"/>
          <w:marBottom w:val="0"/>
          <w:divBdr>
            <w:top w:val="none" w:sz="0" w:space="0" w:color="auto"/>
            <w:left w:val="none" w:sz="0" w:space="0" w:color="auto"/>
            <w:bottom w:val="none" w:sz="0" w:space="0" w:color="auto"/>
            <w:right w:val="none" w:sz="0" w:space="0" w:color="auto"/>
          </w:divBdr>
        </w:div>
        <w:div w:id="1229919260">
          <w:marLeft w:val="480"/>
          <w:marRight w:val="0"/>
          <w:marTop w:val="0"/>
          <w:marBottom w:val="0"/>
          <w:divBdr>
            <w:top w:val="none" w:sz="0" w:space="0" w:color="auto"/>
            <w:left w:val="none" w:sz="0" w:space="0" w:color="auto"/>
            <w:bottom w:val="none" w:sz="0" w:space="0" w:color="auto"/>
            <w:right w:val="none" w:sz="0" w:space="0" w:color="auto"/>
          </w:divBdr>
        </w:div>
        <w:div w:id="1242367622">
          <w:marLeft w:val="480"/>
          <w:marRight w:val="0"/>
          <w:marTop w:val="0"/>
          <w:marBottom w:val="0"/>
          <w:divBdr>
            <w:top w:val="none" w:sz="0" w:space="0" w:color="auto"/>
            <w:left w:val="none" w:sz="0" w:space="0" w:color="auto"/>
            <w:bottom w:val="none" w:sz="0" w:space="0" w:color="auto"/>
            <w:right w:val="none" w:sz="0" w:space="0" w:color="auto"/>
          </w:divBdr>
        </w:div>
        <w:div w:id="1354918252">
          <w:marLeft w:val="480"/>
          <w:marRight w:val="0"/>
          <w:marTop w:val="0"/>
          <w:marBottom w:val="0"/>
          <w:divBdr>
            <w:top w:val="none" w:sz="0" w:space="0" w:color="auto"/>
            <w:left w:val="none" w:sz="0" w:space="0" w:color="auto"/>
            <w:bottom w:val="none" w:sz="0" w:space="0" w:color="auto"/>
            <w:right w:val="none" w:sz="0" w:space="0" w:color="auto"/>
          </w:divBdr>
        </w:div>
        <w:div w:id="1360202430">
          <w:marLeft w:val="480"/>
          <w:marRight w:val="0"/>
          <w:marTop w:val="0"/>
          <w:marBottom w:val="0"/>
          <w:divBdr>
            <w:top w:val="none" w:sz="0" w:space="0" w:color="auto"/>
            <w:left w:val="none" w:sz="0" w:space="0" w:color="auto"/>
            <w:bottom w:val="none" w:sz="0" w:space="0" w:color="auto"/>
            <w:right w:val="none" w:sz="0" w:space="0" w:color="auto"/>
          </w:divBdr>
        </w:div>
        <w:div w:id="1361781490">
          <w:marLeft w:val="480"/>
          <w:marRight w:val="0"/>
          <w:marTop w:val="0"/>
          <w:marBottom w:val="0"/>
          <w:divBdr>
            <w:top w:val="none" w:sz="0" w:space="0" w:color="auto"/>
            <w:left w:val="none" w:sz="0" w:space="0" w:color="auto"/>
            <w:bottom w:val="none" w:sz="0" w:space="0" w:color="auto"/>
            <w:right w:val="none" w:sz="0" w:space="0" w:color="auto"/>
          </w:divBdr>
        </w:div>
        <w:div w:id="1369642318">
          <w:marLeft w:val="480"/>
          <w:marRight w:val="0"/>
          <w:marTop w:val="0"/>
          <w:marBottom w:val="0"/>
          <w:divBdr>
            <w:top w:val="none" w:sz="0" w:space="0" w:color="auto"/>
            <w:left w:val="none" w:sz="0" w:space="0" w:color="auto"/>
            <w:bottom w:val="none" w:sz="0" w:space="0" w:color="auto"/>
            <w:right w:val="none" w:sz="0" w:space="0" w:color="auto"/>
          </w:divBdr>
        </w:div>
        <w:div w:id="1485776051">
          <w:marLeft w:val="480"/>
          <w:marRight w:val="0"/>
          <w:marTop w:val="0"/>
          <w:marBottom w:val="0"/>
          <w:divBdr>
            <w:top w:val="none" w:sz="0" w:space="0" w:color="auto"/>
            <w:left w:val="none" w:sz="0" w:space="0" w:color="auto"/>
            <w:bottom w:val="none" w:sz="0" w:space="0" w:color="auto"/>
            <w:right w:val="none" w:sz="0" w:space="0" w:color="auto"/>
          </w:divBdr>
        </w:div>
        <w:div w:id="1542672827">
          <w:marLeft w:val="480"/>
          <w:marRight w:val="0"/>
          <w:marTop w:val="0"/>
          <w:marBottom w:val="0"/>
          <w:divBdr>
            <w:top w:val="none" w:sz="0" w:space="0" w:color="auto"/>
            <w:left w:val="none" w:sz="0" w:space="0" w:color="auto"/>
            <w:bottom w:val="none" w:sz="0" w:space="0" w:color="auto"/>
            <w:right w:val="none" w:sz="0" w:space="0" w:color="auto"/>
          </w:divBdr>
        </w:div>
        <w:div w:id="1577665361">
          <w:marLeft w:val="480"/>
          <w:marRight w:val="0"/>
          <w:marTop w:val="0"/>
          <w:marBottom w:val="0"/>
          <w:divBdr>
            <w:top w:val="none" w:sz="0" w:space="0" w:color="auto"/>
            <w:left w:val="none" w:sz="0" w:space="0" w:color="auto"/>
            <w:bottom w:val="none" w:sz="0" w:space="0" w:color="auto"/>
            <w:right w:val="none" w:sz="0" w:space="0" w:color="auto"/>
          </w:divBdr>
        </w:div>
        <w:div w:id="1662193968">
          <w:marLeft w:val="480"/>
          <w:marRight w:val="0"/>
          <w:marTop w:val="0"/>
          <w:marBottom w:val="0"/>
          <w:divBdr>
            <w:top w:val="none" w:sz="0" w:space="0" w:color="auto"/>
            <w:left w:val="none" w:sz="0" w:space="0" w:color="auto"/>
            <w:bottom w:val="none" w:sz="0" w:space="0" w:color="auto"/>
            <w:right w:val="none" w:sz="0" w:space="0" w:color="auto"/>
          </w:divBdr>
        </w:div>
        <w:div w:id="1723745219">
          <w:marLeft w:val="480"/>
          <w:marRight w:val="0"/>
          <w:marTop w:val="0"/>
          <w:marBottom w:val="0"/>
          <w:divBdr>
            <w:top w:val="none" w:sz="0" w:space="0" w:color="auto"/>
            <w:left w:val="none" w:sz="0" w:space="0" w:color="auto"/>
            <w:bottom w:val="none" w:sz="0" w:space="0" w:color="auto"/>
            <w:right w:val="none" w:sz="0" w:space="0" w:color="auto"/>
          </w:divBdr>
        </w:div>
        <w:div w:id="1725106228">
          <w:marLeft w:val="480"/>
          <w:marRight w:val="0"/>
          <w:marTop w:val="0"/>
          <w:marBottom w:val="0"/>
          <w:divBdr>
            <w:top w:val="none" w:sz="0" w:space="0" w:color="auto"/>
            <w:left w:val="none" w:sz="0" w:space="0" w:color="auto"/>
            <w:bottom w:val="none" w:sz="0" w:space="0" w:color="auto"/>
            <w:right w:val="none" w:sz="0" w:space="0" w:color="auto"/>
          </w:divBdr>
        </w:div>
        <w:div w:id="1792896158">
          <w:marLeft w:val="480"/>
          <w:marRight w:val="0"/>
          <w:marTop w:val="0"/>
          <w:marBottom w:val="0"/>
          <w:divBdr>
            <w:top w:val="none" w:sz="0" w:space="0" w:color="auto"/>
            <w:left w:val="none" w:sz="0" w:space="0" w:color="auto"/>
            <w:bottom w:val="none" w:sz="0" w:space="0" w:color="auto"/>
            <w:right w:val="none" w:sz="0" w:space="0" w:color="auto"/>
          </w:divBdr>
        </w:div>
        <w:div w:id="1808814875">
          <w:marLeft w:val="480"/>
          <w:marRight w:val="0"/>
          <w:marTop w:val="0"/>
          <w:marBottom w:val="0"/>
          <w:divBdr>
            <w:top w:val="none" w:sz="0" w:space="0" w:color="auto"/>
            <w:left w:val="none" w:sz="0" w:space="0" w:color="auto"/>
            <w:bottom w:val="none" w:sz="0" w:space="0" w:color="auto"/>
            <w:right w:val="none" w:sz="0" w:space="0" w:color="auto"/>
          </w:divBdr>
        </w:div>
        <w:div w:id="1846243683">
          <w:marLeft w:val="480"/>
          <w:marRight w:val="0"/>
          <w:marTop w:val="0"/>
          <w:marBottom w:val="0"/>
          <w:divBdr>
            <w:top w:val="none" w:sz="0" w:space="0" w:color="auto"/>
            <w:left w:val="none" w:sz="0" w:space="0" w:color="auto"/>
            <w:bottom w:val="none" w:sz="0" w:space="0" w:color="auto"/>
            <w:right w:val="none" w:sz="0" w:space="0" w:color="auto"/>
          </w:divBdr>
        </w:div>
        <w:div w:id="2032877900">
          <w:marLeft w:val="480"/>
          <w:marRight w:val="0"/>
          <w:marTop w:val="0"/>
          <w:marBottom w:val="0"/>
          <w:divBdr>
            <w:top w:val="none" w:sz="0" w:space="0" w:color="auto"/>
            <w:left w:val="none" w:sz="0" w:space="0" w:color="auto"/>
            <w:bottom w:val="none" w:sz="0" w:space="0" w:color="auto"/>
            <w:right w:val="none" w:sz="0" w:space="0" w:color="auto"/>
          </w:divBdr>
        </w:div>
        <w:div w:id="2055078549">
          <w:marLeft w:val="480"/>
          <w:marRight w:val="0"/>
          <w:marTop w:val="0"/>
          <w:marBottom w:val="0"/>
          <w:divBdr>
            <w:top w:val="none" w:sz="0" w:space="0" w:color="auto"/>
            <w:left w:val="none" w:sz="0" w:space="0" w:color="auto"/>
            <w:bottom w:val="none" w:sz="0" w:space="0" w:color="auto"/>
            <w:right w:val="none" w:sz="0" w:space="0" w:color="auto"/>
          </w:divBdr>
        </w:div>
        <w:div w:id="2080714582">
          <w:marLeft w:val="480"/>
          <w:marRight w:val="0"/>
          <w:marTop w:val="0"/>
          <w:marBottom w:val="0"/>
          <w:divBdr>
            <w:top w:val="none" w:sz="0" w:space="0" w:color="auto"/>
            <w:left w:val="none" w:sz="0" w:space="0" w:color="auto"/>
            <w:bottom w:val="none" w:sz="0" w:space="0" w:color="auto"/>
            <w:right w:val="none" w:sz="0" w:space="0" w:color="auto"/>
          </w:divBdr>
        </w:div>
      </w:divsChild>
    </w:div>
    <w:div w:id="1098872489">
      <w:bodyDiv w:val="1"/>
      <w:marLeft w:val="0"/>
      <w:marRight w:val="0"/>
      <w:marTop w:val="0"/>
      <w:marBottom w:val="0"/>
      <w:divBdr>
        <w:top w:val="none" w:sz="0" w:space="0" w:color="auto"/>
        <w:left w:val="none" w:sz="0" w:space="0" w:color="auto"/>
        <w:bottom w:val="none" w:sz="0" w:space="0" w:color="auto"/>
        <w:right w:val="none" w:sz="0" w:space="0" w:color="auto"/>
      </w:divBdr>
    </w:div>
    <w:div w:id="1103495493">
      <w:bodyDiv w:val="1"/>
      <w:marLeft w:val="0"/>
      <w:marRight w:val="0"/>
      <w:marTop w:val="0"/>
      <w:marBottom w:val="0"/>
      <w:divBdr>
        <w:top w:val="none" w:sz="0" w:space="0" w:color="auto"/>
        <w:left w:val="none" w:sz="0" w:space="0" w:color="auto"/>
        <w:bottom w:val="none" w:sz="0" w:space="0" w:color="auto"/>
        <w:right w:val="none" w:sz="0" w:space="0" w:color="auto"/>
      </w:divBdr>
    </w:div>
    <w:div w:id="1103918456">
      <w:bodyDiv w:val="1"/>
      <w:marLeft w:val="0"/>
      <w:marRight w:val="0"/>
      <w:marTop w:val="0"/>
      <w:marBottom w:val="0"/>
      <w:divBdr>
        <w:top w:val="none" w:sz="0" w:space="0" w:color="auto"/>
        <w:left w:val="none" w:sz="0" w:space="0" w:color="auto"/>
        <w:bottom w:val="none" w:sz="0" w:space="0" w:color="auto"/>
        <w:right w:val="none" w:sz="0" w:space="0" w:color="auto"/>
      </w:divBdr>
      <w:divsChild>
        <w:div w:id="105078045">
          <w:marLeft w:val="480"/>
          <w:marRight w:val="0"/>
          <w:marTop w:val="0"/>
          <w:marBottom w:val="0"/>
          <w:divBdr>
            <w:top w:val="none" w:sz="0" w:space="0" w:color="auto"/>
            <w:left w:val="none" w:sz="0" w:space="0" w:color="auto"/>
            <w:bottom w:val="none" w:sz="0" w:space="0" w:color="auto"/>
            <w:right w:val="none" w:sz="0" w:space="0" w:color="auto"/>
          </w:divBdr>
        </w:div>
        <w:div w:id="213738106">
          <w:marLeft w:val="480"/>
          <w:marRight w:val="0"/>
          <w:marTop w:val="0"/>
          <w:marBottom w:val="0"/>
          <w:divBdr>
            <w:top w:val="none" w:sz="0" w:space="0" w:color="auto"/>
            <w:left w:val="none" w:sz="0" w:space="0" w:color="auto"/>
            <w:bottom w:val="none" w:sz="0" w:space="0" w:color="auto"/>
            <w:right w:val="none" w:sz="0" w:space="0" w:color="auto"/>
          </w:divBdr>
        </w:div>
        <w:div w:id="217860865">
          <w:marLeft w:val="480"/>
          <w:marRight w:val="0"/>
          <w:marTop w:val="0"/>
          <w:marBottom w:val="0"/>
          <w:divBdr>
            <w:top w:val="none" w:sz="0" w:space="0" w:color="auto"/>
            <w:left w:val="none" w:sz="0" w:space="0" w:color="auto"/>
            <w:bottom w:val="none" w:sz="0" w:space="0" w:color="auto"/>
            <w:right w:val="none" w:sz="0" w:space="0" w:color="auto"/>
          </w:divBdr>
        </w:div>
        <w:div w:id="302854238">
          <w:marLeft w:val="480"/>
          <w:marRight w:val="0"/>
          <w:marTop w:val="0"/>
          <w:marBottom w:val="0"/>
          <w:divBdr>
            <w:top w:val="none" w:sz="0" w:space="0" w:color="auto"/>
            <w:left w:val="none" w:sz="0" w:space="0" w:color="auto"/>
            <w:bottom w:val="none" w:sz="0" w:space="0" w:color="auto"/>
            <w:right w:val="none" w:sz="0" w:space="0" w:color="auto"/>
          </w:divBdr>
        </w:div>
        <w:div w:id="501745900">
          <w:marLeft w:val="480"/>
          <w:marRight w:val="0"/>
          <w:marTop w:val="0"/>
          <w:marBottom w:val="0"/>
          <w:divBdr>
            <w:top w:val="none" w:sz="0" w:space="0" w:color="auto"/>
            <w:left w:val="none" w:sz="0" w:space="0" w:color="auto"/>
            <w:bottom w:val="none" w:sz="0" w:space="0" w:color="auto"/>
            <w:right w:val="none" w:sz="0" w:space="0" w:color="auto"/>
          </w:divBdr>
        </w:div>
        <w:div w:id="504787057">
          <w:marLeft w:val="480"/>
          <w:marRight w:val="0"/>
          <w:marTop w:val="0"/>
          <w:marBottom w:val="0"/>
          <w:divBdr>
            <w:top w:val="none" w:sz="0" w:space="0" w:color="auto"/>
            <w:left w:val="none" w:sz="0" w:space="0" w:color="auto"/>
            <w:bottom w:val="none" w:sz="0" w:space="0" w:color="auto"/>
            <w:right w:val="none" w:sz="0" w:space="0" w:color="auto"/>
          </w:divBdr>
        </w:div>
        <w:div w:id="536042886">
          <w:marLeft w:val="480"/>
          <w:marRight w:val="0"/>
          <w:marTop w:val="0"/>
          <w:marBottom w:val="0"/>
          <w:divBdr>
            <w:top w:val="none" w:sz="0" w:space="0" w:color="auto"/>
            <w:left w:val="none" w:sz="0" w:space="0" w:color="auto"/>
            <w:bottom w:val="none" w:sz="0" w:space="0" w:color="auto"/>
            <w:right w:val="none" w:sz="0" w:space="0" w:color="auto"/>
          </w:divBdr>
        </w:div>
        <w:div w:id="572661111">
          <w:marLeft w:val="480"/>
          <w:marRight w:val="0"/>
          <w:marTop w:val="0"/>
          <w:marBottom w:val="0"/>
          <w:divBdr>
            <w:top w:val="none" w:sz="0" w:space="0" w:color="auto"/>
            <w:left w:val="none" w:sz="0" w:space="0" w:color="auto"/>
            <w:bottom w:val="none" w:sz="0" w:space="0" w:color="auto"/>
            <w:right w:val="none" w:sz="0" w:space="0" w:color="auto"/>
          </w:divBdr>
        </w:div>
        <w:div w:id="587882883">
          <w:marLeft w:val="480"/>
          <w:marRight w:val="0"/>
          <w:marTop w:val="0"/>
          <w:marBottom w:val="0"/>
          <w:divBdr>
            <w:top w:val="none" w:sz="0" w:space="0" w:color="auto"/>
            <w:left w:val="none" w:sz="0" w:space="0" w:color="auto"/>
            <w:bottom w:val="none" w:sz="0" w:space="0" w:color="auto"/>
            <w:right w:val="none" w:sz="0" w:space="0" w:color="auto"/>
          </w:divBdr>
        </w:div>
        <w:div w:id="588394925">
          <w:marLeft w:val="480"/>
          <w:marRight w:val="0"/>
          <w:marTop w:val="0"/>
          <w:marBottom w:val="0"/>
          <w:divBdr>
            <w:top w:val="none" w:sz="0" w:space="0" w:color="auto"/>
            <w:left w:val="none" w:sz="0" w:space="0" w:color="auto"/>
            <w:bottom w:val="none" w:sz="0" w:space="0" w:color="auto"/>
            <w:right w:val="none" w:sz="0" w:space="0" w:color="auto"/>
          </w:divBdr>
        </w:div>
        <w:div w:id="729426923">
          <w:marLeft w:val="480"/>
          <w:marRight w:val="0"/>
          <w:marTop w:val="0"/>
          <w:marBottom w:val="0"/>
          <w:divBdr>
            <w:top w:val="none" w:sz="0" w:space="0" w:color="auto"/>
            <w:left w:val="none" w:sz="0" w:space="0" w:color="auto"/>
            <w:bottom w:val="none" w:sz="0" w:space="0" w:color="auto"/>
            <w:right w:val="none" w:sz="0" w:space="0" w:color="auto"/>
          </w:divBdr>
        </w:div>
        <w:div w:id="730268545">
          <w:marLeft w:val="480"/>
          <w:marRight w:val="0"/>
          <w:marTop w:val="0"/>
          <w:marBottom w:val="0"/>
          <w:divBdr>
            <w:top w:val="none" w:sz="0" w:space="0" w:color="auto"/>
            <w:left w:val="none" w:sz="0" w:space="0" w:color="auto"/>
            <w:bottom w:val="none" w:sz="0" w:space="0" w:color="auto"/>
            <w:right w:val="none" w:sz="0" w:space="0" w:color="auto"/>
          </w:divBdr>
        </w:div>
        <w:div w:id="1037125101">
          <w:marLeft w:val="480"/>
          <w:marRight w:val="0"/>
          <w:marTop w:val="0"/>
          <w:marBottom w:val="0"/>
          <w:divBdr>
            <w:top w:val="none" w:sz="0" w:space="0" w:color="auto"/>
            <w:left w:val="none" w:sz="0" w:space="0" w:color="auto"/>
            <w:bottom w:val="none" w:sz="0" w:space="0" w:color="auto"/>
            <w:right w:val="none" w:sz="0" w:space="0" w:color="auto"/>
          </w:divBdr>
        </w:div>
        <w:div w:id="1067874434">
          <w:marLeft w:val="480"/>
          <w:marRight w:val="0"/>
          <w:marTop w:val="0"/>
          <w:marBottom w:val="0"/>
          <w:divBdr>
            <w:top w:val="none" w:sz="0" w:space="0" w:color="auto"/>
            <w:left w:val="none" w:sz="0" w:space="0" w:color="auto"/>
            <w:bottom w:val="none" w:sz="0" w:space="0" w:color="auto"/>
            <w:right w:val="none" w:sz="0" w:space="0" w:color="auto"/>
          </w:divBdr>
        </w:div>
        <w:div w:id="1068772487">
          <w:marLeft w:val="480"/>
          <w:marRight w:val="0"/>
          <w:marTop w:val="0"/>
          <w:marBottom w:val="0"/>
          <w:divBdr>
            <w:top w:val="none" w:sz="0" w:space="0" w:color="auto"/>
            <w:left w:val="none" w:sz="0" w:space="0" w:color="auto"/>
            <w:bottom w:val="none" w:sz="0" w:space="0" w:color="auto"/>
            <w:right w:val="none" w:sz="0" w:space="0" w:color="auto"/>
          </w:divBdr>
        </w:div>
        <w:div w:id="1076047500">
          <w:marLeft w:val="480"/>
          <w:marRight w:val="0"/>
          <w:marTop w:val="0"/>
          <w:marBottom w:val="0"/>
          <w:divBdr>
            <w:top w:val="none" w:sz="0" w:space="0" w:color="auto"/>
            <w:left w:val="none" w:sz="0" w:space="0" w:color="auto"/>
            <w:bottom w:val="none" w:sz="0" w:space="0" w:color="auto"/>
            <w:right w:val="none" w:sz="0" w:space="0" w:color="auto"/>
          </w:divBdr>
        </w:div>
        <w:div w:id="1095127615">
          <w:marLeft w:val="480"/>
          <w:marRight w:val="0"/>
          <w:marTop w:val="0"/>
          <w:marBottom w:val="0"/>
          <w:divBdr>
            <w:top w:val="none" w:sz="0" w:space="0" w:color="auto"/>
            <w:left w:val="none" w:sz="0" w:space="0" w:color="auto"/>
            <w:bottom w:val="none" w:sz="0" w:space="0" w:color="auto"/>
            <w:right w:val="none" w:sz="0" w:space="0" w:color="auto"/>
          </w:divBdr>
        </w:div>
        <w:div w:id="1104156118">
          <w:marLeft w:val="480"/>
          <w:marRight w:val="0"/>
          <w:marTop w:val="0"/>
          <w:marBottom w:val="0"/>
          <w:divBdr>
            <w:top w:val="none" w:sz="0" w:space="0" w:color="auto"/>
            <w:left w:val="none" w:sz="0" w:space="0" w:color="auto"/>
            <w:bottom w:val="none" w:sz="0" w:space="0" w:color="auto"/>
            <w:right w:val="none" w:sz="0" w:space="0" w:color="auto"/>
          </w:divBdr>
        </w:div>
        <w:div w:id="1156188068">
          <w:marLeft w:val="480"/>
          <w:marRight w:val="0"/>
          <w:marTop w:val="0"/>
          <w:marBottom w:val="0"/>
          <w:divBdr>
            <w:top w:val="none" w:sz="0" w:space="0" w:color="auto"/>
            <w:left w:val="none" w:sz="0" w:space="0" w:color="auto"/>
            <w:bottom w:val="none" w:sz="0" w:space="0" w:color="auto"/>
            <w:right w:val="none" w:sz="0" w:space="0" w:color="auto"/>
          </w:divBdr>
        </w:div>
        <w:div w:id="1175654527">
          <w:marLeft w:val="480"/>
          <w:marRight w:val="0"/>
          <w:marTop w:val="0"/>
          <w:marBottom w:val="0"/>
          <w:divBdr>
            <w:top w:val="none" w:sz="0" w:space="0" w:color="auto"/>
            <w:left w:val="none" w:sz="0" w:space="0" w:color="auto"/>
            <w:bottom w:val="none" w:sz="0" w:space="0" w:color="auto"/>
            <w:right w:val="none" w:sz="0" w:space="0" w:color="auto"/>
          </w:divBdr>
        </w:div>
        <w:div w:id="1235971491">
          <w:marLeft w:val="480"/>
          <w:marRight w:val="0"/>
          <w:marTop w:val="0"/>
          <w:marBottom w:val="0"/>
          <w:divBdr>
            <w:top w:val="none" w:sz="0" w:space="0" w:color="auto"/>
            <w:left w:val="none" w:sz="0" w:space="0" w:color="auto"/>
            <w:bottom w:val="none" w:sz="0" w:space="0" w:color="auto"/>
            <w:right w:val="none" w:sz="0" w:space="0" w:color="auto"/>
          </w:divBdr>
        </w:div>
        <w:div w:id="1258098590">
          <w:marLeft w:val="480"/>
          <w:marRight w:val="0"/>
          <w:marTop w:val="0"/>
          <w:marBottom w:val="0"/>
          <w:divBdr>
            <w:top w:val="none" w:sz="0" w:space="0" w:color="auto"/>
            <w:left w:val="none" w:sz="0" w:space="0" w:color="auto"/>
            <w:bottom w:val="none" w:sz="0" w:space="0" w:color="auto"/>
            <w:right w:val="none" w:sz="0" w:space="0" w:color="auto"/>
          </w:divBdr>
        </w:div>
        <w:div w:id="1307705696">
          <w:marLeft w:val="480"/>
          <w:marRight w:val="0"/>
          <w:marTop w:val="0"/>
          <w:marBottom w:val="0"/>
          <w:divBdr>
            <w:top w:val="none" w:sz="0" w:space="0" w:color="auto"/>
            <w:left w:val="none" w:sz="0" w:space="0" w:color="auto"/>
            <w:bottom w:val="none" w:sz="0" w:space="0" w:color="auto"/>
            <w:right w:val="none" w:sz="0" w:space="0" w:color="auto"/>
          </w:divBdr>
        </w:div>
        <w:div w:id="1309435003">
          <w:marLeft w:val="480"/>
          <w:marRight w:val="0"/>
          <w:marTop w:val="0"/>
          <w:marBottom w:val="0"/>
          <w:divBdr>
            <w:top w:val="none" w:sz="0" w:space="0" w:color="auto"/>
            <w:left w:val="none" w:sz="0" w:space="0" w:color="auto"/>
            <w:bottom w:val="none" w:sz="0" w:space="0" w:color="auto"/>
            <w:right w:val="none" w:sz="0" w:space="0" w:color="auto"/>
          </w:divBdr>
        </w:div>
        <w:div w:id="1388602137">
          <w:marLeft w:val="480"/>
          <w:marRight w:val="0"/>
          <w:marTop w:val="0"/>
          <w:marBottom w:val="0"/>
          <w:divBdr>
            <w:top w:val="none" w:sz="0" w:space="0" w:color="auto"/>
            <w:left w:val="none" w:sz="0" w:space="0" w:color="auto"/>
            <w:bottom w:val="none" w:sz="0" w:space="0" w:color="auto"/>
            <w:right w:val="none" w:sz="0" w:space="0" w:color="auto"/>
          </w:divBdr>
        </w:div>
        <w:div w:id="1405183631">
          <w:marLeft w:val="480"/>
          <w:marRight w:val="0"/>
          <w:marTop w:val="0"/>
          <w:marBottom w:val="0"/>
          <w:divBdr>
            <w:top w:val="none" w:sz="0" w:space="0" w:color="auto"/>
            <w:left w:val="none" w:sz="0" w:space="0" w:color="auto"/>
            <w:bottom w:val="none" w:sz="0" w:space="0" w:color="auto"/>
            <w:right w:val="none" w:sz="0" w:space="0" w:color="auto"/>
          </w:divBdr>
        </w:div>
        <w:div w:id="1484931565">
          <w:marLeft w:val="480"/>
          <w:marRight w:val="0"/>
          <w:marTop w:val="0"/>
          <w:marBottom w:val="0"/>
          <w:divBdr>
            <w:top w:val="none" w:sz="0" w:space="0" w:color="auto"/>
            <w:left w:val="none" w:sz="0" w:space="0" w:color="auto"/>
            <w:bottom w:val="none" w:sz="0" w:space="0" w:color="auto"/>
            <w:right w:val="none" w:sz="0" w:space="0" w:color="auto"/>
          </w:divBdr>
        </w:div>
        <w:div w:id="1532957354">
          <w:marLeft w:val="480"/>
          <w:marRight w:val="0"/>
          <w:marTop w:val="0"/>
          <w:marBottom w:val="0"/>
          <w:divBdr>
            <w:top w:val="none" w:sz="0" w:space="0" w:color="auto"/>
            <w:left w:val="none" w:sz="0" w:space="0" w:color="auto"/>
            <w:bottom w:val="none" w:sz="0" w:space="0" w:color="auto"/>
            <w:right w:val="none" w:sz="0" w:space="0" w:color="auto"/>
          </w:divBdr>
        </w:div>
        <w:div w:id="1588539664">
          <w:marLeft w:val="480"/>
          <w:marRight w:val="0"/>
          <w:marTop w:val="0"/>
          <w:marBottom w:val="0"/>
          <w:divBdr>
            <w:top w:val="none" w:sz="0" w:space="0" w:color="auto"/>
            <w:left w:val="none" w:sz="0" w:space="0" w:color="auto"/>
            <w:bottom w:val="none" w:sz="0" w:space="0" w:color="auto"/>
            <w:right w:val="none" w:sz="0" w:space="0" w:color="auto"/>
          </w:divBdr>
        </w:div>
        <w:div w:id="1598827307">
          <w:marLeft w:val="480"/>
          <w:marRight w:val="0"/>
          <w:marTop w:val="0"/>
          <w:marBottom w:val="0"/>
          <w:divBdr>
            <w:top w:val="none" w:sz="0" w:space="0" w:color="auto"/>
            <w:left w:val="none" w:sz="0" w:space="0" w:color="auto"/>
            <w:bottom w:val="none" w:sz="0" w:space="0" w:color="auto"/>
            <w:right w:val="none" w:sz="0" w:space="0" w:color="auto"/>
          </w:divBdr>
        </w:div>
        <w:div w:id="1644117823">
          <w:marLeft w:val="480"/>
          <w:marRight w:val="0"/>
          <w:marTop w:val="0"/>
          <w:marBottom w:val="0"/>
          <w:divBdr>
            <w:top w:val="none" w:sz="0" w:space="0" w:color="auto"/>
            <w:left w:val="none" w:sz="0" w:space="0" w:color="auto"/>
            <w:bottom w:val="none" w:sz="0" w:space="0" w:color="auto"/>
            <w:right w:val="none" w:sz="0" w:space="0" w:color="auto"/>
          </w:divBdr>
        </w:div>
        <w:div w:id="1665816496">
          <w:marLeft w:val="480"/>
          <w:marRight w:val="0"/>
          <w:marTop w:val="0"/>
          <w:marBottom w:val="0"/>
          <w:divBdr>
            <w:top w:val="none" w:sz="0" w:space="0" w:color="auto"/>
            <w:left w:val="none" w:sz="0" w:space="0" w:color="auto"/>
            <w:bottom w:val="none" w:sz="0" w:space="0" w:color="auto"/>
            <w:right w:val="none" w:sz="0" w:space="0" w:color="auto"/>
          </w:divBdr>
        </w:div>
        <w:div w:id="1717193406">
          <w:marLeft w:val="480"/>
          <w:marRight w:val="0"/>
          <w:marTop w:val="0"/>
          <w:marBottom w:val="0"/>
          <w:divBdr>
            <w:top w:val="none" w:sz="0" w:space="0" w:color="auto"/>
            <w:left w:val="none" w:sz="0" w:space="0" w:color="auto"/>
            <w:bottom w:val="none" w:sz="0" w:space="0" w:color="auto"/>
            <w:right w:val="none" w:sz="0" w:space="0" w:color="auto"/>
          </w:divBdr>
        </w:div>
        <w:div w:id="1766534516">
          <w:marLeft w:val="480"/>
          <w:marRight w:val="0"/>
          <w:marTop w:val="0"/>
          <w:marBottom w:val="0"/>
          <w:divBdr>
            <w:top w:val="none" w:sz="0" w:space="0" w:color="auto"/>
            <w:left w:val="none" w:sz="0" w:space="0" w:color="auto"/>
            <w:bottom w:val="none" w:sz="0" w:space="0" w:color="auto"/>
            <w:right w:val="none" w:sz="0" w:space="0" w:color="auto"/>
          </w:divBdr>
        </w:div>
        <w:div w:id="1828786764">
          <w:marLeft w:val="480"/>
          <w:marRight w:val="0"/>
          <w:marTop w:val="0"/>
          <w:marBottom w:val="0"/>
          <w:divBdr>
            <w:top w:val="none" w:sz="0" w:space="0" w:color="auto"/>
            <w:left w:val="none" w:sz="0" w:space="0" w:color="auto"/>
            <w:bottom w:val="none" w:sz="0" w:space="0" w:color="auto"/>
            <w:right w:val="none" w:sz="0" w:space="0" w:color="auto"/>
          </w:divBdr>
        </w:div>
        <w:div w:id="1930772565">
          <w:marLeft w:val="480"/>
          <w:marRight w:val="0"/>
          <w:marTop w:val="0"/>
          <w:marBottom w:val="0"/>
          <w:divBdr>
            <w:top w:val="none" w:sz="0" w:space="0" w:color="auto"/>
            <w:left w:val="none" w:sz="0" w:space="0" w:color="auto"/>
            <w:bottom w:val="none" w:sz="0" w:space="0" w:color="auto"/>
            <w:right w:val="none" w:sz="0" w:space="0" w:color="auto"/>
          </w:divBdr>
        </w:div>
        <w:div w:id="1956322660">
          <w:marLeft w:val="480"/>
          <w:marRight w:val="0"/>
          <w:marTop w:val="0"/>
          <w:marBottom w:val="0"/>
          <w:divBdr>
            <w:top w:val="none" w:sz="0" w:space="0" w:color="auto"/>
            <w:left w:val="none" w:sz="0" w:space="0" w:color="auto"/>
            <w:bottom w:val="none" w:sz="0" w:space="0" w:color="auto"/>
            <w:right w:val="none" w:sz="0" w:space="0" w:color="auto"/>
          </w:divBdr>
        </w:div>
        <w:div w:id="1960061950">
          <w:marLeft w:val="480"/>
          <w:marRight w:val="0"/>
          <w:marTop w:val="0"/>
          <w:marBottom w:val="0"/>
          <w:divBdr>
            <w:top w:val="none" w:sz="0" w:space="0" w:color="auto"/>
            <w:left w:val="none" w:sz="0" w:space="0" w:color="auto"/>
            <w:bottom w:val="none" w:sz="0" w:space="0" w:color="auto"/>
            <w:right w:val="none" w:sz="0" w:space="0" w:color="auto"/>
          </w:divBdr>
        </w:div>
        <w:div w:id="1965915947">
          <w:marLeft w:val="480"/>
          <w:marRight w:val="0"/>
          <w:marTop w:val="0"/>
          <w:marBottom w:val="0"/>
          <w:divBdr>
            <w:top w:val="none" w:sz="0" w:space="0" w:color="auto"/>
            <w:left w:val="none" w:sz="0" w:space="0" w:color="auto"/>
            <w:bottom w:val="none" w:sz="0" w:space="0" w:color="auto"/>
            <w:right w:val="none" w:sz="0" w:space="0" w:color="auto"/>
          </w:divBdr>
        </w:div>
        <w:div w:id="1971858027">
          <w:marLeft w:val="480"/>
          <w:marRight w:val="0"/>
          <w:marTop w:val="0"/>
          <w:marBottom w:val="0"/>
          <w:divBdr>
            <w:top w:val="none" w:sz="0" w:space="0" w:color="auto"/>
            <w:left w:val="none" w:sz="0" w:space="0" w:color="auto"/>
            <w:bottom w:val="none" w:sz="0" w:space="0" w:color="auto"/>
            <w:right w:val="none" w:sz="0" w:space="0" w:color="auto"/>
          </w:divBdr>
        </w:div>
        <w:div w:id="2011638419">
          <w:marLeft w:val="480"/>
          <w:marRight w:val="0"/>
          <w:marTop w:val="0"/>
          <w:marBottom w:val="0"/>
          <w:divBdr>
            <w:top w:val="none" w:sz="0" w:space="0" w:color="auto"/>
            <w:left w:val="none" w:sz="0" w:space="0" w:color="auto"/>
            <w:bottom w:val="none" w:sz="0" w:space="0" w:color="auto"/>
            <w:right w:val="none" w:sz="0" w:space="0" w:color="auto"/>
          </w:divBdr>
        </w:div>
        <w:div w:id="2017073100">
          <w:marLeft w:val="480"/>
          <w:marRight w:val="0"/>
          <w:marTop w:val="0"/>
          <w:marBottom w:val="0"/>
          <w:divBdr>
            <w:top w:val="none" w:sz="0" w:space="0" w:color="auto"/>
            <w:left w:val="none" w:sz="0" w:space="0" w:color="auto"/>
            <w:bottom w:val="none" w:sz="0" w:space="0" w:color="auto"/>
            <w:right w:val="none" w:sz="0" w:space="0" w:color="auto"/>
          </w:divBdr>
        </w:div>
        <w:div w:id="2051764014">
          <w:marLeft w:val="480"/>
          <w:marRight w:val="0"/>
          <w:marTop w:val="0"/>
          <w:marBottom w:val="0"/>
          <w:divBdr>
            <w:top w:val="none" w:sz="0" w:space="0" w:color="auto"/>
            <w:left w:val="none" w:sz="0" w:space="0" w:color="auto"/>
            <w:bottom w:val="none" w:sz="0" w:space="0" w:color="auto"/>
            <w:right w:val="none" w:sz="0" w:space="0" w:color="auto"/>
          </w:divBdr>
        </w:div>
        <w:div w:id="2054689873">
          <w:marLeft w:val="480"/>
          <w:marRight w:val="0"/>
          <w:marTop w:val="0"/>
          <w:marBottom w:val="0"/>
          <w:divBdr>
            <w:top w:val="none" w:sz="0" w:space="0" w:color="auto"/>
            <w:left w:val="none" w:sz="0" w:space="0" w:color="auto"/>
            <w:bottom w:val="none" w:sz="0" w:space="0" w:color="auto"/>
            <w:right w:val="none" w:sz="0" w:space="0" w:color="auto"/>
          </w:divBdr>
        </w:div>
        <w:div w:id="2092922851">
          <w:marLeft w:val="480"/>
          <w:marRight w:val="0"/>
          <w:marTop w:val="0"/>
          <w:marBottom w:val="0"/>
          <w:divBdr>
            <w:top w:val="none" w:sz="0" w:space="0" w:color="auto"/>
            <w:left w:val="none" w:sz="0" w:space="0" w:color="auto"/>
            <w:bottom w:val="none" w:sz="0" w:space="0" w:color="auto"/>
            <w:right w:val="none" w:sz="0" w:space="0" w:color="auto"/>
          </w:divBdr>
        </w:div>
      </w:divsChild>
    </w:div>
    <w:div w:id="1125193408">
      <w:bodyDiv w:val="1"/>
      <w:marLeft w:val="0"/>
      <w:marRight w:val="0"/>
      <w:marTop w:val="0"/>
      <w:marBottom w:val="0"/>
      <w:divBdr>
        <w:top w:val="none" w:sz="0" w:space="0" w:color="auto"/>
        <w:left w:val="none" w:sz="0" w:space="0" w:color="auto"/>
        <w:bottom w:val="none" w:sz="0" w:space="0" w:color="auto"/>
        <w:right w:val="none" w:sz="0" w:space="0" w:color="auto"/>
      </w:divBdr>
    </w:div>
    <w:div w:id="1134907726">
      <w:bodyDiv w:val="1"/>
      <w:marLeft w:val="0"/>
      <w:marRight w:val="0"/>
      <w:marTop w:val="0"/>
      <w:marBottom w:val="0"/>
      <w:divBdr>
        <w:top w:val="none" w:sz="0" w:space="0" w:color="auto"/>
        <w:left w:val="none" w:sz="0" w:space="0" w:color="auto"/>
        <w:bottom w:val="none" w:sz="0" w:space="0" w:color="auto"/>
        <w:right w:val="none" w:sz="0" w:space="0" w:color="auto"/>
      </w:divBdr>
      <w:divsChild>
        <w:div w:id="83116415">
          <w:marLeft w:val="480"/>
          <w:marRight w:val="0"/>
          <w:marTop w:val="0"/>
          <w:marBottom w:val="0"/>
          <w:divBdr>
            <w:top w:val="none" w:sz="0" w:space="0" w:color="auto"/>
            <w:left w:val="none" w:sz="0" w:space="0" w:color="auto"/>
            <w:bottom w:val="none" w:sz="0" w:space="0" w:color="auto"/>
            <w:right w:val="none" w:sz="0" w:space="0" w:color="auto"/>
          </w:divBdr>
        </w:div>
        <w:div w:id="184177743">
          <w:marLeft w:val="480"/>
          <w:marRight w:val="0"/>
          <w:marTop w:val="0"/>
          <w:marBottom w:val="0"/>
          <w:divBdr>
            <w:top w:val="none" w:sz="0" w:space="0" w:color="auto"/>
            <w:left w:val="none" w:sz="0" w:space="0" w:color="auto"/>
            <w:bottom w:val="none" w:sz="0" w:space="0" w:color="auto"/>
            <w:right w:val="none" w:sz="0" w:space="0" w:color="auto"/>
          </w:divBdr>
        </w:div>
        <w:div w:id="210505014">
          <w:marLeft w:val="480"/>
          <w:marRight w:val="0"/>
          <w:marTop w:val="0"/>
          <w:marBottom w:val="0"/>
          <w:divBdr>
            <w:top w:val="none" w:sz="0" w:space="0" w:color="auto"/>
            <w:left w:val="none" w:sz="0" w:space="0" w:color="auto"/>
            <w:bottom w:val="none" w:sz="0" w:space="0" w:color="auto"/>
            <w:right w:val="none" w:sz="0" w:space="0" w:color="auto"/>
          </w:divBdr>
        </w:div>
        <w:div w:id="282923344">
          <w:marLeft w:val="480"/>
          <w:marRight w:val="0"/>
          <w:marTop w:val="0"/>
          <w:marBottom w:val="0"/>
          <w:divBdr>
            <w:top w:val="none" w:sz="0" w:space="0" w:color="auto"/>
            <w:left w:val="none" w:sz="0" w:space="0" w:color="auto"/>
            <w:bottom w:val="none" w:sz="0" w:space="0" w:color="auto"/>
            <w:right w:val="none" w:sz="0" w:space="0" w:color="auto"/>
          </w:divBdr>
        </w:div>
        <w:div w:id="379018658">
          <w:marLeft w:val="480"/>
          <w:marRight w:val="0"/>
          <w:marTop w:val="0"/>
          <w:marBottom w:val="0"/>
          <w:divBdr>
            <w:top w:val="none" w:sz="0" w:space="0" w:color="auto"/>
            <w:left w:val="none" w:sz="0" w:space="0" w:color="auto"/>
            <w:bottom w:val="none" w:sz="0" w:space="0" w:color="auto"/>
            <w:right w:val="none" w:sz="0" w:space="0" w:color="auto"/>
          </w:divBdr>
        </w:div>
        <w:div w:id="444234872">
          <w:marLeft w:val="480"/>
          <w:marRight w:val="0"/>
          <w:marTop w:val="0"/>
          <w:marBottom w:val="0"/>
          <w:divBdr>
            <w:top w:val="none" w:sz="0" w:space="0" w:color="auto"/>
            <w:left w:val="none" w:sz="0" w:space="0" w:color="auto"/>
            <w:bottom w:val="none" w:sz="0" w:space="0" w:color="auto"/>
            <w:right w:val="none" w:sz="0" w:space="0" w:color="auto"/>
          </w:divBdr>
        </w:div>
        <w:div w:id="512108871">
          <w:marLeft w:val="480"/>
          <w:marRight w:val="0"/>
          <w:marTop w:val="0"/>
          <w:marBottom w:val="0"/>
          <w:divBdr>
            <w:top w:val="none" w:sz="0" w:space="0" w:color="auto"/>
            <w:left w:val="none" w:sz="0" w:space="0" w:color="auto"/>
            <w:bottom w:val="none" w:sz="0" w:space="0" w:color="auto"/>
            <w:right w:val="none" w:sz="0" w:space="0" w:color="auto"/>
          </w:divBdr>
        </w:div>
        <w:div w:id="550926249">
          <w:marLeft w:val="480"/>
          <w:marRight w:val="0"/>
          <w:marTop w:val="0"/>
          <w:marBottom w:val="0"/>
          <w:divBdr>
            <w:top w:val="none" w:sz="0" w:space="0" w:color="auto"/>
            <w:left w:val="none" w:sz="0" w:space="0" w:color="auto"/>
            <w:bottom w:val="none" w:sz="0" w:space="0" w:color="auto"/>
            <w:right w:val="none" w:sz="0" w:space="0" w:color="auto"/>
          </w:divBdr>
        </w:div>
        <w:div w:id="677386002">
          <w:marLeft w:val="480"/>
          <w:marRight w:val="0"/>
          <w:marTop w:val="0"/>
          <w:marBottom w:val="0"/>
          <w:divBdr>
            <w:top w:val="none" w:sz="0" w:space="0" w:color="auto"/>
            <w:left w:val="none" w:sz="0" w:space="0" w:color="auto"/>
            <w:bottom w:val="none" w:sz="0" w:space="0" w:color="auto"/>
            <w:right w:val="none" w:sz="0" w:space="0" w:color="auto"/>
          </w:divBdr>
        </w:div>
        <w:div w:id="694619482">
          <w:marLeft w:val="480"/>
          <w:marRight w:val="0"/>
          <w:marTop w:val="0"/>
          <w:marBottom w:val="0"/>
          <w:divBdr>
            <w:top w:val="none" w:sz="0" w:space="0" w:color="auto"/>
            <w:left w:val="none" w:sz="0" w:space="0" w:color="auto"/>
            <w:bottom w:val="none" w:sz="0" w:space="0" w:color="auto"/>
            <w:right w:val="none" w:sz="0" w:space="0" w:color="auto"/>
          </w:divBdr>
        </w:div>
        <w:div w:id="706174675">
          <w:marLeft w:val="480"/>
          <w:marRight w:val="0"/>
          <w:marTop w:val="0"/>
          <w:marBottom w:val="0"/>
          <w:divBdr>
            <w:top w:val="none" w:sz="0" w:space="0" w:color="auto"/>
            <w:left w:val="none" w:sz="0" w:space="0" w:color="auto"/>
            <w:bottom w:val="none" w:sz="0" w:space="0" w:color="auto"/>
            <w:right w:val="none" w:sz="0" w:space="0" w:color="auto"/>
          </w:divBdr>
        </w:div>
        <w:div w:id="714545980">
          <w:marLeft w:val="480"/>
          <w:marRight w:val="0"/>
          <w:marTop w:val="0"/>
          <w:marBottom w:val="0"/>
          <w:divBdr>
            <w:top w:val="none" w:sz="0" w:space="0" w:color="auto"/>
            <w:left w:val="none" w:sz="0" w:space="0" w:color="auto"/>
            <w:bottom w:val="none" w:sz="0" w:space="0" w:color="auto"/>
            <w:right w:val="none" w:sz="0" w:space="0" w:color="auto"/>
          </w:divBdr>
        </w:div>
        <w:div w:id="726222551">
          <w:marLeft w:val="480"/>
          <w:marRight w:val="0"/>
          <w:marTop w:val="0"/>
          <w:marBottom w:val="0"/>
          <w:divBdr>
            <w:top w:val="none" w:sz="0" w:space="0" w:color="auto"/>
            <w:left w:val="none" w:sz="0" w:space="0" w:color="auto"/>
            <w:bottom w:val="none" w:sz="0" w:space="0" w:color="auto"/>
            <w:right w:val="none" w:sz="0" w:space="0" w:color="auto"/>
          </w:divBdr>
        </w:div>
        <w:div w:id="873346083">
          <w:marLeft w:val="480"/>
          <w:marRight w:val="0"/>
          <w:marTop w:val="0"/>
          <w:marBottom w:val="0"/>
          <w:divBdr>
            <w:top w:val="none" w:sz="0" w:space="0" w:color="auto"/>
            <w:left w:val="none" w:sz="0" w:space="0" w:color="auto"/>
            <w:bottom w:val="none" w:sz="0" w:space="0" w:color="auto"/>
            <w:right w:val="none" w:sz="0" w:space="0" w:color="auto"/>
          </w:divBdr>
        </w:div>
        <w:div w:id="920796430">
          <w:marLeft w:val="480"/>
          <w:marRight w:val="0"/>
          <w:marTop w:val="0"/>
          <w:marBottom w:val="0"/>
          <w:divBdr>
            <w:top w:val="none" w:sz="0" w:space="0" w:color="auto"/>
            <w:left w:val="none" w:sz="0" w:space="0" w:color="auto"/>
            <w:bottom w:val="none" w:sz="0" w:space="0" w:color="auto"/>
            <w:right w:val="none" w:sz="0" w:space="0" w:color="auto"/>
          </w:divBdr>
        </w:div>
        <w:div w:id="990400835">
          <w:marLeft w:val="480"/>
          <w:marRight w:val="0"/>
          <w:marTop w:val="0"/>
          <w:marBottom w:val="0"/>
          <w:divBdr>
            <w:top w:val="none" w:sz="0" w:space="0" w:color="auto"/>
            <w:left w:val="none" w:sz="0" w:space="0" w:color="auto"/>
            <w:bottom w:val="none" w:sz="0" w:space="0" w:color="auto"/>
            <w:right w:val="none" w:sz="0" w:space="0" w:color="auto"/>
          </w:divBdr>
        </w:div>
        <w:div w:id="999692872">
          <w:marLeft w:val="480"/>
          <w:marRight w:val="0"/>
          <w:marTop w:val="0"/>
          <w:marBottom w:val="0"/>
          <w:divBdr>
            <w:top w:val="none" w:sz="0" w:space="0" w:color="auto"/>
            <w:left w:val="none" w:sz="0" w:space="0" w:color="auto"/>
            <w:bottom w:val="none" w:sz="0" w:space="0" w:color="auto"/>
            <w:right w:val="none" w:sz="0" w:space="0" w:color="auto"/>
          </w:divBdr>
        </w:div>
        <w:div w:id="1065756598">
          <w:marLeft w:val="480"/>
          <w:marRight w:val="0"/>
          <w:marTop w:val="0"/>
          <w:marBottom w:val="0"/>
          <w:divBdr>
            <w:top w:val="none" w:sz="0" w:space="0" w:color="auto"/>
            <w:left w:val="none" w:sz="0" w:space="0" w:color="auto"/>
            <w:bottom w:val="none" w:sz="0" w:space="0" w:color="auto"/>
            <w:right w:val="none" w:sz="0" w:space="0" w:color="auto"/>
          </w:divBdr>
        </w:div>
        <w:div w:id="1113522348">
          <w:marLeft w:val="480"/>
          <w:marRight w:val="0"/>
          <w:marTop w:val="0"/>
          <w:marBottom w:val="0"/>
          <w:divBdr>
            <w:top w:val="none" w:sz="0" w:space="0" w:color="auto"/>
            <w:left w:val="none" w:sz="0" w:space="0" w:color="auto"/>
            <w:bottom w:val="none" w:sz="0" w:space="0" w:color="auto"/>
            <w:right w:val="none" w:sz="0" w:space="0" w:color="auto"/>
          </w:divBdr>
        </w:div>
        <w:div w:id="1121533595">
          <w:marLeft w:val="480"/>
          <w:marRight w:val="0"/>
          <w:marTop w:val="0"/>
          <w:marBottom w:val="0"/>
          <w:divBdr>
            <w:top w:val="none" w:sz="0" w:space="0" w:color="auto"/>
            <w:left w:val="none" w:sz="0" w:space="0" w:color="auto"/>
            <w:bottom w:val="none" w:sz="0" w:space="0" w:color="auto"/>
            <w:right w:val="none" w:sz="0" w:space="0" w:color="auto"/>
          </w:divBdr>
        </w:div>
        <w:div w:id="1155104691">
          <w:marLeft w:val="480"/>
          <w:marRight w:val="0"/>
          <w:marTop w:val="0"/>
          <w:marBottom w:val="0"/>
          <w:divBdr>
            <w:top w:val="none" w:sz="0" w:space="0" w:color="auto"/>
            <w:left w:val="none" w:sz="0" w:space="0" w:color="auto"/>
            <w:bottom w:val="none" w:sz="0" w:space="0" w:color="auto"/>
            <w:right w:val="none" w:sz="0" w:space="0" w:color="auto"/>
          </w:divBdr>
        </w:div>
        <w:div w:id="1270509823">
          <w:marLeft w:val="480"/>
          <w:marRight w:val="0"/>
          <w:marTop w:val="0"/>
          <w:marBottom w:val="0"/>
          <w:divBdr>
            <w:top w:val="none" w:sz="0" w:space="0" w:color="auto"/>
            <w:left w:val="none" w:sz="0" w:space="0" w:color="auto"/>
            <w:bottom w:val="none" w:sz="0" w:space="0" w:color="auto"/>
            <w:right w:val="none" w:sz="0" w:space="0" w:color="auto"/>
          </w:divBdr>
        </w:div>
        <w:div w:id="1271358672">
          <w:marLeft w:val="480"/>
          <w:marRight w:val="0"/>
          <w:marTop w:val="0"/>
          <w:marBottom w:val="0"/>
          <w:divBdr>
            <w:top w:val="none" w:sz="0" w:space="0" w:color="auto"/>
            <w:left w:val="none" w:sz="0" w:space="0" w:color="auto"/>
            <w:bottom w:val="none" w:sz="0" w:space="0" w:color="auto"/>
            <w:right w:val="none" w:sz="0" w:space="0" w:color="auto"/>
          </w:divBdr>
        </w:div>
        <w:div w:id="1339115354">
          <w:marLeft w:val="480"/>
          <w:marRight w:val="0"/>
          <w:marTop w:val="0"/>
          <w:marBottom w:val="0"/>
          <w:divBdr>
            <w:top w:val="none" w:sz="0" w:space="0" w:color="auto"/>
            <w:left w:val="none" w:sz="0" w:space="0" w:color="auto"/>
            <w:bottom w:val="none" w:sz="0" w:space="0" w:color="auto"/>
            <w:right w:val="none" w:sz="0" w:space="0" w:color="auto"/>
          </w:divBdr>
        </w:div>
        <w:div w:id="1340811168">
          <w:marLeft w:val="480"/>
          <w:marRight w:val="0"/>
          <w:marTop w:val="0"/>
          <w:marBottom w:val="0"/>
          <w:divBdr>
            <w:top w:val="none" w:sz="0" w:space="0" w:color="auto"/>
            <w:left w:val="none" w:sz="0" w:space="0" w:color="auto"/>
            <w:bottom w:val="none" w:sz="0" w:space="0" w:color="auto"/>
            <w:right w:val="none" w:sz="0" w:space="0" w:color="auto"/>
          </w:divBdr>
        </w:div>
        <w:div w:id="1392851673">
          <w:marLeft w:val="480"/>
          <w:marRight w:val="0"/>
          <w:marTop w:val="0"/>
          <w:marBottom w:val="0"/>
          <w:divBdr>
            <w:top w:val="none" w:sz="0" w:space="0" w:color="auto"/>
            <w:left w:val="none" w:sz="0" w:space="0" w:color="auto"/>
            <w:bottom w:val="none" w:sz="0" w:space="0" w:color="auto"/>
            <w:right w:val="none" w:sz="0" w:space="0" w:color="auto"/>
          </w:divBdr>
        </w:div>
        <w:div w:id="1498032501">
          <w:marLeft w:val="480"/>
          <w:marRight w:val="0"/>
          <w:marTop w:val="0"/>
          <w:marBottom w:val="0"/>
          <w:divBdr>
            <w:top w:val="none" w:sz="0" w:space="0" w:color="auto"/>
            <w:left w:val="none" w:sz="0" w:space="0" w:color="auto"/>
            <w:bottom w:val="none" w:sz="0" w:space="0" w:color="auto"/>
            <w:right w:val="none" w:sz="0" w:space="0" w:color="auto"/>
          </w:divBdr>
        </w:div>
        <w:div w:id="1555313224">
          <w:marLeft w:val="480"/>
          <w:marRight w:val="0"/>
          <w:marTop w:val="0"/>
          <w:marBottom w:val="0"/>
          <w:divBdr>
            <w:top w:val="none" w:sz="0" w:space="0" w:color="auto"/>
            <w:left w:val="none" w:sz="0" w:space="0" w:color="auto"/>
            <w:bottom w:val="none" w:sz="0" w:space="0" w:color="auto"/>
            <w:right w:val="none" w:sz="0" w:space="0" w:color="auto"/>
          </w:divBdr>
        </w:div>
        <w:div w:id="1603106702">
          <w:marLeft w:val="480"/>
          <w:marRight w:val="0"/>
          <w:marTop w:val="0"/>
          <w:marBottom w:val="0"/>
          <w:divBdr>
            <w:top w:val="none" w:sz="0" w:space="0" w:color="auto"/>
            <w:left w:val="none" w:sz="0" w:space="0" w:color="auto"/>
            <w:bottom w:val="none" w:sz="0" w:space="0" w:color="auto"/>
            <w:right w:val="none" w:sz="0" w:space="0" w:color="auto"/>
          </w:divBdr>
        </w:div>
        <w:div w:id="1613318581">
          <w:marLeft w:val="480"/>
          <w:marRight w:val="0"/>
          <w:marTop w:val="0"/>
          <w:marBottom w:val="0"/>
          <w:divBdr>
            <w:top w:val="none" w:sz="0" w:space="0" w:color="auto"/>
            <w:left w:val="none" w:sz="0" w:space="0" w:color="auto"/>
            <w:bottom w:val="none" w:sz="0" w:space="0" w:color="auto"/>
            <w:right w:val="none" w:sz="0" w:space="0" w:color="auto"/>
          </w:divBdr>
        </w:div>
        <w:div w:id="1673489386">
          <w:marLeft w:val="480"/>
          <w:marRight w:val="0"/>
          <w:marTop w:val="0"/>
          <w:marBottom w:val="0"/>
          <w:divBdr>
            <w:top w:val="none" w:sz="0" w:space="0" w:color="auto"/>
            <w:left w:val="none" w:sz="0" w:space="0" w:color="auto"/>
            <w:bottom w:val="none" w:sz="0" w:space="0" w:color="auto"/>
            <w:right w:val="none" w:sz="0" w:space="0" w:color="auto"/>
          </w:divBdr>
        </w:div>
        <w:div w:id="1786927519">
          <w:marLeft w:val="480"/>
          <w:marRight w:val="0"/>
          <w:marTop w:val="0"/>
          <w:marBottom w:val="0"/>
          <w:divBdr>
            <w:top w:val="none" w:sz="0" w:space="0" w:color="auto"/>
            <w:left w:val="none" w:sz="0" w:space="0" w:color="auto"/>
            <w:bottom w:val="none" w:sz="0" w:space="0" w:color="auto"/>
            <w:right w:val="none" w:sz="0" w:space="0" w:color="auto"/>
          </w:divBdr>
        </w:div>
        <w:div w:id="1889297301">
          <w:marLeft w:val="480"/>
          <w:marRight w:val="0"/>
          <w:marTop w:val="0"/>
          <w:marBottom w:val="0"/>
          <w:divBdr>
            <w:top w:val="none" w:sz="0" w:space="0" w:color="auto"/>
            <w:left w:val="none" w:sz="0" w:space="0" w:color="auto"/>
            <w:bottom w:val="none" w:sz="0" w:space="0" w:color="auto"/>
            <w:right w:val="none" w:sz="0" w:space="0" w:color="auto"/>
          </w:divBdr>
        </w:div>
        <w:div w:id="2056001547">
          <w:marLeft w:val="480"/>
          <w:marRight w:val="0"/>
          <w:marTop w:val="0"/>
          <w:marBottom w:val="0"/>
          <w:divBdr>
            <w:top w:val="none" w:sz="0" w:space="0" w:color="auto"/>
            <w:left w:val="none" w:sz="0" w:space="0" w:color="auto"/>
            <w:bottom w:val="none" w:sz="0" w:space="0" w:color="auto"/>
            <w:right w:val="none" w:sz="0" w:space="0" w:color="auto"/>
          </w:divBdr>
        </w:div>
        <w:div w:id="2143620997">
          <w:marLeft w:val="480"/>
          <w:marRight w:val="0"/>
          <w:marTop w:val="0"/>
          <w:marBottom w:val="0"/>
          <w:divBdr>
            <w:top w:val="none" w:sz="0" w:space="0" w:color="auto"/>
            <w:left w:val="none" w:sz="0" w:space="0" w:color="auto"/>
            <w:bottom w:val="none" w:sz="0" w:space="0" w:color="auto"/>
            <w:right w:val="none" w:sz="0" w:space="0" w:color="auto"/>
          </w:divBdr>
        </w:div>
      </w:divsChild>
    </w:div>
    <w:div w:id="1138841753">
      <w:bodyDiv w:val="1"/>
      <w:marLeft w:val="0"/>
      <w:marRight w:val="0"/>
      <w:marTop w:val="0"/>
      <w:marBottom w:val="0"/>
      <w:divBdr>
        <w:top w:val="none" w:sz="0" w:space="0" w:color="auto"/>
        <w:left w:val="none" w:sz="0" w:space="0" w:color="auto"/>
        <w:bottom w:val="none" w:sz="0" w:space="0" w:color="auto"/>
        <w:right w:val="none" w:sz="0" w:space="0" w:color="auto"/>
      </w:divBdr>
    </w:div>
    <w:div w:id="1143083485">
      <w:bodyDiv w:val="1"/>
      <w:marLeft w:val="0"/>
      <w:marRight w:val="0"/>
      <w:marTop w:val="0"/>
      <w:marBottom w:val="0"/>
      <w:divBdr>
        <w:top w:val="none" w:sz="0" w:space="0" w:color="auto"/>
        <w:left w:val="none" w:sz="0" w:space="0" w:color="auto"/>
        <w:bottom w:val="none" w:sz="0" w:space="0" w:color="auto"/>
        <w:right w:val="none" w:sz="0" w:space="0" w:color="auto"/>
      </w:divBdr>
    </w:div>
    <w:div w:id="1147208060">
      <w:bodyDiv w:val="1"/>
      <w:marLeft w:val="0"/>
      <w:marRight w:val="0"/>
      <w:marTop w:val="0"/>
      <w:marBottom w:val="0"/>
      <w:divBdr>
        <w:top w:val="none" w:sz="0" w:space="0" w:color="auto"/>
        <w:left w:val="none" w:sz="0" w:space="0" w:color="auto"/>
        <w:bottom w:val="none" w:sz="0" w:space="0" w:color="auto"/>
        <w:right w:val="none" w:sz="0" w:space="0" w:color="auto"/>
      </w:divBdr>
    </w:div>
    <w:div w:id="1147237326">
      <w:bodyDiv w:val="1"/>
      <w:marLeft w:val="0"/>
      <w:marRight w:val="0"/>
      <w:marTop w:val="0"/>
      <w:marBottom w:val="0"/>
      <w:divBdr>
        <w:top w:val="none" w:sz="0" w:space="0" w:color="auto"/>
        <w:left w:val="none" w:sz="0" w:space="0" w:color="auto"/>
        <w:bottom w:val="none" w:sz="0" w:space="0" w:color="auto"/>
        <w:right w:val="none" w:sz="0" w:space="0" w:color="auto"/>
      </w:divBdr>
    </w:div>
    <w:div w:id="1147285522">
      <w:bodyDiv w:val="1"/>
      <w:marLeft w:val="0"/>
      <w:marRight w:val="0"/>
      <w:marTop w:val="0"/>
      <w:marBottom w:val="0"/>
      <w:divBdr>
        <w:top w:val="none" w:sz="0" w:space="0" w:color="auto"/>
        <w:left w:val="none" w:sz="0" w:space="0" w:color="auto"/>
        <w:bottom w:val="none" w:sz="0" w:space="0" w:color="auto"/>
        <w:right w:val="none" w:sz="0" w:space="0" w:color="auto"/>
      </w:divBdr>
    </w:div>
    <w:div w:id="1150173589">
      <w:bodyDiv w:val="1"/>
      <w:marLeft w:val="0"/>
      <w:marRight w:val="0"/>
      <w:marTop w:val="0"/>
      <w:marBottom w:val="0"/>
      <w:divBdr>
        <w:top w:val="none" w:sz="0" w:space="0" w:color="auto"/>
        <w:left w:val="none" w:sz="0" w:space="0" w:color="auto"/>
        <w:bottom w:val="none" w:sz="0" w:space="0" w:color="auto"/>
        <w:right w:val="none" w:sz="0" w:space="0" w:color="auto"/>
      </w:divBdr>
    </w:div>
    <w:div w:id="1154761433">
      <w:bodyDiv w:val="1"/>
      <w:marLeft w:val="0"/>
      <w:marRight w:val="0"/>
      <w:marTop w:val="0"/>
      <w:marBottom w:val="0"/>
      <w:divBdr>
        <w:top w:val="none" w:sz="0" w:space="0" w:color="auto"/>
        <w:left w:val="none" w:sz="0" w:space="0" w:color="auto"/>
        <w:bottom w:val="none" w:sz="0" w:space="0" w:color="auto"/>
        <w:right w:val="none" w:sz="0" w:space="0" w:color="auto"/>
      </w:divBdr>
    </w:div>
    <w:div w:id="1158115442">
      <w:bodyDiv w:val="1"/>
      <w:marLeft w:val="0"/>
      <w:marRight w:val="0"/>
      <w:marTop w:val="0"/>
      <w:marBottom w:val="0"/>
      <w:divBdr>
        <w:top w:val="none" w:sz="0" w:space="0" w:color="auto"/>
        <w:left w:val="none" w:sz="0" w:space="0" w:color="auto"/>
        <w:bottom w:val="none" w:sz="0" w:space="0" w:color="auto"/>
        <w:right w:val="none" w:sz="0" w:space="0" w:color="auto"/>
      </w:divBdr>
    </w:div>
    <w:div w:id="1171067868">
      <w:bodyDiv w:val="1"/>
      <w:marLeft w:val="0"/>
      <w:marRight w:val="0"/>
      <w:marTop w:val="0"/>
      <w:marBottom w:val="0"/>
      <w:divBdr>
        <w:top w:val="none" w:sz="0" w:space="0" w:color="auto"/>
        <w:left w:val="none" w:sz="0" w:space="0" w:color="auto"/>
        <w:bottom w:val="none" w:sz="0" w:space="0" w:color="auto"/>
        <w:right w:val="none" w:sz="0" w:space="0" w:color="auto"/>
      </w:divBdr>
    </w:div>
    <w:div w:id="1173494738">
      <w:bodyDiv w:val="1"/>
      <w:marLeft w:val="0"/>
      <w:marRight w:val="0"/>
      <w:marTop w:val="0"/>
      <w:marBottom w:val="0"/>
      <w:divBdr>
        <w:top w:val="none" w:sz="0" w:space="0" w:color="auto"/>
        <w:left w:val="none" w:sz="0" w:space="0" w:color="auto"/>
        <w:bottom w:val="none" w:sz="0" w:space="0" w:color="auto"/>
        <w:right w:val="none" w:sz="0" w:space="0" w:color="auto"/>
      </w:divBdr>
    </w:div>
    <w:div w:id="1174954990">
      <w:bodyDiv w:val="1"/>
      <w:marLeft w:val="0"/>
      <w:marRight w:val="0"/>
      <w:marTop w:val="0"/>
      <w:marBottom w:val="0"/>
      <w:divBdr>
        <w:top w:val="none" w:sz="0" w:space="0" w:color="auto"/>
        <w:left w:val="none" w:sz="0" w:space="0" w:color="auto"/>
        <w:bottom w:val="none" w:sz="0" w:space="0" w:color="auto"/>
        <w:right w:val="none" w:sz="0" w:space="0" w:color="auto"/>
      </w:divBdr>
      <w:divsChild>
        <w:div w:id="9456503">
          <w:marLeft w:val="480"/>
          <w:marRight w:val="0"/>
          <w:marTop w:val="0"/>
          <w:marBottom w:val="0"/>
          <w:divBdr>
            <w:top w:val="none" w:sz="0" w:space="0" w:color="auto"/>
            <w:left w:val="none" w:sz="0" w:space="0" w:color="auto"/>
            <w:bottom w:val="none" w:sz="0" w:space="0" w:color="auto"/>
            <w:right w:val="none" w:sz="0" w:space="0" w:color="auto"/>
          </w:divBdr>
        </w:div>
        <w:div w:id="22564202">
          <w:marLeft w:val="480"/>
          <w:marRight w:val="0"/>
          <w:marTop w:val="0"/>
          <w:marBottom w:val="0"/>
          <w:divBdr>
            <w:top w:val="none" w:sz="0" w:space="0" w:color="auto"/>
            <w:left w:val="none" w:sz="0" w:space="0" w:color="auto"/>
            <w:bottom w:val="none" w:sz="0" w:space="0" w:color="auto"/>
            <w:right w:val="none" w:sz="0" w:space="0" w:color="auto"/>
          </w:divBdr>
        </w:div>
        <w:div w:id="110899435">
          <w:marLeft w:val="480"/>
          <w:marRight w:val="0"/>
          <w:marTop w:val="0"/>
          <w:marBottom w:val="0"/>
          <w:divBdr>
            <w:top w:val="none" w:sz="0" w:space="0" w:color="auto"/>
            <w:left w:val="none" w:sz="0" w:space="0" w:color="auto"/>
            <w:bottom w:val="none" w:sz="0" w:space="0" w:color="auto"/>
            <w:right w:val="none" w:sz="0" w:space="0" w:color="auto"/>
          </w:divBdr>
        </w:div>
        <w:div w:id="161049052">
          <w:marLeft w:val="480"/>
          <w:marRight w:val="0"/>
          <w:marTop w:val="0"/>
          <w:marBottom w:val="0"/>
          <w:divBdr>
            <w:top w:val="none" w:sz="0" w:space="0" w:color="auto"/>
            <w:left w:val="none" w:sz="0" w:space="0" w:color="auto"/>
            <w:bottom w:val="none" w:sz="0" w:space="0" w:color="auto"/>
            <w:right w:val="none" w:sz="0" w:space="0" w:color="auto"/>
          </w:divBdr>
        </w:div>
        <w:div w:id="263000549">
          <w:marLeft w:val="480"/>
          <w:marRight w:val="0"/>
          <w:marTop w:val="0"/>
          <w:marBottom w:val="0"/>
          <w:divBdr>
            <w:top w:val="none" w:sz="0" w:space="0" w:color="auto"/>
            <w:left w:val="none" w:sz="0" w:space="0" w:color="auto"/>
            <w:bottom w:val="none" w:sz="0" w:space="0" w:color="auto"/>
            <w:right w:val="none" w:sz="0" w:space="0" w:color="auto"/>
          </w:divBdr>
        </w:div>
        <w:div w:id="285310550">
          <w:marLeft w:val="480"/>
          <w:marRight w:val="0"/>
          <w:marTop w:val="0"/>
          <w:marBottom w:val="0"/>
          <w:divBdr>
            <w:top w:val="none" w:sz="0" w:space="0" w:color="auto"/>
            <w:left w:val="none" w:sz="0" w:space="0" w:color="auto"/>
            <w:bottom w:val="none" w:sz="0" w:space="0" w:color="auto"/>
            <w:right w:val="none" w:sz="0" w:space="0" w:color="auto"/>
          </w:divBdr>
        </w:div>
        <w:div w:id="319506118">
          <w:marLeft w:val="480"/>
          <w:marRight w:val="0"/>
          <w:marTop w:val="0"/>
          <w:marBottom w:val="0"/>
          <w:divBdr>
            <w:top w:val="none" w:sz="0" w:space="0" w:color="auto"/>
            <w:left w:val="none" w:sz="0" w:space="0" w:color="auto"/>
            <w:bottom w:val="none" w:sz="0" w:space="0" w:color="auto"/>
            <w:right w:val="none" w:sz="0" w:space="0" w:color="auto"/>
          </w:divBdr>
        </w:div>
        <w:div w:id="348340503">
          <w:marLeft w:val="480"/>
          <w:marRight w:val="0"/>
          <w:marTop w:val="0"/>
          <w:marBottom w:val="0"/>
          <w:divBdr>
            <w:top w:val="none" w:sz="0" w:space="0" w:color="auto"/>
            <w:left w:val="none" w:sz="0" w:space="0" w:color="auto"/>
            <w:bottom w:val="none" w:sz="0" w:space="0" w:color="auto"/>
            <w:right w:val="none" w:sz="0" w:space="0" w:color="auto"/>
          </w:divBdr>
        </w:div>
        <w:div w:id="469901169">
          <w:marLeft w:val="480"/>
          <w:marRight w:val="0"/>
          <w:marTop w:val="0"/>
          <w:marBottom w:val="0"/>
          <w:divBdr>
            <w:top w:val="none" w:sz="0" w:space="0" w:color="auto"/>
            <w:left w:val="none" w:sz="0" w:space="0" w:color="auto"/>
            <w:bottom w:val="none" w:sz="0" w:space="0" w:color="auto"/>
            <w:right w:val="none" w:sz="0" w:space="0" w:color="auto"/>
          </w:divBdr>
        </w:div>
        <w:div w:id="519003696">
          <w:marLeft w:val="480"/>
          <w:marRight w:val="0"/>
          <w:marTop w:val="0"/>
          <w:marBottom w:val="0"/>
          <w:divBdr>
            <w:top w:val="none" w:sz="0" w:space="0" w:color="auto"/>
            <w:left w:val="none" w:sz="0" w:space="0" w:color="auto"/>
            <w:bottom w:val="none" w:sz="0" w:space="0" w:color="auto"/>
            <w:right w:val="none" w:sz="0" w:space="0" w:color="auto"/>
          </w:divBdr>
        </w:div>
        <w:div w:id="553085114">
          <w:marLeft w:val="480"/>
          <w:marRight w:val="0"/>
          <w:marTop w:val="0"/>
          <w:marBottom w:val="0"/>
          <w:divBdr>
            <w:top w:val="none" w:sz="0" w:space="0" w:color="auto"/>
            <w:left w:val="none" w:sz="0" w:space="0" w:color="auto"/>
            <w:bottom w:val="none" w:sz="0" w:space="0" w:color="auto"/>
            <w:right w:val="none" w:sz="0" w:space="0" w:color="auto"/>
          </w:divBdr>
        </w:div>
        <w:div w:id="619996988">
          <w:marLeft w:val="480"/>
          <w:marRight w:val="0"/>
          <w:marTop w:val="0"/>
          <w:marBottom w:val="0"/>
          <w:divBdr>
            <w:top w:val="none" w:sz="0" w:space="0" w:color="auto"/>
            <w:left w:val="none" w:sz="0" w:space="0" w:color="auto"/>
            <w:bottom w:val="none" w:sz="0" w:space="0" w:color="auto"/>
            <w:right w:val="none" w:sz="0" w:space="0" w:color="auto"/>
          </w:divBdr>
        </w:div>
        <w:div w:id="651177648">
          <w:marLeft w:val="480"/>
          <w:marRight w:val="0"/>
          <w:marTop w:val="0"/>
          <w:marBottom w:val="0"/>
          <w:divBdr>
            <w:top w:val="none" w:sz="0" w:space="0" w:color="auto"/>
            <w:left w:val="none" w:sz="0" w:space="0" w:color="auto"/>
            <w:bottom w:val="none" w:sz="0" w:space="0" w:color="auto"/>
            <w:right w:val="none" w:sz="0" w:space="0" w:color="auto"/>
          </w:divBdr>
        </w:div>
        <w:div w:id="689722054">
          <w:marLeft w:val="480"/>
          <w:marRight w:val="0"/>
          <w:marTop w:val="0"/>
          <w:marBottom w:val="0"/>
          <w:divBdr>
            <w:top w:val="none" w:sz="0" w:space="0" w:color="auto"/>
            <w:left w:val="none" w:sz="0" w:space="0" w:color="auto"/>
            <w:bottom w:val="none" w:sz="0" w:space="0" w:color="auto"/>
            <w:right w:val="none" w:sz="0" w:space="0" w:color="auto"/>
          </w:divBdr>
        </w:div>
        <w:div w:id="729693075">
          <w:marLeft w:val="480"/>
          <w:marRight w:val="0"/>
          <w:marTop w:val="0"/>
          <w:marBottom w:val="0"/>
          <w:divBdr>
            <w:top w:val="none" w:sz="0" w:space="0" w:color="auto"/>
            <w:left w:val="none" w:sz="0" w:space="0" w:color="auto"/>
            <w:bottom w:val="none" w:sz="0" w:space="0" w:color="auto"/>
            <w:right w:val="none" w:sz="0" w:space="0" w:color="auto"/>
          </w:divBdr>
        </w:div>
        <w:div w:id="884607931">
          <w:marLeft w:val="480"/>
          <w:marRight w:val="0"/>
          <w:marTop w:val="0"/>
          <w:marBottom w:val="0"/>
          <w:divBdr>
            <w:top w:val="none" w:sz="0" w:space="0" w:color="auto"/>
            <w:left w:val="none" w:sz="0" w:space="0" w:color="auto"/>
            <w:bottom w:val="none" w:sz="0" w:space="0" w:color="auto"/>
            <w:right w:val="none" w:sz="0" w:space="0" w:color="auto"/>
          </w:divBdr>
        </w:div>
        <w:div w:id="944968248">
          <w:marLeft w:val="480"/>
          <w:marRight w:val="0"/>
          <w:marTop w:val="0"/>
          <w:marBottom w:val="0"/>
          <w:divBdr>
            <w:top w:val="none" w:sz="0" w:space="0" w:color="auto"/>
            <w:left w:val="none" w:sz="0" w:space="0" w:color="auto"/>
            <w:bottom w:val="none" w:sz="0" w:space="0" w:color="auto"/>
            <w:right w:val="none" w:sz="0" w:space="0" w:color="auto"/>
          </w:divBdr>
        </w:div>
        <w:div w:id="1037663865">
          <w:marLeft w:val="480"/>
          <w:marRight w:val="0"/>
          <w:marTop w:val="0"/>
          <w:marBottom w:val="0"/>
          <w:divBdr>
            <w:top w:val="none" w:sz="0" w:space="0" w:color="auto"/>
            <w:left w:val="none" w:sz="0" w:space="0" w:color="auto"/>
            <w:bottom w:val="none" w:sz="0" w:space="0" w:color="auto"/>
            <w:right w:val="none" w:sz="0" w:space="0" w:color="auto"/>
          </w:divBdr>
        </w:div>
        <w:div w:id="1178041231">
          <w:marLeft w:val="480"/>
          <w:marRight w:val="0"/>
          <w:marTop w:val="0"/>
          <w:marBottom w:val="0"/>
          <w:divBdr>
            <w:top w:val="none" w:sz="0" w:space="0" w:color="auto"/>
            <w:left w:val="none" w:sz="0" w:space="0" w:color="auto"/>
            <w:bottom w:val="none" w:sz="0" w:space="0" w:color="auto"/>
            <w:right w:val="none" w:sz="0" w:space="0" w:color="auto"/>
          </w:divBdr>
        </w:div>
        <w:div w:id="1229876709">
          <w:marLeft w:val="480"/>
          <w:marRight w:val="0"/>
          <w:marTop w:val="0"/>
          <w:marBottom w:val="0"/>
          <w:divBdr>
            <w:top w:val="none" w:sz="0" w:space="0" w:color="auto"/>
            <w:left w:val="none" w:sz="0" w:space="0" w:color="auto"/>
            <w:bottom w:val="none" w:sz="0" w:space="0" w:color="auto"/>
            <w:right w:val="none" w:sz="0" w:space="0" w:color="auto"/>
          </w:divBdr>
        </w:div>
        <w:div w:id="1247689035">
          <w:marLeft w:val="480"/>
          <w:marRight w:val="0"/>
          <w:marTop w:val="0"/>
          <w:marBottom w:val="0"/>
          <w:divBdr>
            <w:top w:val="none" w:sz="0" w:space="0" w:color="auto"/>
            <w:left w:val="none" w:sz="0" w:space="0" w:color="auto"/>
            <w:bottom w:val="none" w:sz="0" w:space="0" w:color="auto"/>
            <w:right w:val="none" w:sz="0" w:space="0" w:color="auto"/>
          </w:divBdr>
        </w:div>
        <w:div w:id="1297956145">
          <w:marLeft w:val="480"/>
          <w:marRight w:val="0"/>
          <w:marTop w:val="0"/>
          <w:marBottom w:val="0"/>
          <w:divBdr>
            <w:top w:val="none" w:sz="0" w:space="0" w:color="auto"/>
            <w:left w:val="none" w:sz="0" w:space="0" w:color="auto"/>
            <w:bottom w:val="none" w:sz="0" w:space="0" w:color="auto"/>
            <w:right w:val="none" w:sz="0" w:space="0" w:color="auto"/>
          </w:divBdr>
        </w:div>
        <w:div w:id="1377584222">
          <w:marLeft w:val="480"/>
          <w:marRight w:val="0"/>
          <w:marTop w:val="0"/>
          <w:marBottom w:val="0"/>
          <w:divBdr>
            <w:top w:val="none" w:sz="0" w:space="0" w:color="auto"/>
            <w:left w:val="none" w:sz="0" w:space="0" w:color="auto"/>
            <w:bottom w:val="none" w:sz="0" w:space="0" w:color="auto"/>
            <w:right w:val="none" w:sz="0" w:space="0" w:color="auto"/>
          </w:divBdr>
        </w:div>
        <w:div w:id="1380594780">
          <w:marLeft w:val="480"/>
          <w:marRight w:val="0"/>
          <w:marTop w:val="0"/>
          <w:marBottom w:val="0"/>
          <w:divBdr>
            <w:top w:val="none" w:sz="0" w:space="0" w:color="auto"/>
            <w:left w:val="none" w:sz="0" w:space="0" w:color="auto"/>
            <w:bottom w:val="none" w:sz="0" w:space="0" w:color="auto"/>
            <w:right w:val="none" w:sz="0" w:space="0" w:color="auto"/>
          </w:divBdr>
        </w:div>
        <w:div w:id="1454132851">
          <w:marLeft w:val="480"/>
          <w:marRight w:val="0"/>
          <w:marTop w:val="0"/>
          <w:marBottom w:val="0"/>
          <w:divBdr>
            <w:top w:val="none" w:sz="0" w:space="0" w:color="auto"/>
            <w:left w:val="none" w:sz="0" w:space="0" w:color="auto"/>
            <w:bottom w:val="none" w:sz="0" w:space="0" w:color="auto"/>
            <w:right w:val="none" w:sz="0" w:space="0" w:color="auto"/>
          </w:divBdr>
        </w:div>
        <w:div w:id="1647737009">
          <w:marLeft w:val="480"/>
          <w:marRight w:val="0"/>
          <w:marTop w:val="0"/>
          <w:marBottom w:val="0"/>
          <w:divBdr>
            <w:top w:val="none" w:sz="0" w:space="0" w:color="auto"/>
            <w:left w:val="none" w:sz="0" w:space="0" w:color="auto"/>
            <w:bottom w:val="none" w:sz="0" w:space="0" w:color="auto"/>
            <w:right w:val="none" w:sz="0" w:space="0" w:color="auto"/>
          </w:divBdr>
        </w:div>
        <w:div w:id="1784881207">
          <w:marLeft w:val="480"/>
          <w:marRight w:val="0"/>
          <w:marTop w:val="0"/>
          <w:marBottom w:val="0"/>
          <w:divBdr>
            <w:top w:val="none" w:sz="0" w:space="0" w:color="auto"/>
            <w:left w:val="none" w:sz="0" w:space="0" w:color="auto"/>
            <w:bottom w:val="none" w:sz="0" w:space="0" w:color="auto"/>
            <w:right w:val="none" w:sz="0" w:space="0" w:color="auto"/>
          </w:divBdr>
        </w:div>
        <w:div w:id="1811247987">
          <w:marLeft w:val="480"/>
          <w:marRight w:val="0"/>
          <w:marTop w:val="0"/>
          <w:marBottom w:val="0"/>
          <w:divBdr>
            <w:top w:val="none" w:sz="0" w:space="0" w:color="auto"/>
            <w:left w:val="none" w:sz="0" w:space="0" w:color="auto"/>
            <w:bottom w:val="none" w:sz="0" w:space="0" w:color="auto"/>
            <w:right w:val="none" w:sz="0" w:space="0" w:color="auto"/>
          </w:divBdr>
        </w:div>
      </w:divsChild>
    </w:div>
    <w:div w:id="1175654589">
      <w:bodyDiv w:val="1"/>
      <w:marLeft w:val="0"/>
      <w:marRight w:val="0"/>
      <w:marTop w:val="0"/>
      <w:marBottom w:val="0"/>
      <w:divBdr>
        <w:top w:val="none" w:sz="0" w:space="0" w:color="auto"/>
        <w:left w:val="none" w:sz="0" w:space="0" w:color="auto"/>
        <w:bottom w:val="none" w:sz="0" w:space="0" w:color="auto"/>
        <w:right w:val="none" w:sz="0" w:space="0" w:color="auto"/>
      </w:divBdr>
    </w:div>
    <w:div w:id="1178345812">
      <w:bodyDiv w:val="1"/>
      <w:marLeft w:val="0"/>
      <w:marRight w:val="0"/>
      <w:marTop w:val="0"/>
      <w:marBottom w:val="0"/>
      <w:divBdr>
        <w:top w:val="none" w:sz="0" w:space="0" w:color="auto"/>
        <w:left w:val="none" w:sz="0" w:space="0" w:color="auto"/>
        <w:bottom w:val="none" w:sz="0" w:space="0" w:color="auto"/>
        <w:right w:val="none" w:sz="0" w:space="0" w:color="auto"/>
      </w:divBdr>
    </w:div>
    <w:div w:id="1178543709">
      <w:bodyDiv w:val="1"/>
      <w:marLeft w:val="0"/>
      <w:marRight w:val="0"/>
      <w:marTop w:val="0"/>
      <w:marBottom w:val="0"/>
      <w:divBdr>
        <w:top w:val="none" w:sz="0" w:space="0" w:color="auto"/>
        <w:left w:val="none" w:sz="0" w:space="0" w:color="auto"/>
        <w:bottom w:val="none" w:sz="0" w:space="0" w:color="auto"/>
        <w:right w:val="none" w:sz="0" w:space="0" w:color="auto"/>
      </w:divBdr>
    </w:div>
    <w:div w:id="1181434651">
      <w:bodyDiv w:val="1"/>
      <w:marLeft w:val="0"/>
      <w:marRight w:val="0"/>
      <w:marTop w:val="0"/>
      <w:marBottom w:val="0"/>
      <w:divBdr>
        <w:top w:val="none" w:sz="0" w:space="0" w:color="auto"/>
        <w:left w:val="none" w:sz="0" w:space="0" w:color="auto"/>
        <w:bottom w:val="none" w:sz="0" w:space="0" w:color="auto"/>
        <w:right w:val="none" w:sz="0" w:space="0" w:color="auto"/>
      </w:divBdr>
    </w:div>
    <w:div w:id="1181705113">
      <w:bodyDiv w:val="1"/>
      <w:marLeft w:val="0"/>
      <w:marRight w:val="0"/>
      <w:marTop w:val="0"/>
      <w:marBottom w:val="0"/>
      <w:divBdr>
        <w:top w:val="none" w:sz="0" w:space="0" w:color="auto"/>
        <w:left w:val="none" w:sz="0" w:space="0" w:color="auto"/>
        <w:bottom w:val="none" w:sz="0" w:space="0" w:color="auto"/>
        <w:right w:val="none" w:sz="0" w:space="0" w:color="auto"/>
      </w:divBdr>
    </w:div>
    <w:div w:id="1182550980">
      <w:bodyDiv w:val="1"/>
      <w:marLeft w:val="0"/>
      <w:marRight w:val="0"/>
      <w:marTop w:val="0"/>
      <w:marBottom w:val="0"/>
      <w:divBdr>
        <w:top w:val="none" w:sz="0" w:space="0" w:color="auto"/>
        <w:left w:val="none" w:sz="0" w:space="0" w:color="auto"/>
        <w:bottom w:val="none" w:sz="0" w:space="0" w:color="auto"/>
        <w:right w:val="none" w:sz="0" w:space="0" w:color="auto"/>
      </w:divBdr>
    </w:div>
    <w:div w:id="1183861532">
      <w:bodyDiv w:val="1"/>
      <w:marLeft w:val="0"/>
      <w:marRight w:val="0"/>
      <w:marTop w:val="0"/>
      <w:marBottom w:val="0"/>
      <w:divBdr>
        <w:top w:val="none" w:sz="0" w:space="0" w:color="auto"/>
        <w:left w:val="none" w:sz="0" w:space="0" w:color="auto"/>
        <w:bottom w:val="none" w:sz="0" w:space="0" w:color="auto"/>
        <w:right w:val="none" w:sz="0" w:space="0" w:color="auto"/>
      </w:divBdr>
    </w:div>
    <w:div w:id="1185826159">
      <w:bodyDiv w:val="1"/>
      <w:marLeft w:val="0"/>
      <w:marRight w:val="0"/>
      <w:marTop w:val="0"/>
      <w:marBottom w:val="0"/>
      <w:divBdr>
        <w:top w:val="none" w:sz="0" w:space="0" w:color="auto"/>
        <w:left w:val="none" w:sz="0" w:space="0" w:color="auto"/>
        <w:bottom w:val="none" w:sz="0" w:space="0" w:color="auto"/>
        <w:right w:val="none" w:sz="0" w:space="0" w:color="auto"/>
      </w:divBdr>
      <w:divsChild>
        <w:div w:id="77681476">
          <w:marLeft w:val="480"/>
          <w:marRight w:val="0"/>
          <w:marTop w:val="0"/>
          <w:marBottom w:val="0"/>
          <w:divBdr>
            <w:top w:val="none" w:sz="0" w:space="0" w:color="auto"/>
            <w:left w:val="none" w:sz="0" w:space="0" w:color="auto"/>
            <w:bottom w:val="none" w:sz="0" w:space="0" w:color="auto"/>
            <w:right w:val="none" w:sz="0" w:space="0" w:color="auto"/>
          </w:divBdr>
        </w:div>
        <w:div w:id="127749760">
          <w:marLeft w:val="480"/>
          <w:marRight w:val="0"/>
          <w:marTop w:val="0"/>
          <w:marBottom w:val="0"/>
          <w:divBdr>
            <w:top w:val="none" w:sz="0" w:space="0" w:color="auto"/>
            <w:left w:val="none" w:sz="0" w:space="0" w:color="auto"/>
            <w:bottom w:val="none" w:sz="0" w:space="0" w:color="auto"/>
            <w:right w:val="none" w:sz="0" w:space="0" w:color="auto"/>
          </w:divBdr>
        </w:div>
        <w:div w:id="199979014">
          <w:marLeft w:val="480"/>
          <w:marRight w:val="0"/>
          <w:marTop w:val="0"/>
          <w:marBottom w:val="0"/>
          <w:divBdr>
            <w:top w:val="none" w:sz="0" w:space="0" w:color="auto"/>
            <w:left w:val="none" w:sz="0" w:space="0" w:color="auto"/>
            <w:bottom w:val="none" w:sz="0" w:space="0" w:color="auto"/>
            <w:right w:val="none" w:sz="0" w:space="0" w:color="auto"/>
          </w:divBdr>
        </w:div>
        <w:div w:id="312831070">
          <w:marLeft w:val="480"/>
          <w:marRight w:val="0"/>
          <w:marTop w:val="0"/>
          <w:marBottom w:val="0"/>
          <w:divBdr>
            <w:top w:val="none" w:sz="0" w:space="0" w:color="auto"/>
            <w:left w:val="none" w:sz="0" w:space="0" w:color="auto"/>
            <w:bottom w:val="none" w:sz="0" w:space="0" w:color="auto"/>
            <w:right w:val="none" w:sz="0" w:space="0" w:color="auto"/>
          </w:divBdr>
        </w:div>
        <w:div w:id="321158974">
          <w:marLeft w:val="480"/>
          <w:marRight w:val="0"/>
          <w:marTop w:val="0"/>
          <w:marBottom w:val="0"/>
          <w:divBdr>
            <w:top w:val="none" w:sz="0" w:space="0" w:color="auto"/>
            <w:left w:val="none" w:sz="0" w:space="0" w:color="auto"/>
            <w:bottom w:val="none" w:sz="0" w:space="0" w:color="auto"/>
            <w:right w:val="none" w:sz="0" w:space="0" w:color="auto"/>
          </w:divBdr>
        </w:div>
        <w:div w:id="354309338">
          <w:marLeft w:val="480"/>
          <w:marRight w:val="0"/>
          <w:marTop w:val="0"/>
          <w:marBottom w:val="0"/>
          <w:divBdr>
            <w:top w:val="none" w:sz="0" w:space="0" w:color="auto"/>
            <w:left w:val="none" w:sz="0" w:space="0" w:color="auto"/>
            <w:bottom w:val="none" w:sz="0" w:space="0" w:color="auto"/>
            <w:right w:val="none" w:sz="0" w:space="0" w:color="auto"/>
          </w:divBdr>
        </w:div>
        <w:div w:id="600572820">
          <w:marLeft w:val="480"/>
          <w:marRight w:val="0"/>
          <w:marTop w:val="0"/>
          <w:marBottom w:val="0"/>
          <w:divBdr>
            <w:top w:val="none" w:sz="0" w:space="0" w:color="auto"/>
            <w:left w:val="none" w:sz="0" w:space="0" w:color="auto"/>
            <w:bottom w:val="none" w:sz="0" w:space="0" w:color="auto"/>
            <w:right w:val="none" w:sz="0" w:space="0" w:color="auto"/>
          </w:divBdr>
        </w:div>
        <w:div w:id="766580728">
          <w:marLeft w:val="480"/>
          <w:marRight w:val="0"/>
          <w:marTop w:val="0"/>
          <w:marBottom w:val="0"/>
          <w:divBdr>
            <w:top w:val="none" w:sz="0" w:space="0" w:color="auto"/>
            <w:left w:val="none" w:sz="0" w:space="0" w:color="auto"/>
            <w:bottom w:val="none" w:sz="0" w:space="0" w:color="auto"/>
            <w:right w:val="none" w:sz="0" w:space="0" w:color="auto"/>
          </w:divBdr>
        </w:div>
        <w:div w:id="826821424">
          <w:marLeft w:val="480"/>
          <w:marRight w:val="0"/>
          <w:marTop w:val="0"/>
          <w:marBottom w:val="0"/>
          <w:divBdr>
            <w:top w:val="none" w:sz="0" w:space="0" w:color="auto"/>
            <w:left w:val="none" w:sz="0" w:space="0" w:color="auto"/>
            <w:bottom w:val="none" w:sz="0" w:space="0" w:color="auto"/>
            <w:right w:val="none" w:sz="0" w:space="0" w:color="auto"/>
          </w:divBdr>
        </w:div>
        <w:div w:id="1153569509">
          <w:marLeft w:val="480"/>
          <w:marRight w:val="0"/>
          <w:marTop w:val="0"/>
          <w:marBottom w:val="0"/>
          <w:divBdr>
            <w:top w:val="none" w:sz="0" w:space="0" w:color="auto"/>
            <w:left w:val="none" w:sz="0" w:space="0" w:color="auto"/>
            <w:bottom w:val="none" w:sz="0" w:space="0" w:color="auto"/>
            <w:right w:val="none" w:sz="0" w:space="0" w:color="auto"/>
          </w:divBdr>
        </w:div>
        <w:div w:id="1197964547">
          <w:marLeft w:val="480"/>
          <w:marRight w:val="0"/>
          <w:marTop w:val="0"/>
          <w:marBottom w:val="0"/>
          <w:divBdr>
            <w:top w:val="none" w:sz="0" w:space="0" w:color="auto"/>
            <w:left w:val="none" w:sz="0" w:space="0" w:color="auto"/>
            <w:bottom w:val="none" w:sz="0" w:space="0" w:color="auto"/>
            <w:right w:val="none" w:sz="0" w:space="0" w:color="auto"/>
          </w:divBdr>
        </w:div>
        <w:div w:id="1226800770">
          <w:marLeft w:val="480"/>
          <w:marRight w:val="0"/>
          <w:marTop w:val="0"/>
          <w:marBottom w:val="0"/>
          <w:divBdr>
            <w:top w:val="none" w:sz="0" w:space="0" w:color="auto"/>
            <w:left w:val="none" w:sz="0" w:space="0" w:color="auto"/>
            <w:bottom w:val="none" w:sz="0" w:space="0" w:color="auto"/>
            <w:right w:val="none" w:sz="0" w:space="0" w:color="auto"/>
          </w:divBdr>
        </w:div>
        <w:div w:id="1298343617">
          <w:marLeft w:val="480"/>
          <w:marRight w:val="0"/>
          <w:marTop w:val="0"/>
          <w:marBottom w:val="0"/>
          <w:divBdr>
            <w:top w:val="none" w:sz="0" w:space="0" w:color="auto"/>
            <w:left w:val="none" w:sz="0" w:space="0" w:color="auto"/>
            <w:bottom w:val="none" w:sz="0" w:space="0" w:color="auto"/>
            <w:right w:val="none" w:sz="0" w:space="0" w:color="auto"/>
          </w:divBdr>
        </w:div>
        <w:div w:id="1398749871">
          <w:marLeft w:val="480"/>
          <w:marRight w:val="0"/>
          <w:marTop w:val="0"/>
          <w:marBottom w:val="0"/>
          <w:divBdr>
            <w:top w:val="none" w:sz="0" w:space="0" w:color="auto"/>
            <w:left w:val="none" w:sz="0" w:space="0" w:color="auto"/>
            <w:bottom w:val="none" w:sz="0" w:space="0" w:color="auto"/>
            <w:right w:val="none" w:sz="0" w:space="0" w:color="auto"/>
          </w:divBdr>
        </w:div>
        <w:div w:id="1489907186">
          <w:marLeft w:val="480"/>
          <w:marRight w:val="0"/>
          <w:marTop w:val="0"/>
          <w:marBottom w:val="0"/>
          <w:divBdr>
            <w:top w:val="none" w:sz="0" w:space="0" w:color="auto"/>
            <w:left w:val="none" w:sz="0" w:space="0" w:color="auto"/>
            <w:bottom w:val="none" w:sz="0" w:space="0" w:color="auto"/>
            <w:right w:val="none" w:sz="0" w:space="0" w:color="auto"/>
          </w:divBdr>
        </w:div>
        <w:div w:id="1719236193">
          <w:marLeft w:val="480"/>
          <w:marRight w:val="0"/>
          <w:marTop w:val="0"/>
          <w:marBottom w:val="0"/>
          <w:divBdr>
            <w:top w:val="none" w:sz="0" w:space="0" w:color="auto"/>
            <w:left w:val="none" w:sz="0" w:space="0" w:color="auto"/>
            <w:bottom w:val="none" w:sz="0" w:space="0" w:color="auto"/>
            <w:right w:val="none" w:sz="0" w:space="0" w:color="auto"/>
          </w:divBdr>
        </w:div>
        <w:div w:id="1833641597">
          <w:marLeft w:val="480"/>
          <w:marRight w:val="0"/>
          <w:marTop w:val="0"/>
          <w:marBottom w:val="0"/>
          <w:divBdr>
            <w:top w:val="none" w:sz="0" w:space="0" w:color="auto"/>
            <w:left w:val="none" w:sz="0" w:space="0" w:color="auto"/>
            <w:bottom w:val="none" w:sz="0" w:space="0" w:color="auto"/>
            <w:right w:val="none" w:sz="0" w:space="0" w:color="auto"/>
          </w:divBdr>
        </w:div>
        <w:div w:id="2072076967">
          <w:marLeft w:val="480"/>
          <w:marRight w:val="0"/>
          <w:marTop w:val="0"/>
          <w:marBottom w:val="0"/>
          <w:divBdr>
            <w:top w:val="none" w:sz="0" w:space="0" w:color="auto"/>
            <w:left w:val="none" w:sz="0" w:space="0" w:color="auto"/>
            <w:bottom w:val="none" w:sz="0" w:space="0" w:color="auto"/>
            <w:right w:val="none" w:sz="0" w:space="0" w:color="auto"/>
          </w:divBdr>
        </w:div>
      </w:divsChild>
    </w:div>
    <w:div w:id="1185826312">
      <w:bodyDiv w:val="1"/>
      <w:marLeft w:val="0"/>
      <w:marRight w:val="0"/>
      <w:marTop w:val="0"/>
      <w:marBottom w:val="0"/>
      <w:divBdr>
        <w:top w:val="none" w:sz="0" w:space="0" w:color="auto"/>
        <w:left w:val="none" w:sz="0" w:space="0" w:color="auto"/>
        <w:bottom w:val="none" w:sz="0" w:space="0" w:color="auto"/>
        <w:right w:val="none" w:sz="0" w:space="0" w:color="auto"/>
      </w:divBdr>
    </w:div>
    <w:div w:id="1186670799">
      <w:bodyDiv w:val="1"/>
      <w:marLeft w:val="0"/>
      <w:marRight w:val="0"/>
      <w:marTop w:val="0"/>
      <w:marBottom w:val="0"/>
      <w:divBdr>
        <w:top w:val="none" w:sz="0" w:space="0" w:color="auto"/>
        <w:left w:val="none" w:sz="0" w:space="0" w:color="auto"/>
        <w:bottom w:val="none" w:sz="0" w:space="0" w:color="auto"/>
        <w:right w:val="none" w:sz="0" w:space="0" w:color="auto"/>
      </w:divBdr>
    </w:div>
    <w:div w:id="1190097825">
      <w:bodyDiv w:val="1"/>
      <w:marLeft w:val="0"/>
      <w:marRight w:val="0"/>
      <w:marTop w:val="0"/>
      <w:marBottom w:val="0"/>
      <w:divBdr>
        <w:top w:val="none" w:sz="0" w:space="0" w:color="auto"/>
        <w:left w:val="none" w:sz="0" w:space="0" w:color="auto"/>
        <w:bottom w:val="none" w:sz="0" w:space="0" w:color="auto"/>
        <w:right w:val="none" w:sz="0" w:space="0" w:color="auto"/>
      </w:divBdr>
    </w:div>
    <w:div w:id="1194919629">
      <w:bodyDiv w:val="1"/>
      <w:marLeft w:val="0"/>
      <w:marRight w:val="0"/>
      <w:marTop w:val="0"/>
      <w:marBottom w:val="0"/>
      <w:divBdr>
        <w:top w:val="none" w:sz="0" w:space="0" w:color="auto"/>
        <w:left w:val="none" w:sz="0" w:space="0" w:color="auto"/>
        <w:bottom w:val="none" w:sz="0" w:space="0" w:color="auto"/>
        <w:right w:val="none" w:sz="0" w:space="0" w:color="auto"/>
      </w:divBdr>
    </w:div>
    <w:div w:id="1195003319">
      <w:bodyDiv w:val="1"/>
      <w:marLeft w:val="0"/>
      <w:marRight w:val="0"/>
      <w:marTop w:val="0"/>
      <w:marBottom w:val="0"/>
      <w:divBdr>
        <w:top w:val="none" w:sz="0" w:space="0" w:color="auto"/>
        <w:left w:val="none" w:sz="0" w:space="0" w:color="auto"/>
        <w:bottom w:val="none" w:sz="0" w:space="0" w:color="auto"/>
        <w:right w:val="none" w:sz="0" w:space="0" w:color="auto"/>
      </w:divBdr>
      <w:divsChild>
        <w:div w:id="130948905">
          <w:marLeft w:val="480"/>
          <w:marRight w:val="0"/>
          <w:marTop w:val="0"/>
          <w:marBottom w:val="0"/>
          <w:divBdr>
            <w:top w:val="none" w:sz="0" w:space="0" w:color="auto"/>
            <w:left w:val="none" w:sz="0" w:space="0" w:color="auto"/>
            <w:bottom w:val="none" w:sz="0" w:space="0" w:color="auto"/>
            <w:right w:val="none" w:sz="0" w:space="0" w:color="auto"/>
          </w:divBdr>
        </w:div>
        <w:div w:id="208349365">
          <w:marLeft w:val="480"/>
          <w:marRight w:val="0"/>
          <w:marTop w:val="0"/>
          <w:marBottom w:val="0"/>
          <w:divBdr>
            <w:top w:val="none" w:sz="0" w:space="0" w:color="auto"/>
            <w:left w:val="none" w:sz="0" w:space="0" w:color="auto"/>
            <w:bottom w:val="none" w:sz="0" w:space="0" w:color="auto"/>
            <w:right w:val="none" w:sz="0" w:space="0" w:color="auto"/>
          </w:divBdr>
        </w:div>
        <w:div w:id="468984389">
          <w:marLeft w:val="480"/>
          <w:marRight w:val="0"/>
          <w:marTop w:val="0"/>
          <w:marBottom w:val="0"/>
          <w:divBdr>
            <w:top w:val="none" w:sz="0" w:space="0" w:color="auto"/>
            <w:left w:val="none" w:sz="0" w:space="0" w:color="auto"/>
            <w:bottom w:val="none" w:sz="0" w:space="0" w:color="auto"/>
            <w:right w:val="none" w:sz="0" w:space="0" w:color="auto"/>
          </w:divBdr>
        </w:div>
        <w:div w:id="634413297">
          <w:marLeft w:val="480"/>
          <w:marRight w:val="0"/>
          <w:marTop w:val="0"/>
          <w:marBottom w:val="0"/>
          <w:divBdr>
            <w:top w:val="none" w:sz="0" w:space="0" w:color="auto"/>
            <w:left w:val="none" w:sz="0" w:space="0" w:color="auto"/>
            <w:bottom w:val="none" w:sz="0" w:space="0" w:color="auto"/>
            <w:right w:val="none" w:sz="0" w:space="0" w:color="auto"/>
          </w:divBdr>
        </w:div>
        <w:div w:id="691882848">
          <w:marLeft w:val="480"/>
          <w:marRight w:val="0"/>
          <w:marTop w:val="0"/>
          <w:marBottom w:val="0"/>
          <w:divBdr>
            <w:top w:val="none" w:sz="0" w:space="0" w:color="auto"/>
            <w:left w:val="none" w:sz="0" w:space="0" w:color="auto"/>
            <w:bottom w:val="none" w:sz="0" w:space="0" w:color="auto"/>
            <w:right w:val="none" w:sz="0" w:space="0" w:color="auto"/>
          </w:divBdr>
        </w:div>
        <w:div w:id="694116575">
          <w:marLeft w:val="480"/>
          <w:marRight w:val="0"/>
          <w:marTop w:val="0"/>
          <w:marBottom w:val="0"/>
          <w:divBdr>
            <w:top w:val="none" w:sz="0" w:space="0" w:color="auto"/>
            <w:left w:val="none" w:sz="0" w:space="0" w:color="auto"/>
            <w:bottom w:val="none" w:sz="0" w:space="0" w:color="auto"/>
            <w:right w:val="none" w:sz="0" w:space="0" w:color="auto"/>
          </w:divBdr>
        </w:div>
        <w:div w:id="796801075">
          <w:marLeft w:val="480"/>
          <w:marRight w:val="0"/>
          <w:marTop w:val="0"/>
          <w:marBottom w:val="0"/>
          <w:divBdr>
            <w:top w:val="none" w:sz="0" w:space="0" w:color="auto"/>
            <w:left w:val="none" w:sz="0" w:space="0" w:color="auto"/>
            <w:bottom w:val="none" w:sz="0" w:space="0" w:color="auto"/>
            <w:right w:val="none" w:sz="0" w:space="0" w:color="auto"/>
          </w:divBdr>
        </w:div>
        <w:div w:id="899637476">
          <w:marLeft w:val="480"/>
          <w:marRight w:val="0"/>
          <w:marTop w:val="0"/>
          <w:marBottom w:val="0"/>
          <w:divBdr>
            <w:top w:val="none" w:sz="0" w:space="0" w:color="auto"/>
            <w:left w:val="none" w:sz="0" w:space="0" w:color="auto"/>
            <w:bottom w:val="none" w:sz="0" w:space="0" w:color="auto"/>
            <w:right w:val="none" w:sz="0" w:space="0" w:color="auto"/>
          </w:divBdr>
        </w:div>
        <w:div w:id="934286270">
          <w:marLeft w:val="480"/>
          <w:marRight w:val="0"/>
          <w:marTop w:val="0"/>
          <w:marBottom w:val="0"/>
          <w:divBdr>
            <w:top w:val="none" w:sz="0" w:space="0" w:color="auto"/>
            <w:left w:val="none" w:sz="0" w:space="0" w:color="auto"/>
            <w:bottom w:val="none" w:sz="0" w:space="0" w:color="auto"/>
            <w:right w:val="none" w:sz="0" w:space="0" w:color="auto"/>
          </w:divBdr>
        </w:div>
        <w:div w:id="1002006657">
          <w:marLeft w:val="480"/>
          <w:marRight w:val="0"/>
          <w:marTop w:val="0"/>
          <w:marBottom w:val="0"/>
          <w:divBdr>
            <w:top w:val="none" w:sz="0" w:space="0" w:color="auto"/>
            <w:left w:val="none" w:sz="0" w:space="0" w:color="auto"/>
            <w:bottom w:val="none" w:sz="0" w:space="0" w:color="auto"/>
            <w:right w:val="none" w:sz="0" w:space="0" w:color="auto"/>
          </w:divBdr>
        </w:div>
        <w:div w:id="1015809389">
          <w:marLeft w:val="480"/>
          <w:marRight w:val="0"/>
          <w:marTop w:val="0"/>
          <w:marBottom w:val="0"/>
          <w:divBdr>
            <w:top w:val="none" w:sz="0" w:space="0" w:color="auto"/>
            <w:left w:val="none" w:sz="0" w:space="0" w:color="auto"/>
            <w:bottom w:val="none" w:sz="0" w:space="0" w:color="auto"/>
            <w:right w:val="none" w:sz="0" w:space="0" w:color="auto"/>
          </w:divBdr>
        </w:div>
        <w:div w:id="1114514954">
          <w:marLeft w:val="480"/>
          <w:marRight w:val="0"/>
          <w:marTop w:val="0"/>
          <w:marBottom w:val="0"/>
          <w:divBdr>
            <w:top w:val="none" w:sz="0" w:space="0" w:color="auto"/>
            <w:left w:val="none" w:sz="0" w:space="0" w:color="auto"/>
            <w:bottom w:val="none" w:sz="0" w:space="0" w:color="auto"/>
            <w:right w:val="none" w:sz="0" w:space="0" w:color="auto"/>
          </w:divBdr>
        </w:div>
        <w:div w:id="1173377757">
          <w:marLeft w:val="480"/>
          <w:marRight w:val="0"/>
          <w:marTop w:val="0"/>
          <w:marBottom w:val="0"/>
          <w:divBdr>
            <w:top w:val="none" w:sz="0" w:space="0" w:color="auto"/>
            <w:left w:val="none" w:sz="0" w:space="0" w:color="auto"/>
            <w:bottom w:val="none" w:sz="0" w:space="0" w:color="auto"/>
            <w:right w:val="none" w:sz="0" w:space="0" w:color="auto"/>
          </w:divBdr>
        </w:div>
        <w:div w:id="1348602521">
          <w:marLeft w:val="480"/>
          <w:marRight w:val="0"/>
          <w:marTop w:val="0"/>
          <w:marBottom w:val="0"/>
          <w:divBdr>
            <w:top w:val="none" w:sz="0" w:space="0" w:color="auto"/>
            <w:left w:val="none" w:sz="0" w:space="0" w:color="auto"/>
            <w:bottom w:val="none" w:sz="0" w:space="0" w:color="auto"/>
            <w:right w:val="none" w:sz="0" w:space="0" w:color="auto"/>
          </w:divBdr>
        </w:div>
        <w:div w:id="1362053351">
          <w:marLeft w:val="480"/>
          <w:marRight w:val="0"/>
          <w:marTop w:val="0"/>
          <w:marBottom w:val="0"/>
          <w:divBdr>
            <w:top w:val="none" w:sz="0" w:space="0" w:color="auto"/>
            <w:left w:val="none" w:sz="0" w:space="0" w:color="auto"/>
            <w:bottom w:val="none" w:sz="0" w:space="0" w:color="auto"/>
            <w:right w:val="none" w:sz="0" w:space="0" w:color="auto"/>
          </w:divBdr>
        </w:div>
        <w:div w:id="1501695347">
          <w:marLeft w:val="480"/>
          <w:marRight w:val="0"/>
          <w:marTop w:val="0"/>
          <w:marBottom w:val="0"/>
          <w:divBdr>
            <w:top w:val="none" w:sz="0" w:space="0" w:color="auto"/>
            <w:left w:val="none" w:sz="0" w:space="0" w:color="auto"/>
            <w:bottom w:val="none" w:sz="0" w:space="0" w:color="auto"/>
            <w:right w:val="none" w:sz="0" w:space="0" w:color="auto"/>
          </w:divBdr>
        </w:div>
        <w:div w:id="1831561452">
          <w:marLeft w:val="480"/>
          <w:marRight w:val="0"/>
          <w:marTop w:val="0"/>
          <w:marBottom w:val="0"/>
          <w:divBdr>
            <w:top w:val="none" w:sz="0" w:space="0" w:color="auto"/>
            <w:left w:val="none" w:sz="0" w:space="0" w:color="auto"/>
            <w:bottom w:val="none" w:sz="0" w:space="0" w:color="auto"/>
            <w:right w:val="none" w:sz="0" w:space="0" w:color="auto"/>
          </w:divBdr>
        </w:div>
        <w:div w:id="1867869532">
          <w:marLeft w:val="480"/>
          <w:marRight w:val="0"/>
          <w:marTop w:val="0"/>
          <w:marBottom w:val="0"/>
          <w:divBdr>
            <w:top w:val="none" w:sz="0" w:space="0" w:color="auto"/>
            <w:left w:val="none" w:sz="0" w:space="0" w:color="auto"/>
            <w:bottom w:val="none" w:sz="0" w:space="0" w:color="auto"/>
            <w:right w:val="none" w:sz="0" w:space="0" w:color="auto"/>
          </w:divBdr>
        </w:div>
        <w:div w:id="1877309823">
          <w:marLeft w:val="480"/>
          <w:marRight w:val="0"/>
          <w:marTop w:val="0"/>
          <w:marBottom w:val="0"/>
          <w:divBdr>
            <w:top w:val="none" w:sz="0" w:space="0" w:color="auto"/>
            <w:left w:val="none" w:sz="0" w:space="0" w:color="auto"/>
            <w:bottom w:val="none" w:sz="0" w:space="0" w:color="auto"/>
            <w:right w:val="none" w:sz="0" w:space="0" w:color="auto"/>
          </w:divBdr>
        </w:div>
        <w:div w:id="1922178227">
          <w:marLeft w:val="480"/>
          <w:marRight w:val="0"/>
          <w:marTop w:val="0"/>
          <w:marBottom w:val="0"/>
          <w:divBdr>
            <w:top w:val="none" w:sz="0" w:space="0" w:color="auto"/>
            <w:left w:val="none" w:sz="0" w:space="0" w:color="auto"/>
            <w:bottom w:val="none" w:sz="0" w:space="0" w:color="auto"/>
            <w:right w:val="none" w:sz="0" w:space="0" w:color="auto"/>
          </w:divBdr>
        </w:div>
        <w:div w:id="1924296075">
          <w:marLeft w:val="480"/>
          <w:marRight w:val="0"/>
          <w:marTop w:val="0"/>
          <w:marBottom w:val="0"/>
          <w:divBdr>
            <w:top w:val="none" w:sz="0" w:space="0" w:color="auto"/>
            <w:left w:val="none" w:sz="0" w:space="0" w:color="auto"/>
            <w:bottom w:val="none" w:sz="0" w:space="0" w:color="auto"/>
            <w:right w:val="none" w:sz="0" w:space="0" w:color="auto"/>
          </w:divBdr>
        </w:div>
        <w:div w:id="1931041681">
          <w:marLeft w:val="480"/>
          <w:marRight w:val="0"/>
          <w:marTop w:val="0"/>
          <w:marBottom w:val="0"/>
          <w:divBdr>
            <w:top w:val="none" w:sz="0" w:space="0" w:color="auto"/>
            <w:left w:val="none" w:sz="0" w:space="0" w:color="auto"/>
            <w:bottom w:val="none" w:sz="0" w:space="0" w:color="auto"/>
            <w:right w:val="none" w:sz="0" w:space="0" w:color="auto"/>
          </w:divBdr>
        </w:div>
        <w:div w:id="1944147847">
          <w:marLeft w:val="480"/>
          <w:marRight w:val="0"/>
          <w:marTop w:val="0"/>
          <w:marBottom w:val="0"/>
          <w:divBdr>
            <w:top w:val="none" w:sz="0" w:space="0" w:color="auto"/>
            <w:left w:val="none" w:sz="0" w:space="0" w:color="auto"/>
            <w:bottom w:val="none" w:sz="0" w:space="0" w:color="auto"/>
            <w:right w:val="none" w:sz="0" w:space="0" w:color="auto"/>
          </w:divBdr>
        </w:div>
        <w:div w:id="1954165415">
          <w:marLeft w:val="480"/>
          <w:marRight w:val="0"/>
          <w:marTop w:val="0"/>
          <w:marBottom w:val="0"/>
          <w:divBdr>
            <w:top w:val="none" w:sz="0" w:space="0" w:color="auto"/>
            <w:left w:val="none" w:sz="0" w:space="0" w:color="auto"/>
            <w:bottom w:val="none" w:sz="0" w:space="0" w:color="auto"/>
            <w:right w:val="none" w:sz="0" w:space="0" w:color="auto"/>
          </w:divBdr>
        </w:div>
        <w:div w:id="1966228417">
          <w:marLeft w:val="480"/>
          <w:marRight w:val="0"/>
          <w:marTop w:val="0"/>
          <w:marBottom w:val="0"/>
          <w:divBdr>
            <w:top w:val="none" w:sz="0" w:space="0" w:color="auto"/>
            <w:left w:val="none" w:sz="0" w:space="0" w:color="auto"/>
            <w:bottom w:val="none" w:sz="0" w:space="0" w:color="auto"/>
            <w:right w:val="none" w:sz="0" w:space="0" w:color="auto"/>
          </w:divBdr>
        </w:div>
        <w:div w:id="2024430083">
          <w:marLeft w:val="480"/>
          <w:marRight w:val="0"/>
          <w:marTop w:val="0"/>
          <w:marBottom w:val="0"/>
          <w:divBdr>
            <w:top w:val="none" w:sz="0" w:space="0" w:color="auto"/>
            <w:left w:val="none" w:sz="0" w:space="0" w:color="auto"/>
            <w:bottom w:val="none" w:sz="0" w:space="0" w:color="auto"/>
            <w:right w:val="none" w:sz="0" w:space="0" w:color="auto"/>
          </w:divBdr>
        </w:div>
        <w:div w:id="2116291221">
          <w:marLeft w:val="480"/>
          <w:marRight w:val="0"/>
          <w:marTop w:val="0"/>
          <w:marBottom w:val="0"/>
          <w:divBdr>
            <w:top w:val="none" w:sz="0" w:space="0" w:color="auto"/>
            <w:left w:val="none" w:sz="0" w:space="0" w:color="auto"/>
            <w:bottom w:val="none" w:sz="0" w:space="0" w:color="auto"/>
            <w:right w:val="none" w:sz="0" w:space="0" w:color="auto"/>
          </w:divBdr>
        </w:div>
        <w:div w:id="2137066886">
          <w:marLeft w:val="480"/>
          <w:marRight w:val="0"/>
          <w:marTop w:val="0"/>
          <w:marBottom w:val="0"/>
          <w:divBdr>
            <w:top w:val="none" w:sz="0" w:space="0" w:color="auto"/>
            <w:left w:val="none" w:sz="0" w:space="0" w:color="auto"/>
            <w:bottom w:val="none" w:sz="0" w:space="0" w:color="auto"/>
            <w:right w:val="none" w:sz="0" w:space="0" w:color="auto"/>
          </w:divBdr>
        </w:div>
      </w:divsChild>
    </w:div>
    <w:div w:id="1197304992">
      <w:bodyDiv w:val="1"/>
      <w:marLeft w:val="0"/>
      <w:marRight w:val="0"/>
      <w:marTop w:val="0"/>
      <w:marBottom w:val="0"/>
      <w:divBdr>
        <w:top w:val="none" w:sz="0" w:space="0" w:color="auto"/>
        <w:left w:val="none" w:sz="0" w:space="0" w:color="auto"/>
        <w:bottom w:val="none" w:sz="0" w:space="0" w:color="auto"/>
        <w:right w:val="none" w:sz="0" w:space="0" w:color="auto"/>
      </w:divBdr>
    </w:div>
    <w:div w:id="1209533590">
      <w:bodyDiv w:val="1"/>
      <w:marLeft w:val="0"/>
      <w:marRight w:val="0"/>
      <w:marTop w:val="0"/>
      <w:marBottom w:val="0"/>
      <w:divBdr>
        <w:top w:val="none" w:sz="0" w:space="0" w:color="auto"/>
        <w:left w:val="none" w:sz="0" w:space="0" w:color="auto"/>
        <w:bottom w:val="none" w:sz="0" w:space="0" w:color="auto"/>
        <w:right w:val="none" w:sz="0" w:space="0" w:color="auto"/>
      </w:divBdr>
    </w:div>
    <w:div w:id="1210189779">
      <w:bodyDiv w:val="1"/>
      <w:marLeft w:val="0"/>
      <w:marRight w:val="0"/>
      <w:marTop w:val="0"/>
      <w:marBottom w:val="0"/>
      <w:divBdr>
        <w:top w:val="none" w:sz="0" w:space="0" w:color="auto"/>
        <w:left w:val="none" w:sz="0" w:space="0" w:color="auto"/>
        <w:bottom w:val="none" w:sz="0" w:space="0" w:color="auto"/>
        <w:right w:val="none" w:sz="0" w:space="0" w:color="auto"/>
      </w:divBdr>
    </w:div>
    <w:div w:id="1215463026">
      <w:bodyDiv w:val="1"/>
      <w:marLeft w:val="0"/>
      <w:marRight w:val="0"/>
      <w:marTop w:val="0"/>
      <w:marBottom w:val="0"/>
      <w:divBdr>
        <w:top w:val="none" w:sz="0" w:space="0" w:color="auto"/>
        <w:left w:val="none" w:sz="0" w:space="0" w:color="auto"/>
        <w:bottom w:val="none" w:sz="0" w:space="0" w:color="auto"/>
        <w:right w:val="none" w:sz="0" w:space="0" w:color="auto"/>
      </w:divBdr>
    </w:div>
    <w:div w:id="1216166005">
      <w:bodyDiv w:val="1"/>
      <w:marLeft w:val="0"/>
      <w:marRight w:val="0"/>
      <w:marTop w:val="0"/>
      <w:marBottom w:val="0"/>
      <w:divBdr>
        <w:top w:val="none" w:sz="0" w:space="0" w:color="auto"/>
        <w:left w:val="none" w:sz="0" w:space="0" w:color="auto"/>
        <w:bottom w:val="none" w:sz="0" w:space="0" w:color="auto"/>
        <w:right w:val="none" w:sz="0" w:space="0" w:color="auto"/>
      </w:divBdr>
    </w:div>
    <w:div w:id="1218127510">
      <w:bodyDiv w:val="1"/>
      <w:marLeft w:val="0"/>
      <w:marRight w:val="0"/>
      <w:marTop w:val="0"/>
      <w:marBottom w:val="0"/>
      <w:divBdr>
        <w:top w:val="none" w:sz="0" w:space="0" w:color="auto"/>
        <w:left w:val="none" w:sz="0" w:space="0" w:color="auto"/>
        <w:bottom w:val="none" w:sz="0" w:space="0" w:color="auto"/>
        <w:right w:val="none" w:sz="0" w:space="0" w:color="auto"/>
      </w:divBdr>
      <w:divsChild>
        <w:div w:id="74597962">
          <w:marLeft w:val="480"/>
          <w:marRight w:val="0"/>
          <w:marTop w:val="0"/>
          <w:marBottom w:val="0"/>
          <w:divBdr>
            <w:top w:val="none" w:sz="0" w:space="0" w:color="auto"/>
            <w:left w:val="none" w:sz="0" w:space="0" w:color="auto"/>
            <w:bottom w:val="none" w:sz="0" w:space="0" w:color="auto"/>
            <w:right w:val="none" w:sz="0" w:space="0" w:color="auto"/>
          </w:divBdr>
        </w:div>
        <w:div w:id="125005279">
          <w:marLeft w:val="480"/>
          <w:marRight w:val="0"/>
          <w:marTop w:val="0"/>
          <w:marBottom w:val="0"/>
          <w:divBdr>
            <w:top w:val="none" w:sz="0" w:space="0" w:color="auto"/>
            <w:left w:val="none" w:sz="0" w:space="0" w:color="auto"/>
            <w:bottom w:val="none" w:sz="0" w:space="0" w:color="auto"/>
            <w:right w:val="none" w:sz="0" w:space="0" w:color="auto"/>
          </w:divBdr>
        </w:div>
        <w:div w:id="153183021">
          <w:marLeft w:val="480"/>
          <w:marRight w:val="0"/>
          <w:marTop w:val="0"/>
          <w:marBottom w:val="0"/>
          <w:divBdr>
            <w:top w:val="none" w:sz="0" w:space="0" w:color="auto"/>
            <w:left w:val="none" w:sz="0" w:space="0" w:color="auto"/>
            <w:bottom w:val="none" w:sz="0" w:space="0" w:color="auto"/>
            <w:right w:val="none" w:sz="0" w:space="0" w:color="auto"/>
          </w:divBdr>
        </w:div>
        <w:div w:id="155075065">
          <w:marLeft w:val="480"/>
          <w:marRight w:val="0"/>
          <w:marTop w:val="0"/>
          <w:marBottom w:val="0"/>
          <w:divBdr>
            <w:top w:val="none" w:sz="0" w:space="0" w:color="auto"/>
            <w:left w:val="none" w:sz="0" w:space="0" w:color="auto"/>
            <w:bottom w:val="none" w:sz="0" w:space="0" w:color="auto"/>
            <w:right w:val="none" w:sz="0" w:space="0" w:color="auto"/>
          </w:divBdr>
        </w:div>
        <w:div w:id="304050437">
          <w:marLeft w:val="480"/>
          <w:marRight w:val="0"/>
          <w:marTop w:val="0"/>
          <w:marBottom w:val="0"/>
          <w:divBdr>
            <w:top w:val="none" w:sz="0" w:space="0" w:color="auto"/>
            <w:left w:val="none" w:sz="0" w:space="0" w:color="auto"/>
            <w:bottom w:val="none" w:sz="0" w:space="0" w:color="auto"/>
            <w:right w:val="none" w:sz="0" w:space="0" w:color="auto"/>
          </w:divBdr>
        </w:div>
        <w:div w:id="402988916">
          <w:marLeft w:val="480"/>
          <w:marRight w:val="0"/>
          <w:marTop w:val="0"/>
          <w:marBottom w:val="0"/>
          <w:divBdr>
            <w:top w:val="none" w:sz="0" w:space="0" w:color="auto"/>
            <w:left w:val="none" w:sz="0" w:space="0" w:color="auto"/>
            <w:bottom w:val="none" w:sz="0" w:space="0" w:color="auto"/>
            <w:right w:val="none" w:sz="0" w:space="0" w:color="auto"/>
          </w:divBdr>
        </w:div>
        <w:div w:id="407922230">
          <w:marLeft w:val="480"/>
          <w:marRight w:val="0"/>
          <w:marTop w:val="0"/>
          <w:marBottom w:val="0"/>
          <w:divBdr>
            <w:top w:val="none" w:sz="0" w:space="0" w:color="auto"/>
            <w:left w:val="none" w:sz="0" w:space="0" w:color="auto"/>
            <w:bottom w:val="none" w:sz="0" w:space="0" w:color="auto"/>
            <w:right w:val="none" w:sz="0" w:space="0" w:color="auto"/>
          </w:divBdr>
        </w:div>
        <w:div w:id="555506547">
          <w:marLeft w:val="480"/>
          <w:marRight w:val="0"/>
          <w:marTop w:val="0"/>
          <w:marBottom w:val="0"/>
          <w:divBdr>
            <w:top w:val="none" w:sz="0" w:space="0" w:color="auto"/>
            <w:left w:val="none" w:sz="0" w:space="0" w:color="auto"/>
            <w:bottom w:val="none" w:sz="0" w:space="0" w:color="auto"/>
            <w:right w:val="none" w:sz="0" w:space="0" w:color="auto"/>
          </w:divBdr>
        </w:div>
        <w:div w:id="628247430">
          <w:marLeft w:val="480"/>
          <w:marRight w:val="0"/>
          <w:marTop w:val="0"/>
          <w:marBottom w:val="0"/>
          <w:divBdr>
            <w:top w:val="none" w:sz="0" w:space="0" w:color="auto"/>
            <w:left w:val="none" w:sz="0" w:space="0" w:color="auto"/>
            <w:bottom w:val="none" w:sz="0" w:space="0" w:color="auto"/>
            <w:right w:val="none" w:sz="0" w:space="0" w:color="auto"/>
          </w:divBdr>
        </w:div>
        <w:div w:id="671026376">
          <w:marLeft w:val="480"/>
          <w:marRight w:val="0"/>
          <w:marTop w:val="0"/>
          <w:marBottom w:val="0"/>
          <w:divBdr>
            <w:top w:val="none" w:sz="0" w:space="0" w:color="auto"/>
            <w:left w:val="none" w:sz="0" w:space="0" w:color="auto"/>
            <w:bottom w:val="none" w:sz="0" w:space="0" w:color="auto"/>
            <w:right w:val="none" w:sz="0" w:space="0" w:color="auto"/>
          </w:divBdr>
        </w:div>
        <w:div w:id="714744614">
          <w:marLeft w:val="480"/>
          <w:marRight w:val="0"/>
          <w:marTop w:val="0"/>
          <w:marBottom w:val="0"/>
          <w:divBdr>
            <w:top w:val="none" w:sz="0" w:space="0" w:color="auto"/>
            <w:left w:val="none" w:sz="0" w:space="0" w:color="auto"/>
            <w:bottom w:val="none" w:sz="0" w:space="0" w:color="auto"/>
            <w:right w:val="none" w:sz="0" w:space="0" w:color="auto"/>
          </w:divBdr>
        </w:div>
        <w:div w:id="789974361">
          <w:marLeft w:val="480"/>
          <w:marRight w:val="0"/>
          <w:marTop w:val="0"/>
          <w:marBottom w:val="0"/>
          <w:divBdr>
            <w:top w:val="none" w:sz="0" w:space="0" w:color="auto"/>
            <w:left w:val="none" w:sz="0" w:space="0" w:color="auto"/>
            <w:bottom w:val="none" w:sz="0" w:space="0" w:color="auto"/>
            <w:right w:val="none" w:sz="0" w:space="0" w:color="auto"/>
          </w:divBdr>
        </w:div>
        <w:div w:id="804154555">
          <w:marLeft w:val="480"/>
          <w:marRight w:val="0"/>
          <w:marTop w:val="0"/>
          <w:marBottom w:val="0"/>
          <w:divBdr>
            <w:top w:val="none" w:sz="0" w:space="0" w:color="auto"/>
            <w:left w:val="none" w:sz="0" w:space="0" w:color="auto"/>
            <w:bottom w:val="none" w:sz="0" w:space="0" w:color="auto"/>
            <w:right w:val="none" w:sz="0" w:space="0" w:color="auto"/>
          </w:divBdr>
        </w:div>
        <w:div w:id="1012027856">
          <w:marLeft w:val="480"/>
          <w:marRight w:val="0"/>
          <w:marTop w:val="0"/>
          <w:marBottom w:val="0"/>
          <w:divBdr>
            <w:top w:val="none" w:sz="0" w:space="0" w:color="auto"/>
            <w:left w:val="none" w:sz="0" w:space="0" w:color="auto"/>
            <w:bottom w:val="none" w:sz="0" w:space="0" w:color="auto"/>
            <w:right w:val="none" w:sz="0" w:space="0" w:color="auto"/>
          </w:divBdr>
        </w:div>
        <w:div w:id="1043091416">
          <w:marLeft w:val="480"/>
          <w:marRight w:val="0"/>
          <w:marTop w:val="0"/>
          <w:marBottom w:val="0"/>
          <w:divBdr>
            <w:top w:val="none" w:sz="0" w:space="0" w:color="auto"/>
            <w:left w:val="none" w:sz="0" w:space="0" w:color="auto"/>
            <w:bottom w:val="none" w:sz="0" w:space="0" w:color="auto"/>
            <w:right w:val="none" w:sz="0" w:space="0" w:color="auto"/>
          </w:divBdr>
        </w:div>
        <w:div w:id="1075277763">
          <w:marLeft w:val="480"/>
          <w:marRight w:val="0"/>
          <w:marTop w:val="0"/>
          <w:marBottom w:val="0"/>
          <w:divBdr>
            <w:top w:val="none" w:sz="0" w:space="0" w:color="auto"/>
            <w:left w:val="none" w:sz="0" w:space="0" w:color="auto"/>
            <w:bottom w:val="none" w:sz="0" w:space="0" w:color="auto"/>
            <w:right w:val="none" w:sz="0" w:space="0" w:color="auto"/>
          </w:divBdr>
        </w:div>
        <w:div w:id="1106540869">
          <w:marLeft w:val="480"/>
          <w:marRight w:val="0"/>
          <w:marTop w:val="0"/>
          <w:marBottom w:val="0"/>
          <w:divBdr>
            <w:top w:val="none" w:sz="0" w:space="0" w:color="auto"/>
            <w:left w:val="none" w:sz="0" w:space="0" w:color="auto"/>
            <w:bottom w:val="none" w:sz="0" w:space="0" w:color="auto"/>
            <w:right w:val="none" w:sz="0" w:space="0" w:color="auto"/>
          </w:divBdr>
        </w:div>
        <w:div w:id="1161964207">
          <w:marLeft w:val="480"/>
          <w:marRight w:val="0"/>
          <w:marTop w:val="0"/>
          <w:marBottom w:val="0"/>
          <w:divBdr>
            <w:top w:val="none" w:sz="0" w:space="0" w:color="auto"/>
            <w:left w:val="none" w:sz="0" w:space="0" w:color="auto"/>
            <w:bottom w:val="none" w:sz="0" w:space="0" w:color="auto"/>
            <w:right w:val="none" w:sz="0" w:space="0" w:color="auto"/>
          </w:divBdr>
        </w:div>
        <w:div w:id="1194153464">
          <w:marLeft w:val="480"/>
          <w:marRight w:val="0"/>
          <w:marTop w:val="0"/>
          <w:marBottom w:val="0"/>
          <w:divBdr>
            <w:top w:val="none" w:sz="0" w:space="0" w:color="auto"/>
            <w:left w:val="none" w:sz="0" w:space="0" w:color="auto"/>
            <w:bottom w:val="none" w:sz="0" w:space="0" w:color="auto"/>
            <w:right w:val="none" w:sz="0" w:space="0" w:color="auto"/>
          </w:divBdr>
        </w:div>
        <w:div w:id="1340540613">
          <w:marLeft w:val="480"/>
          <w:marRight w:val="0"/>
          <w:marTop w:val="0"/>
          <w:marBottom w:val="0"/>
          <w:divBdr>
            <w:top w:val="none" w:sz="0" w:space="0" w:color="auto"/>
            <w:left w:val="none" w:sz="0" w:space="0" w:color="auto"/>
            <w:bottom w:val="none" w:sz="0" w:space="0" w:color="auto"/>
            <w:right w:val="none" w:sz="0" w:space="0" w:color="auto"/>
          </w:divBdr>
        </w:div>
        <w:div w:id="1347638950">
          <w:marLeft w:val="480"/>
          <w:marRight w:val="0"/>
          <w:marTop w:val="0"/>
          <w:marBottom w:val="0"/>
          <w:divBdr>
            <w:top w:val="none" w:sz="0" w:space="0" w:color="auto"/>
            <w:left w:val="none" w:sz="0" w:space="0" w:color="auto"/>
            <w:bottom w:val="none" w:sz="0" w:space="0" w:color="auto"/>
            <w:right w:val="none" w:sz="0" w:space="0" w:color="auto"/>
          </w:divBdr>
        </w:div>
        <w:div w:id="1572697950">
          <w:marLeft w:val="480"/>
          <w:marRight w:val="0"/>
          <w:marTop w:val="0"/>
          <w:marBottom w:val="0"/>
          <w:divBdr>
            <w:top w:val="none" w:sz="0" w:space="0" w:color="auto"/>
            <w:left w:val="none" w:sz="0" w:space="0" w:color="auto"/>
            <w:bottom w:val="none" w:sz="0" w:space="0" w:color="auto"/>
            <w:right w:val="none" w:sz="0" w:space="0" w:color="auto"/>
          </w:divBdr>
        </w:div>
        <w:div w:id="1592277984">
          <w:marLeft w:val="480"/>
          <w:marRight w:val="0"/>
          <w:marTop w:val="0"/>
          <w:marBottom w:val="0"/>
          <w:divBdr>
            <w:top w:val="none" w:sz="0" w:space="0" w:color="auto"/>
            <w:left w:val="none" w:sz="0" w:space="0" w:color="auto"/>
            <w:bottom w:val="none" w:sz="0" w:space="0" w:color="auto"/>
            <w:right w:val="none" w:sz="0" w:space="0" w:color="auto"/>
          </w:divBdr>
        </w:div>
        <w:div w:id="1594630191">
          <w:marLeft w:val="480"/>
          <w:marRight w:val="0"/>
          <w:marTop w:val="0"/>
          <w:marBottom w:val="0"/>
          <w:divBdr>
            <w:top w:val="none" w:sz="0" w:space="0" w:color="auto"/>
            <w:left w:val="none" w:sz="0" w:space="0" w:color="auto"/>
            <w:bottom w:val="none" w:sz="0" w:space="0" w:color="auto"/>
            <w:right w:val="none" w:sz="0" w:space="0" w:color="auto"/>
          </w:divBdr>
        </w:div>
        <w:div w:id="1683437540">
          <w:marLeft w:val="480"/>
          <w:marRight w:val="0"/>
          <w:marTop w:val="0"/>
          <w:marBottom w:val="0"/>
          <w:divBdr>
            <w:top w:val="none" w:sz="0" w:space="0" w:color="auto"/>
            <w:left w:val="none" w:sz="0" w:space="0" w:color="auto"/>
            <w:bottom w:val="none" w:sz="0" w:space="0" w:color="auto"/>
            <w:right w:val="none" w:sz="0" w:space="0" w:color="auto"/>
          </w:divBdr>
        </w:div>
        <w:div w:id="1763867760">
          <w:marLeft w:val="480"/>
          <w:marRight w:val="0"/>
          <w:marTop w:val="0"/>
          <w:marBottom w:val="0"/>
          <w:divBdr>
            <w:top w:val="none" w:sz="0" w:space="0" w:color="auto"/>
            <w:left w:val="none" w:sz="0" w:space="0" w:color="auto"/>
            <w:bottom w:val="none" w:sz="0" w:space="0" w:color="auto"/>
            <w:right w:val="none" w:sz="0" w:space="0" w:color="auto"/>
          </w:divBdr>
        </w:div>
        <w:div w:id="1888254593">
          <w:marLeft w:val="480"/>
          <w:marRight w:val="0"/>
          <w:marTop w:val="0"/>
          <w:marBottom w:val="0"/>
          <w:divBdr>
            <w:top w:val="none" w:sz="0" w:space="0" w:color="auto"/>
            <w:left w:val="none" w:sz="0" w:space="0" w:color="auto"/>
            <w:bottom w:val="none" w:sz="0" w:space="0" w:color="auto"/>
            <w:right w:val="none" w:sz="0" w:space="0" w:color="auto"/>
          </w:divBdr>
        </w:div>
        <w:div w:id="1959943785">
          <w:marLeft w:val="480"/>
          <w:marRight w:val="0"/>
          <w:marTop w:val="0"/>
          <w:marBottom w:val="0"/>
          <w:divBdr>
            <w:top w:val="none" w:sz="0" w:space="0" w:color="auto"/>
            <w:left w:val="none" w:sz="0" w:space="0" w:color="auto"/>
            <w:bottom w:val="none" w:sz="0" w:space="0" w:color="auto"/>
            <w:right w:val="none" w:sz="0" w:space="0" w:color="auto"/>
          </w:divBdr>
        </w:div>
        <w:div w:id="1960184879">
          <w:marLeft w:val="480"/>
          <w:marRight w:val="0"/>
          <w:marTop w:val="0"/>
          <w:marBottom w:val="0"/>
          <w:divBdr>
            <w:top w:val="none" w:sz="0" w:space="0" w:color="auto"/>
            <w:left w:val="none" w:sz="0" w:space="0" w:color="auto"/>
            <w:bottom w:val="none" w:sz="0" w:space="0" w:color="auto"/>
            <w:right w:val="none" w:sz="0" w:space="0" w:color="auto"/>
          </w:divBdr>
        </w:div>
        <w:div w:id="2087191020">
          <w:marLeft w:val="480"/>
          <w:marRight w:val="0"/>
          <w:marTop w:val="0"/>
          <w:marBottom w:val="0"/>
          <w:divBdr>
            <w:top w:val="none" w:sz="0" w:space="0" w:color="auto"/>
            <w:left w:val="none" w:sz="0" w:space="0" w:color="auto"/>
            <w:bottom w:val="none" w:sz="0" w:space="0" w:color="auto"/>
            <w:right w:val="none" w:sz="0" w:space="0" w:color="auto"/>
          </w:divBdr>
        </w:div>
        <w:div w:id="2098093460">
          <w:marLeft w:val="480"/>
          <w:marRight w:val="0"/>
          <w:marTop w:val="0"/>
          <w:marBottom w:val="0"/>
          <w:divBdr>
            <w:top w:val="none" w:sz="0" w:space="0" w:color="auto"/>
            <w:left w:val="none" w:sz="0" w:space="0" w:color="auto"/>
            <w:bottom w:val="none" w:sz="0" w:space="0" w:color="auto"/>
            <w:right w:val="none" w:sz="0" w:space="0" w:color="auto"/>
          </w:divBdr>
        </w:div>
      </w:divsChild>
    </w:div>
    <w:div w:id="1222058458">
      <w:bodyDiv w:val="1"/>
      <w:marLeft w:val="0"/>
      <w:marRight w:val="0"/>
      <w:marTop w:val="0"/>
      <w:marBottom w:val="0"/>
      <w:divBdr>
        <w:top w:val="none" w:sz="0" w:space="0" w:color="auto"/>
        <w:left w:val="none" w:sz="0" w:space="0" w:color="auto"/>
        <w:bottom w:val="none" w:sz="0" w:space="0" w:color="auto"/>
        <w:right w:val="none" w:sz="0" w:space="0" w:color="auto"/>
      </w:divBdr>
      <w:divsChild>
        <w:div w:id="67964797">
          <w:marLeft w:val="480"/>
          <w:marRight w:val="0"/>
          <w:marTop w:val="0"/>
          <w:marBottom w:val="0"/>
          <w:divBdr>
            <w:top w:val="none" w:sz="0" w:space="0" w:color="auto"/>
            <w:left w:val="none" w:sz="0" w:space="0" w:color="auto"/>
            <w:bottom w:val="none" w:sz="0" w:space="0" w:color="auto"/>
            <w:right w:val="none" w:sz="0" w:space="0" w:color="auto"/>
          </w:divBdr>
        </w:div>
        <w:div w:id="97868776">
          <w:marLeft w:val="480"/>
          <w:marRight w:val="0"/>
          <w:marTop w:val="0"/>
          <w:marBottom w:val="0"/>
          <w:divBdr>
            <w:top w:val="none" w:sz="0" w:space="0" w:color="auto"/>
            <w:left w:val="none" w:sz="0" w:space="0" w:color="auto"/>
            <w:bottom w:val="none" w:sz="0" w:space="0" w:color="auto"/>
            <w:right w:val="none" w:sz="0" w:space="0" w:color="auto"/>
          </w:divBdr>
        </w:div>
        <w:div w:id="108471307">
          <w:marLeft w:val="480"/>
          <w:marRight w:val="0"/>
          <w:marTop w:val="0"/>
          <w:marBottom w:val="0"/>
          <w:divBdr>
            <w:top w:val="none" w:sz="0" w:space="0" w:color="auto"/>
            <w:left w:val="none" w:sz="0" w:space="0" w:color="auto"/>
            <w:bottom w:val="none" w:sz="0" w:space="0" w:color="auto"/>
            <w:right w:val="none" w:sz="0" w:space="0" w:color="auto"/>
          </w:divBdr>
        </w:div>
        <w:div w:id="126433012">
          <w:marLeft w:val="480"/>
          <w:marRight w:val="0"/>
          <w:marTop w:val="0"/>
          <w:marBottom w:val="0"/>
          <w:divBdr>
            <w:top w:val="none" w:sz="0" w:space="0" w:color="auto"/>
            <w:left w:val="none" w:sz="0" w:space="0" w:color="auto"/>
            <w:bottom w:val="none" w:sz="0" w:space="0" w:color="auto"/>
            <w:right w:val="none" w:sz="0" w:space="0" w:color="auto"/>
          </w:divBdr>
        </w:div>
        <w:div w:id="187304346">
          <w:marLeft w:val="480"/>
          <w:marRight w:val="0"/>
          <w:marTop w:val="0"/>
          <w:marBottom w:val="0"/>
          <w:divBdr>
            <w:top w:val="none" w:sz="0" w:space="0" w:color="auto"/>
            <w:left w:val="none" w:sz="0" w:space="0" w:color="auto"/>
            <w:bottom w:val="none" w:sz="0" w:space="0" w:color="auto"/>
            <w:right w:val="none" w:sz="0" w:space="0" w:color="auto"/>
          </w:divBdr>
        </w:div>
        <w:div w:id="189925477">
          <w:marLeft w:val="480"/>
          <w:marRight w:val="0"/>
          <w:marTop w:val="0"/>
          <w:marBottom w:val="0"/>
          <w:divBdr>
            <w:top w:val="none" w:sz="0" w:space="0" w:color="auto"/>
            <w:left w:val="none" w:sz="0" w:space="0" w:color="auto"/>
            <w:bottom w:val="none" w:sz="0" w:space="0" w:color="auto"/>
            <w:right w:val="none" w:sz="0" w:space="0" w:color="auto"/>
          </w:divBdr>
        </w:div>
        <w:div w:id="280960231">
          <w:marLeft w:val="480"/>
          <w:marRight w:val="0"/>
          <w:marTop w:val="0"/>
          <w:marBottom w:val="0"/>
          <w:divBdr>
            <w:top w:val="none" w:sz="0" w:space="0" w:color="auto"/>
            <w:left w:val="none" w:sz="0" w:space="0" w:color="auto"/>
            <w:bottom w:val="none" w:sz="0" w:space="0" w:color="auto"/>
            <w:right w:val="none" w:sz="0" w:space="0" w:color="auto"/>
          </w:divBdr>
        </w:div>
        <w:div w:id="352651755">
          <w:marLeft w:val="480"/>
          <w:marRight w:val="0"/>
          <w:marTop w:val="0"/>
          <w:marBottom w:val="0"/>
          <w:divBdr>
            <w:top w:val="none" w:sz="0" w:space="0" w:color="auto"/>
            <w:left w:val="none" w:sz="0" w:space="0" w:color="auto"/>
            <w:bottom w:val="none" w:sz="0" w:space="0" w:color="auto"/>
            <w:right w:val="none" w:sz="0" w:space="0" w:color="auto"/>
          </w:divBdr>
        </w:div>
        <w:div w:id="363216934">
          <w:marLeft w:val="480"/>
          <w:marRight w:val="0"/>
          <w:marTop w:val="0"/>
          <w:marBottom w:val="0"/>
          <w:divBdr>
            <w:top w:val="none" w:sz="0" w:space="0" w:color="auto"/>
            <w:left w:val="none" w:sz="0" w:space="0" w:color="auto"/>
            <w:bottom w:val="none" w:sz="0" w:space="0" w:color="auto"/>
            <w:right w:val="none" w:sz="0" w:space="0" w:color="auto"/>
          </w:divBdr>
        </w:div>
        <w:div w:id="364411058">
          <w:marLeft w:val="480"/>
          <w:marRight w:val="0"/>
          <w:marTop w:val="0"/>
          <w:marBottom w:val="0"/>
          <w:divBdr>
            <w:top w:val="none" w:sz="0" w:space="0" w:color="auto"/>
            <w:left w:val="none" w:sz="0" w:space="0" w:color="auto"/>
            <w:bottom w:val="none" w:sz="0" w:space="0" w:color="auto"/>
            <w:right w:val="none" w:sz="0" w:space="0" w:color="auto"/>
          </w:divBdr>
        </w:div>
        <w:div w:id="384184494">
          <w:marLeft w:val="480"/>
          <w:marRight w:val="0"/>
          <w:marTop w:val="0"/>
          <w:marBottom w:val="0"/>
          <w:divBdr>
            <w:top w:val="none" w:sz="0" w:space="0" w:color="auto"/>
            <w:left w:val="none" w:sz="0" w:space="0" w:color="auto"/>
            <w:bottom w:val="none" w:sz="0" w:space="0" w:color="auto"/>
            <w:right w:val="none" w:sz="0" w:space="0" w:color="auto"/>
          </w:divBdr>
        </w:div>
        <w:div w:id="466320627">
          <w:marLeft w:val="480"/>
          <w:marRight w:val="0"/>
          <w:marTop w:val="0"/>
          <w:marBottom w:val="0"/>
          <w:divBdr>
            <w:top w:val="none" w:sz="0" w:space="0" w:color="auto"/>
            <w:left w:val="none" w:sz="0" w:space="0" w:color="auto"/>
            <w:bottom w:val="none" w:sz="0" w:space="0" w:color="auto"/>
            <w:right w:val="none" w:sz="0" w:space="0" w:color="auto"/>
          </w:divBdr>
        </w:div>
        <w:div w:id="486361646">
          <w:marLeft w:val="480"/>
          <w:marRight w:val="0"/>
          <w:marTop w:val="0"/>
          <w:marBottom w:val="0"/>
          <w:divBdr>
            <w:top w:val="none" w:sz="0" w:space="0" w:color="auto"/>
            <w:left w:val="none" w:sz="0" w:space="0" w:color="auto"/>
            <w:bottom w:val="none" w:sz="0" w:space="0" w:color="auto"/>
            <w:right w:val="none" w:sz="0" w:space="0" w:color="auto"/>
          </w:divBdr>
        </w:div>
        <w:div w:id="604731823">
          <w:marLeft w:val="480"/>
          <w:marRight w:val="0"/>
          <w:marTop w:val="0"/>
          <w:marBottom w:val="0"/>
          <w:divBdr>
            <w:top w:val="none" w:sz="0" w:space="0" w:color="auto"/>
            <w:left w:val="none" w:sz="0" w:space="0" w:color="auto"/>
            <w:bottom w:val="none" w:sz="0" w:space="0" w:color="auto"/>
            <w:right w:val="none" w:sz="0" w:space="0" w:color="auto"/>
          </w:divBdr>
        </w:div>
        <w:div w:id="613367962">
          <w:marLeft w:val="480"/>
          <w:marRight w:val="0"/>
          <w:marTop w:val="0"/>
          <w:marBottom w:val="0"/>
          <w:divBdr>
            <w:top w:val="none" w:sz="0" w:space="0" w:color="auto"/>
            <w:left w:val="none" w:sz="0" w:space="0" w:color="auto"/>
            <w:bottom w:val="none" w:sz="0" w:space="0" w:color="auto"/>
            <w:right w:val="none" w:sz="0" w:space="0" w:color="auto"/>
          </w:divBdr>
        </w:div>
        <w:div w:id="637804224">
          <w:marLeft w:val="480"/>
          <w:marRight w:val="0"/>
          <w:marTop w:val="0"/>
          <w:marBottom w:val="0"/>
          <w:divBdr>
            <w:top w:val="none" w:sz="0" w:space="0" w:color="auto"/>
            <w:left w:val="none" w:sz="0" w:space="0" w:color="auto"/>
            <w:bottom w:val="none" w:sz="0" w:space="0" w:color="auto"/>
            <w:right w:val="none" w:sz="0" w:space="0" w:color="auto"/>
          </w:divBdr>
        </w:div>
        <w:div w:id="679087744">
          <w:marLeft w:val="480"/>
          <w:marRight w:val="0"/>
          <w:marTop w:val="0"/>
          <w:marBottom w:val="0"/>
          <w:divBdr>
            <w:top w:val="none" w:sz="0" w:space="0" w:color="auto"/>
            <w:left w:val="none" w:sz="0" w:space="0" w:color="auto"/>
            <w:bottom w:val="none" w:sz="0" w:space="0" w:color="auto"/>
            <w:right w:val="none" w:sz="0" w:space="0" w:color="auto"/>
          </w:divBdr>
        </w:div>
        <w:div w:id="772015543">
          <w:marLeft w:val="480"/>
          <w:marRight w:val="0"/>
          <w:marTop w:val="0"/>
          <w:marBottom w:val="0"/>
          <w:divBdr>
            <w:top w:val="none" w:sz="0" w:space="0" w:color="auto"/>
            <w:left w:val="none" w:sz="0" w:space="0" w:color="auto"/>
            <w:bottom w:val="none" w:sz="0" w:space="0" w:color="auto"/>
            <w:right w:val="none" w:sz="0" w:space="0" w:color="auto"/>
          </w:divBdr>
        </w:div>
        <w:div w:id="858160434">
          <w:marLeft w:val="480"/>
          <w:marRight w:val="0"/>
          <w:marTop w:val="0"/>
          <w:marBottom w:val="0"/>
          <w:divBdr>
            <w:top w:val="none" w:sz="0" w:space="0" w:color="auto"/>
            <w:left w:val="none" w:sz="0" w:space="0" w:color="auto"/>
            <w:bottom w:val="none" w:sz="0" w:space="0" w:color="auto"/>
            <w:right w:val="none" w:sz="0" w:space="0" w:color="auto"/>
          </w:divBdr>
        </w:div>
        <w:div w:id="924192361">
          <w:marLeft w:val="480"/>
          <w:marRight w:val="0"/>
          <w:marTop w:val="0"/>
          <w:marBottom w:val="0"/>
          <w:divBdr>
            <w:top w:val="none" w:sz="0" w:space="0" w:color="auto"/>
            <w:left w:val="none" w:sz="0" w:space="0" w:color="auto"/>
            <w:bottom w:val="none" w:sz="0" w:space="0" w:color="auto"/>
            <w:right w:val="none" w:sz="0" w:space="0" w:color="auto"/>
          </w:divBdr>
        </w:div>
        <w:div w:id="1020857553">
          <w:marLeft w:val="480"/>
          <w:marRight w:val="0"/>
          <w:marTop w:val="0"/>
          <w:marBottom w:val="0"/>
          <w:divBdr>
            <w:top w:val="none" w:sz="0" w:space="0" w:color="auto"/>
            <w:left w:val="none" w:sz="0" w:space="0" w:color="auto"/>
            <w:bottom w:val="none" w:sz="0" w:space="0" w:color="auto"/>
            <w:right w:val="none" w:sz="0" w:space="0" w:color="auto"/>
          </w:divBdr>
        </w:div>
        <w:div w:id="1101997816">
          <w:marLeft w:val="480"/>
          <w:marRight w:val="0"/>
          <w:marTop w:val="0"/>
          <w:marBottom w:val="0"/>
          <w:divBdr>
            <w:top w:val="none" w:sz="0" w:space="0" w:color="auto"/>
            <w:left w:val="none" w:sz="0" w:space="0" w:color="auto"/>
            <w:bottom w:val="none" w:sz="0" w:space="0" w:color="auto"/>
            <w:right w:val="none" w:sz="0" w:space="0" w:color="auto"/>
          </w:divBdr>
        </w:div>
        <w:div w:id="1105272453">
          <w:marLeft w:val="480"/>
          <w:marRight w:val="0"/>
          <w:marTop w:val="0"/>
          <w:marBottom w:val="0"/>
          <w:divBdr>
            <w:top w:val="none" w:sz="0" w:space="0" w:color="auto"/>
            <w:left w:val="none" w:sz="0" w:space="0" w:color="auto"/>
            <w:bottom w:val="none" w:sz="0" w:space="0" w:color="auto"/>
            <w:right w:val="none" w:sz="0" w:space="0" w:color="auto"/>
          </w:divBdr>
        </w:div>
        <w:div w:id="1176264925">
          <w:marLeft w:val="480"/>
          <w:marRight w:val="0"/>
          <w:marTop w:val="0"/>
          <w:marBottom w:val="0"/>
          <w:divBdr>
            <w:top w:val="none" w:sz="0" w:space="0" w:color="auto"/>
            <w:left w:val="none" w:sz="0" w:space="0" w:color="auto"/>
            <w:bottom w:val="none" w:sz="0" w:space="0" w:color="auto"/>
            <w:right w:val="none" w:sz="0" w:space="0" w:color="auto"/>
          </w:divBdr>
        </w:div>
        <w:div w:id="1217090292">
          <w:marLeft w:val="480"/>
          <w:marRight w:val="0"/>
          <w:marTop w:val="0"/>
          <w:marBottom w:val="0"/>
          <w:divBdr>
            <w:top w:val="none" w:sz="0" w:space="0" w:color="auto"/>
            <w:left w:val="none" w:sz="0" w:space="0" w:color="auto"/>
            <w:bottom w:val="none" w:sz="0" w:space="0" w:color="auto"/>
            <w:right w:val="none" w:sz="0" w:space="0" w:color="auto"/>
          </w:divBdr>
        </w:div>
        <w:div w:id="1266690035">
          <w:marLeft w:val="480"/>
          <w:marRight w:val="0"/>
          <w:marTop w:val="0"/>
          <w:marBottom w:val="0"/>
          <w:divBdr>
            <w:top w:val="none" w:sz="0" w:space="0" w:color="auto"/>
            <w:left w:val="none" w:sz="0" w:space="0" w:color="auto"/>
            <w:bottom w:val="none" w:sz="0" w:space="0" w:color="auto"/>
            <w:right w:val="none" w:sz="0" w:space="0" w:color="auto"/>
          </w:divBdr>
        </w:div>
        <w:div w:id="1282615791">
          <w:marLeft w:val="480"/>
          <w:marRight w:val="0"/>
          <w:marTop w:val="0"/>
          <w:marBottom w:val="0"/>
          <w:divBdr>
            <w:top w:val="none" w:sz="0" w:space="0" w:color="auto"/>
            <w:left w:val="none" w:sz="0" w:space="0" w:color="auto"/>
            <w:bottom w:val="none" w:sz="0" w:space="0" w:color="auto"/>
            <w:right w:val="none" w:sz="0" w:space="0" w:color="auto"/>
          </w:divBdr>
        </w:div>
        <w:div w:id="1286622120">
          <w:marLeft w:val="480"/>
          <w:marRight w:val="0"/>
          <w:marTop w:val="0"/>
          <w:marBottom w:val="0"/>
          <w:divBdr>
            <w:top w:val="none" w:sz="0" w:space="0" w:color="auto"/>
            <w:left w:val="none" w:sz="0" w:space="0" w:color="auto"/>
            <w:bottom w:val="none" w:sz="0" w:space="0" w:color="auto"/>
            <w:right w:val="none" w:sz="0" w:space="0" w:color="auto"/>
          </w:divBdr>
        </w:div>
        <w:div w:id="1369406825">
          <w:marLeft w:val="480"/>
          <w:marRight w:val="0"/>
          <w:marTop w:val="0"/>
          <w:marBottom w:val="0"/>
          <w:divBdr>
            <w:top w:val="none" w:sz="0" w:space="0" w:color="auto"/>
            <w:left w:val="none" w:sz="0" w:space="0" w:color="auto"/>
            <w:bottom w:val="none" w:sz="0" w:space="0" w:color="auto"/>
            <w:right w:val="none" w:sz="0" w:space="0" w:color="auto"/>
          </w:divBdr>
        </w:div>
        <w:div w:id="1375502302">
          <w:marLeft w:val="480"/>
          <w:marRight w:val="0"/>
          <w:marTop w:val="0"/>
          <w:marBottom w:val="0"/>
          <w:divBdr>
            <w:top w:val="none" w:sz="0" w:space="0" w:color="auto"/>
            <w:left w:val="none" w:sz="0" w:space="0" w:color="auto"/>
            <w:bottom w:val="none" w:sz="0" w:space="0" w:color="auto"/>
            <w:right w:val="none" w:sz="0" w:space="0" w:color="auto"/>
          </w:divBdr>
        </w:div>
        <w:div w:id="1431971584">
          <w:marLeft w:val="480"/>
          <w:marRight w:val="0"/>
          <w:marTop w:val="0"/>
          <w:marBottom w:val="0"/>
          <w:divBdr>
            <w:top w:val="none" w:sz="0" w:space="0" w:color="auto"/>
            <w:left w:val="none" w:sz="0" w:space="0" w:color="auto"/>
            <w:bottom w:val="none" w:sz="0" w:space="0" w:color="auto"/>
            <w:right w:val="none" w:sz="0" w:space="0" w:color="auto"/>
          </w:divBdr>
        </w:div>
        <w:div w:id="1541358626">
          <w:marLeft w:val="480"/>
          <w:marRight w:val="0"/>
          <w:marTop w:val="0"/>
          <w:marBottom w:val="0"/>
          <w:divBdr>
            <w:top w:val="none" w:sz="0" w:space="0" w:color="auto"/>
            <w:left w:val="none" w:sz="0" w:space="0" w:color="auto"/>
            <w:bottom w:val="none" w:sz="0" w:space="0" w:color="auto"/>
            <w:right w:val="none" w:sz="0" w:space="0" w:color="auto"/>
          </w:divBdr>
        </w:div>
        <w:div w:id="1580403010">
          <w:marLeft w:val="480"/>
          <w:marRight w:val="0"/>
          <w:marTop w:val="0"/>
          <w:marBottom w:val="0"/>
          <w:divBdr>
            <w:top w:val="none" w:sz="0" w:space="0" w:color="auto"/>
            <w:left w:val="none" w:sz="0" w:space="0" w:color="auto"/>
            <w:bottom w:val="none" w:sz="0" w:space="0" w:color="auto"/>
            <w:right w:val="none" w:sz="0" w:space="0" w:color="auto"/>
          </w:divBdr>
        </w:div>
        <w:div w:id="1603562567">
          <w:marLeft w:val="480"/>
          <w:marRight w:val="0"/>
          <w:marTop w:val="0"/>
          <w:marBottom w:val="0"/>
          <w:divBdr>
            <w:top w:val="none" w:sz="0" w:space="0" w:color="auto"/>
            <w:left w:val="none" w:sz="0" w:space="0" w:color="auto"/>
            <w:bottom w:val="none" w:sz="0" w:space="0" w:color="auto"/>
            <w:right w:val="none" w:sz="0" w:space="0" w:color="auto"/>
          </w:divBdr>
        </w:div>
        <w:div w:id="1709910695">
          <w:marLeft w:val="480"/>
          <w:marRight w:val="0"/>
          <w:marTop w:val="0"/>
          <w:marBottom w:val="0"/>
          <w:divBdr>
            <w:top w:val="none" w:sz="0" w:space="0" w:color="auto"/>
            <w:left w:val="none" w:sz="0" w:space="0" w:color="auto"/>
            <w:bottom w:val="none" w:sz="0" w:space="0" w:color="auto"/>
            <w:right w:val="none" w:sz="0" w:space="0" w:color="auto"/>
          </w:divBdr>
        </w:div>
        <w:div w:id="1735081455">
          <w:marLeft w:val="480"/>
          <w:marRight w:val="0"/>
          <w:marTop w:val="0"/>
          <w:marBottom w:val="0"/>
          <w:divBdr>
            <w:top w:val="none" w:sz="0" w:space="0" w:color="auto"/>
            <w:left w:val="none" w:sz="0" w:space="0" w:color="auto"/>
            <w:bottom w:val="none" w:sz="0" w:space="0" w:color="auto"/>
            <w:right w:val="none" w:sz="0" w:space="0" w:color="auto"/>
          </w:divBdr>
        </w:div>
        <w:div w:id="1739740907">
          <w:marLeft w:val="480"/>
          <w:marRight w:val="0"/>
          <w:marTop w:val="0"/>
          <w:marBottom w:val="0"/>
          <w:divBdr>
            <w:top w:val="none" w:sz="0" w:space="0" w:color="auto"/>
            <w:left w:val="none" w:sz="0" w:space="0" w:color="auto"/>
            <w:bottom w:val="none" w:sz="0" w:space="0" w:color="auto"/>
            <w:right w:val="none" w:sz="0" w:space="0" w:color="auto"/>
          </w:divBdr>
        </w:div>
        <w:div w:id="1764953085">
          <w:marLeft w:val="480"/>
          <w:marRight w:val="0"/>
          <w:marTop w:val="0"/>
          <w:marBottom w:val="0"/>
          <w:divBdr>
            <w:top w:val="none" w:sz="0" w:space="0" w:color="auto"/>
            <w:left w:val="none" w:sz="0" w:space="0" w:color="auto"/>
            <w:bottom w:val="none" w:sz="0" w:space="0" w:color="auto"/>
            <w:right w:val="none" w:sz="0" w:space="0" w:color="auto"/>
          </w:divBdr>
        </w:div>
        <w:div w:id="1775438197">
          <w:marLeft w:val="480"/>
          <w:marRight w:val="0"/>
          <w:marTop w:val="0"/>
          <w:marBottom w:val="0"/>
          <w:divBdr>
            <w:top w:val="none" w:sz="0" w:space="0" w:color="auto"/>
            <w:left w:val="none" w:sz="0" w:space="0" w:color="auto"/>
            <w:bottom w:val="none" w:sz="0" w:space="0" w:color="auto"/>
            <w:right w:val="none" w:sz="0" w:space="0" w:color="auto"/>
          </w:divBdr>
        </w:div>
        <w:div w:id="1792747633">
          <w:marLeft w:val="480"/>
          <w:marRight w:val="0"/>
          <w:marTop w:val="0"/>
          <w:marBottom w:val="0"/>
          <w:divBdr>
            <w:top w:val="none" w:sz="0" w:space="0" w:color="auto"/>
            <w:left w:val="none" w:sz="0" w:space="0" w:color="auto"/>
            <w:bottom w:val="none" w:sz="0" w:space="0" w:color="auto"/>
            <w:right w:val="none" w:sz="0" w:space="0" w:color="auto"/>
          </w:divBdr>
        </w:div>
        <w:div w:id="1819570127">
          <w:marLeft w:val="480"/>
          <w:marRight w:val="0"/>
          <w:marTop w:val="0"/>
          <w:marBottom w:val="0"/>
          <w:divBdr>
            <w:top w:val="none" w:sz="0" w:space="0" w:color="auto"/>
            <w:left w:val="none" w:sz="0" w:space="0" w:color="auto"/>
            <w:bottom w:val="none" w:sz="0" w:space="0" w:color="auto"/>
            <w:right w:val="none" w:sz="0" w:space="0" w:color="auto"/>
          </w:divBdr>
        </w:div>
        <w:div w:id="1941142839">
          <w:marLeft w:val="480"/>
          <w:marRight w:val="0"/>
          <w:marTop w:val="0"/>
          <w:marBottom w:val="0"/>
          <w:divBdr>
            <w:top w:val="none" w:sz="0" w:space="0" w:color="auto"/>
            <w:left w:val="none" w:sz="0" w:space="0" w:color="auto"/>
            <w:bottom w:val="none" w:sz="0" w:space="0" w:color="auto"/>
            <w:right w:val="none" w:sz="0" w:space="0" w:color="auto"/>
          </w:divBdr>
        </w:div>
        <w:div w:id="1948661170">
          <w:marLeft w:val="480"/>
          <w:marRight w:val="0"/>
          <w:marTop w:val="0"/>
          <w:marBottom w:val="0"/>
          <w:divBdr>
            <w:top w:val="none" w:sz="0" w:space="0" w:color="auto"/>
            <w:left w:val="none" w:sz="0" w:space="0" w:color="auto"/>
            <w:bottom w:val="none" w:sz="0" w:space="0" w:color="auto"/>
            <w:right w:val="none" w:sz="0" w:space="0" w:color="auto"/>
          </w:divBdr>
        </w:div>
        <w:div w:id="1986010556">
          <w:marLeft w:val="480"/>
          <w:marRight w:val="0"/>
          <w:marTop w:val="0"/>
          <w:marBottom w:val="0"/>
          <w:divBdr>
            <w:top w:val="none" w:sz="0" w:space="0" w:color="auto"/>
            <w:left w:val="none" w:sz="0" w:space="0" w:color="auto"/>
            <w:bottom w:val="none" w:sz="0" w:space="0" w:color="auto"/>
            <w:right w:val="none" w:sz="0" w:space="0" w:color="auto"/>
          </w:divBdr>
        </w:div>
        <w:div w:id="2145924171">
          <w:marLeft w:val="480"/>
          <w:marRight w:val="0"/>
          <w:marTop w:val="0"/>
          <w:marBottom w:val="0"/>
          <w:divBdr>
            <w:top w:val="none" w:sz="0" w:space="0" w:color="auto"/>
            <w:left w:val="none" w:sz="0" w:space="0" w:color="auto"/>
            <w:bottom w:val="none" w:sz="0" w:space="0" w:color="auto"/>
            <w:right w:val="none" w:sz="0" w:space="0" w:color="auto"/>
          </w:divBdr>
        </w:div>
      </w:divsChild>
    </w:div>
    <w:div w:id="1222596669">
      <w:bodyDiv w:val="1"/>
      <w:marLeft w:val="0"/>
      <w:marRight w:val="0"/>
      <w:marTop w:val="0"/>
      <w:marBottom w:val="0"/>
      <w:divBdr>
        <w:top w:val="none" w:sz="0" w:space="0" w:color="auto"/>
        <w:left w:val="none" w:sz="0" w:space="0" w:color="auto"/>
        <w:bottom w:val="none" w:sz="0" w:space="0" w:color="auto"/>
        <w:right w:val="none" w:sz="0" w:space="0" w:color="auto"/>
      </w:divBdr>
      <w:divsChild>
        <w:div w:id="497505541">
          <w:marLeft w:val="480"/>
          <w:marRight w:val="0"/>
          <w:marTop w:val="0"/>
          <w:marBottom w:val="0"/>
          <w:divBdr>
            <w:top w:val="none" w:sz="0" w:space="0" w:color="auto"/>
            <w:left w:val="none" w:sz="0" w:space="0" w:color="auto"/>
            <w:bottom w:val="none" w:sz="0" w:space="0" w:color="auto"/>
            <w:right w:val="none" w:sz="0" w:space="0" w:color="auto"/>
          </w:divBdr>
        </w:div>
      </w:divsChild>
    </w:div>
    <w:div w:id="1226919495">
      <w:bodyDiv w:val="1"/>
      <w:marLeft w:val="0"/>
      <w:marRight w:val="0"/>
      <w:marTop w:val="0"/>
      <w:marBottom w:val="0"/>
      <w:divBdr>
        <w:top w:val="none" w:sz="0" w:space="0" w:color="auto"/>
        <w:left w:val="none" w:sz="0" w:space="0" w:color="auto"/>
        <w:bottom w:val="none" w:sz="0" w:space="0" w:color="auto"/>
        <w:right w:val="none" w:sz="0" w:space="0" w:color="auto"/>
      </w:divBdr>
    </w:div>
    <w:div w:id="1227302367">
      <w:bodyDiv w:val="1"/>
      <w:marLeft w:val="0"/>
      <w:marRight w:val="0"/>
      <w:marTop w:val="0"/>
      <w:marBottom w:val="0"/>
      <w:divBdr>
        <w:top w:val="none" w:sz="0" w:space="0" w:color="auto"/>
        <w:left w:val="none" w:sz="0" w:space="0" w:color="auto"/>
        <w:bottom w:val="none" w:sz="0" w:space="0" w:color="auto"/>
        <w:right w:val="none" w:sz="0" w:space="0" w:color="auto"/>
      </w:divBdr>
    </w:div>
    <w:div w:id="1229074432">
      <w:bodyDiv w:val="1"/>
      <w:marLeft w:val="0"/>
      <w:marRight w:val="0"/>
      <w:marTop w:val="0"/>
      <w:marBottom w:val="0"/>
      <w:divBdr>
        <w:top w:val="none" w:sz="0" w:space="0" w:color="auto"/>
        <w:left w:val="none" w:sz="0" w:space="0" w:color="auto"/>
        <w:bottom w:val="none" w:sz="0" w:space="0" w:color="auto"/>
        <w:right w:val="none" w:sz="0" w:space="0" w:color="auto"/>
      </w:divBdr>
    </w:div>
    <w:div w:id="1230657206">
      <w:bodyDiv w:val="1"/>
      <w:marLeft w:val="0"/>
      <w:marRight w:val="0"/>
      <w:marTop w:val="0"/>
      <w:marBottom w:val="0"/>
      <w:divBdr>
        <w:top w:val="none" w:sz="0" w:space="0" w:color="auto"/>
        <w:left w:val="none" w:sz="0" w:space="0" w:color="auto"/>
        <w:bottom w:val="none" w:sz="0" w:space="0" w:color="auto"/>
        <w:right w:val="none" w:sz="0" w:space="0" w:color="auto"/>
      </w:divBdr>
      <w:divsChild>
        <w:div w:id="3670067">
          <w:marLeft w:val="480"/>
          <w:marRight w:val="0"/>
          <w:marTop w:val="0"/>
          <w:marBottom w:val="0"/>
          <w:divBdr>
            <w:top w:val="none" w:sz="0" w:space="0" w:color="auto"/>
            <w:left w:val="none" w:sz="0" w:space="0" w:color="auto"/>
            <w:bottom w:val="none" w:sz="0" w:space="0" w:color="auto"/>
            <w:right w:val="none" w:sz="0" w:space="0" w:color="auto"/>
          </w:divBdr>
        </w:div>
        <w:div w:id="44110037">
          <w:marLeft w:val="480"/>
          <w:marRight w:val="0"/>
          <w:marTop w:val="0"/>
          <w:marBottom w:val="0"/>
          <w:divBdr>
            <w:top w:val="none" w:sz="0" w:space="0" w:color="auto"/>
            <w:left w:val="none" w:sz="0" w:space="0" w:color="auto"/>
            <w:bottom w:val="none" w:sz="0" w:space="0" w:color="auto"/>
            <w:right w:val="none" w:sz="0" w:space="0" w:color="auto"/>
          </w:divBdr>
        </w:div>
        <w:div w:id="148908414">
          <w:marLeft w:val="480"/>
          <w:marRight w:val="0"/>
          <w:marTop w:val="0"/>
          <w:marBottom w:val="0"/>
          <w:divBdr>
            <w:top w:val="none" w:sz="0" w:space="0" w:color="auto"/>
            <w:left w:val="none" w:sz="0" w:space="0" w:color="auto"/>
            <w:bottom w:val="none" w:sz="0" w:space="0" w:color="auto"/>
            <w:right w:val="none" w:sz="0" w:space="0" w:color="auto"/>
          </w:divBdr>
        </w:div>
        <w:div w:id="266812692">
          <w:marLeft w:val="480"/>
          <w:marRight w:val="0"/>
          <w:marTop w:val="0"/>
          <w:marBottom w:val="0"/>
          <w:divBdr>
            <w:top w:val="none" w:sz="0" w:space="0" w:color="auto"/>
            <w:left w:val="none" w:sz="0" w:space="0" w:color="auto"/>
            <w:bottom w:val="none" w:sz="0" w:space="0" w:color="auto"/>
            <w:right w:val="none" w:sz="0" w:space="0" w:color="auto"/>
          </w:divBdr>
        </w:div>
        <w:div w:id="318536032">
          <w:marLeft w:val="480"/>
          <w:marRight w:val="0"/>
          <w:marTop w:val="0"/>
          <w:marBottom w:val="0"/>
          <w:divBdr>
            <w:top w:val="none" w:sz="0" w:space="0" w:color="auto"/>
            <w:left w:val="none" w:sz="0" w:space="0" w:color="auto"/>
            <w:bottom w:val="none" w:sz="0" w:space="0" w:color="auto"/>
            <w:right w:val="none" w:sz="0" w:space="0" w:color="auto"/>
          </w:divBdr>
        </w:div>
        <w:div w:id="322973406">
          <w:marLeft w:val="480"/>
          <w:marRight w:val="0"/>
          <w:marTop w:val="0"/>
          <w:marBottom w:val="0"/>
          <w:divBdr>
            <w:top w:val="none" w:sz="0" w:space="0" w:color="auto"/>
            <w:left w:val="none" w:sz="0" w:space="0" w:color="auto"/>
            <w:bottom w:val="none" w:sz="0" w:space="0" w:color="auto"/>
            <w:right w:val="none" w:sz="0" w:space="0" w:color="auto"/>
          </w:divBdr>
        </w:div>
        <w:div w:id="409083135">
          <w:marLeft w:val="480"/>
          <w:marRight w:val="0"/>
          <w:marTop w:val="0"/>
          <w:marBottom w:val="0"/>
          <w:divBdr>
            <w:top w:val="none" w:sz="0" w:space="0" w:color="auto"/>
            <w:left w:val="none" w:sz="0" w:space="0" w:color="auto"/>
            <w:bottom w:val="none" w:sz="0" w:space="0" w:color="auto"/>
            <w:right w:val="none" w:sz="0" w:space="0" w:color="auto"/>
          </w:divBdr>
        </w:div>
        <w:div w:id="426467125">
          <w:marLeft w:val="480"/>
          <w:marRight w:val="0"/>
          <w:marTop w:val="0"/>
          <w:marBottom w:val="0"/>
          <w:divBdr>
            <w:top w:val="none" w:sz="0" w:space="0" w:color="auto"/>
            <w:left w:val="none" w:sz="0" w:space="0" w:color="auto"/>
            <w:bottom w:val="none" w:sz="0" w:space="0" w:color="auto"/>
            <w:right w:val="none" w:sz="0" w:space="0" w:color="auto"/>
          </w:divBdr>
        </w:div>
        <w:div w:id="463699365">
          <w:marLeft w:val="480"/>
          <w:marRight w:val="0"/>
          <w:marTop w:val="0"/>
          <w:marBottom w:val="0"/>
          <w:divBdr>
            <w:top w:val="none" w:sz="0" w:space="0" w:color="auto"/>
            <w:left w:val="none" w:sz="0" w:space="0" w:color="auto"/>
            <w:bottom w:val="none" w:sz="0" w:space="0" w:color="auto"/>
            <w:right w:val="none" w:sz="0" w:space="0" w:color="auto"/>
          </w:divBdr>
        </w:div>
        <w:div w:id="510800224">
          <w:marLeft w:val="480"/>
          <w:marRight w:val="0"/>
          <w:marTop w:val="0"/>
          <w:marBottom w:val="0"/>
          <w:divBdr>
            <w:top w:val="none" w:sz="0" w:space="0" w:color="auto"/>
            <w:left w:val="none" w:sz="0" w:space="0" w:color="auto"/>
            <w:bottom w:val="none" w:sz="0" w:space="0" w:color="auto"/>
            <w:right w:val="none" w:sz="0" w:space="0" w:color="auto"/>
          </w:divBdr>
        </w:div>
        <w:div w:id="523829893">
          <w:marLeft w:val="480"/>
          <w:marRight w:val="0"/>
          <w:marTop w:val="0"/>
          <w:marBottom w:val="0"/>
          <w:divBdr>
            <w:top w:val="none" w:sz="0" w:space="0" w:color="auto"/>
            <w:left w:val="none" w:sz="0" w:space="0" w:color="auto"/>
            <w:bottom w:val="none" w:sz="0" w:space="0" w:color="auto"/>
            <w:right w:val="none" w:sz="0" w:space="0" w:color="auto"/>
          </w:divBdr>
        </w:div>
        <w:div w:id="580025544">
          <w:marLeft w:val="480"/>
          <w:marRight w:val="0"/>
          <w:marTop w:val="0"/>
          <w:marBottom w:val="0"/>
          <w:divBdr>
            <w:top w:val="none" w:sz="0" w:space="0" w:color="auto"/>
            <w:left w:val="none" w:sz="0" w:space="0" w:color="auto"/>
            <w:bottom w:val="none" w:sz="0" w:space="0" w:color="auto"/>
            <w:right w:val="none" w:sz="0" w:space="0" w:color="auto"/>
          </w:divBdr>
        </w:div>
        <w:div w:id="598028953">
          <w:marLeft w:val="480"/>
          <w:marRight w:val="0"/>
          <w:marTop w:val="0"/>
          <w:marBottom w:val="0"/>
          <w:divBdr>
            <w:top w:val="none" w:sz="0" w:space="0" w:color="auto"/>
            <w:left w:val="none" w:sz="0" w:space="0" w:color="auto"/>
            <w:bottom w:val="none" w:sz="0" w:space="0" w:color="auto"/>
            <w:right w:val="none" w:sz="0" w:space="0" w:color="auto"/>
          </w:divBdr>
        </w:div>
        <w:div w:id="699745860">
          <w:marLeft w:val="480"/>
          <w:marRight w:val="0"/>
          <w:marTop w:val="0"/>
          <w:marBottom w:val="0"/>
          <w:divBdr>
            <w:top w:val="none" w:sz="0" w:space="0" w:color="auto"/>
            <w:left w:val="none" w:sz="0" w:space="0" w:color="auto"/>
            <w:bottom w:val="none" w:sz="0" w:space="0" w:color="auto"/>
            <w:right w:val="none" w:sz="0" w:space="0" w:color="auto"/>
          </w:divBdr>
        </w:div>
        <w:div w:id="808743601">
          <w:marLeft w:val="480"/>
          <w:marRight w:val="0"/>
          <w:marTop w:val="0"/>
          <w:marBottom w:val="0"/>
          <w:divBdr>
            <w:top w:val="none" w:sz="0" w:space="0" w:color="auto"/>
            <w:left w:val="none" w:sz="0" w:space="0" w:color="auto"/>
            <w:bottom w:val="none" w:sz="0" w:space="0" w:color="auto"/>
            <w:right w:val="none" w:sz="0" w:space="0" w:color="auto"/>
          </w:divBdr>
        </w:div>
        <w:div w:id="827289970">
          <w:marLeft w:val="480"/>
          <w:marRight w:val="0"/>
          <w:marTop w:val="0"/>
          <w:marBottom w:val="0"/>
          <w:divBdr>
            <w:top w:val="none" w:sz="0" w:space="0" w:color="auto"/>
            <w:left w:val="none" w:sz="0" w:space="0" w:color="auto"/>
            <w:bottom w:val="none" w:sz="0" w:space="0" w:color="auto"/>
            <w:right w:val="none" w:sz="0" w:space="0" w:color="auto"/>
          </w:divBdr>
        </w:div>
        <w:div w:id="866992202">
          <w:marLeft w:val="480"/>
          <w:marRight w:val="0"/>
          <w:marTop w:val="0"/>
          <w:marBottom w:val="0"/>
          <w:divBdr>
            <w:top w:val="none" w:sz="0" w:space="0" w:color="auto"/>
            <w:left w:val="none" w:sz="0" w:space="0" w:color="auto"/>
            <w:bottom w:val="none" w:sz="0" w:space="0" w:color="auto"/>
            <w:right w:val="none" w:sz="0" w:space="0" w:color="auto"/>
          </w:divBdr>
        </w:div>
        <w:div w:id="874659870">
          <w:marLeft w:val="480"/>
          <w:marRight w:val="0"/>
          <w:marTop w:val="0"/>
          <w:marBottom w:val="0"/>
          <w:divBdr>
            <w:top w:val="none" w:sz="0" w:space="0" w:color="auto"/>
            <w:left w:val="none" w:sz="0" w:space="0" w:color="auto"/>
            <w:bottom w:val="none" w:sz="0" w:space="0" w:color="auto"/>
            <w:right w:val="none" w:sz="0" w:space="0" w:color="auto"/>
          </w:divBdr>
        </w:div>
        <w:div w:id="891161955">
          <w:marLeft w:val="480"/>
          <w:marRight w:val="0"/>
          <w:marTop w:val="0"/>
          <w:marBottom w:val="0"/>
          <w:divBdr>
            <w:top w:val="none" w:sz="0" w:space="0" w:color="auto"/>
            <w:left w:val="none" w:sz="0" w:space="0" w:color="auto"/>
            <w:bottom w:val="none" w:sz="0" w:space="0" w:color="auto"/>
            <w:right w:val="none" w:sz="0" w:space="0" w:color="auto"/>
          </w:divBdr>
        </w:div>
        <w:div w:id="912201703">
          <w:marLeft w:val="480"/>
          <w:marRight w:val="0"/>
          <w:marTop w:val="0"/>
          <w:marBottom w:val="0"/>
          <w:divBdr>
            <w:top w:val="none" w:sz="0" w:space="0" w:color="auto"/>
            <w:left w:val="none" w:sz="0" w:space="0" w:color="auto"/>
            <w:bottom w:val="none" w:sz="0" w:space="0" w:color="auto"/>
            <w:right w:val="none" w:sz="0" w:space="0" w:color="auto"/>
          </w:divBdr>
        </w:div>
        <w:div w:id="930435219">
          <w:marLeft w:val="480"/>
          <w:marRight w:val="0"/>
          <w:marTop w:val="0"/>
          <w:marBottom w:val="0"/>
          <w:divBdr>
            <w:top w:val="none" w:sz="0" w:space="0" w:color="auto"/>
            <w:left w:val="none" w:sz="0" w:space="0" w:color="auto"/>
            <w:bottom w:val="none" w:sz="0" w:space="0" w:color="auto"/>
            <w:right w:val="none" w:sz="0" w:space="0" w:color="auto"/>
          </w:divBdr>
        </w:div>
        <w:div w:id="1059479560">
          <w:marLeft w:val="480"/>
          <w:marRight w:val="0"/>
          <w:marTop w:val="0"/>
          <w:marBottom w:val="0"/>
          <w:divBdr>
            <w:top w:val="none" w:sz="0" w:space="0" w:color="auto"/>
            <w:left w:val="none" w:sz="0" w:space="0" w:color="auto"/>
            <w:bottom w:val="none" w:sz="0" w:space="0" w:color="auto"/>
            <w:right w:val="none" w:sz="0" w:space="0" w:color="auto"/>
          </w:divBdr>
        </w:div>
        <w:div w:id="1066302552">
          <w:marLeft w:val="480"/>
          <w:marRight w:val="0"/>
          <w:marTop w:val="0"/>
          <w:marBottom w:val="0"/>
          <w:divBdr>
            <w:top w:val="none" w:sz="0" w:space="0" w:color="auto"/>
            <w:left w:val="none" w:sz="0" w:space="0" w:color="auto"/>
            <w:bottom w:val="none" w:sz="0" w:space="0" w:color="auto"/>
            <w:right w:val="none" w:sz="0" w:space="0" w:color="auto"/>
          </w:divBdr>
        </w:div>
        <w:div w:id="1081098681">
          <w:marLeft w:val="480"/>
          <w:marRight w:val="0"/>
          <w:marTop w:val="0"/>
          <w:marBottom w:val="0"/>
          <w:divBdr>
            <w:top w:val="none" w:sz="0" w:space="0" w:color="auto"/>
            <w:left w:val="none" w:sz="0" w:space="0" w:color="auto"/>
            <w:bottom w:val="none" w:sz="0" w:space="0" w:color="auto"/>
            <w:right w:val="none" w:sz="0" w:space="0" w:color="auto"/>
          </w:divBdr>
        </w:div>
        <w:div w:id="1111319965">
          <w:marLeft w:val="480"/>
          <w:marRight w:val="0"/>
          <w:marTop w:val="0"/>
          <w:marBottom w:val="0"/>
          <w:divBdr>
            <w:top w:val="none" w:sz="0" w:space="0" w:color="auto"/>
            <w:left w:val="none" w:sz="0" w:space="0" w:color="auto"/>
            <w:bottom w:val="none" w:sz="0" w:space="0" w:color="auto"/>
            <w:right w:val="none" w:sz="0" w:space="0" w:color="auto"/>
          </w:divBdr>
        </w:div>
        <w:div w:id="1232235708">
          <w:marLeft w:val="480"/>
          <w:marRight w:val="0"/>
          <w:marTop w:val="0"/>
          <w:marBottom w:val="0"/>
          <w:divBdr>
            <w:top w:val="none" w:sz="0" w:space="0" w:color="auto"/>
            <w:left w:val="none" w:sz="0" w:space="0" w:color="auto"/>
            <w:bottom w:val="none" w:sz="0" w:space="0" w:color="auto"/>
            <w:right w:val="none" w:sz="0" w:space="0" w:color="auto"/>
          </w:divBdr>
        </w:div>
        <w:div w:id="1232619701">
          <w:marLeft w:val="480"/>
          <w:marRight w:val="0"/>
          <w:marTop w:val="0"/>
          <w:marBottom w:val="0"/>
          <w:divBdr>
            <w:top w:val="none" w:sz="0" w:space="0" w:color="auto"/>
            <w:left w:val="none" w:sz="0" w:space="0" w:color="auto"/>
            <w:bottom w:val="none" w:sz="0" w:space="0" w:color="auto"/>
            <w:right w:val="none" w:sz="0" w:space="0" w:color="auto"/>
          </w:divBdr>
        </w:div>
        <w:div w:id="1261445786">
          <w:marLeft w:val="480"/>
          <w:marRight w:val="0"/>
          <w:marTop w:val="0"/>
          <w:marBottom w:val="0"/>
          <w:divBdr>
            <w:top w:val="none" w:sz="0" w:space="0" w:color="auto"/>
            <w:left w:val="none" w:sz="0" w:space="0" w:color="auto"/>
            <w:bottom w:val="none" w:sz="0" w:space="0" w:color="auto"/>
            <w:right w:val="none" w:sz="0" w:space="0" w:color="auto"/>
          </w:divBdr>
        </w:div>
        <w:div w:id="1279683898">
          <w:marLeft w:val="480"/>
          <w:marRight w:val="0"/>
          <w:marTop w:val="0"/>
          <w:marBottom w:val="0"/>
          <w:divBdr>
            <w:top w:val="none" w:sz="0" w:space="0" w:color="auto"/>
            <w:left w:val="none" w:sz="0" w:space="0" w:color="auto"/>
            <w:bottom w:val="none" w:sz="0" w:space="0" w:color="auto"/>
            <w:right w:val="none" w:sz="0" w:space="0" w:color="auto"/>
          </w:divBdr>
        </w:div>
        <w:div w:id="1280256054">
          <w:marLeft w:val="480"/>
          <w:marRight w:val="0"/>
          <w:marTop w:val="0"/>
          <w:marBottom w:val="0"/>
          <w:divBdr>
            <w:top w:val="none" w:sz="0" w:space="0" w:color="auto"/>
            <w:left w:val="none" w:sz="0" w:space="0" w:color="auto"/>
            <w:bottom w:val="none" w:sz="0" w:space="0" w:color="auto"/>
            <w:right w:val="none" w:sz="0" w:space="0" w:color="auto"/>
          </w:divBdr>
        </w:div>
        <w:div w:id="1431580922">
          <w:marLeft w:val="480"/>
          <w:marRight w:val="0"/>
          <w:marTop w:val="0"/>
          <w:marBottom w:val="0"/>
          <w:divBdr>
            <w:top w:val="none" w:sz="0" w:space="0" w:color="auto"/>
            <w:left w:val="none" w:sz="0" w:space="0" w:color="auto"/>
            <w:bottom w:val="none" w:sz="0" w:space="0" w:color="auto"/>
            <w:right w:val="none" w:sz="0" w:space="0" w:color="auto"/>
          </w:divBdr>
        </w:div>
        <w:div w:id="1462462496">
          <w:marLeft w:val="480"/>
          <w:marRight w:val="0"/>
          <w:marTop w:val="0"/>
          <w:marBottom w:val="0"/>
          <w:divBdr>
            <w:top w:val="none" w:sz="0" w:space="0" w:color="auto"/>
            <w:left w:val="none" w:sz="0" w:space="0" w:color="auto"/>
            <w:bottom w:val="none" w:sz="0" w:space="0" w:color="auto"/>
            <w:right w:val="none" w:sz="0" w:space="0" w:color="auto"/>
          </w:divBdr>
        </w:div>
        <w:div w:id="1656029787">
          <w:marLeft w:val="480"/>
          <w:marRight w:val="0"/>
          <w:marTop w:val="0"/>
          <w:marBottom w:val="0"/>
          <w:divBdr>
            <w:top w:val="none" w:sz="0" w:space="0" w:color="auto"/>
            <w:left w:val="none" w:sz="0" w:space="0" w:color="auto"/>
            <w:bottom w:val="none" w:sz="0" w:space="0" w:color="auto"/>
            <w:right w:val="none" w:sz="0" w:space="0" w:color="auto"/>
          </w:divBdr>
        </w:div>
        <w:div w:id="1671329567">
          <w:marLeft w:val="480"/>
          <w:marRight w:val="0"/>
          <w:marTop w:val="0"/>
          <w:marBottom w:val="0"/>
          <w:divBdr>
            <w:top w:val="none" w:sz="0" w:space="0" w:color="auto"/>
            <w:left w:val="none" w:sz="0" w:space="0" w:color="auto"/>
            <w:bottom w:val="none" w:sz="0" w:space="0" w:color="auto"/>
            <w:right w:val="none" w:sz="0" w:space="0" w:color="auto"/>
          </w:divBdr>
        </w:div>
        <w:div w:id="1701978242">
          <w:marLeft w:val="480"/>
          <w:marRight w:val="0"/>
          <w:marTop w:val="0"/>
          <w:marBottom w:val="0"/>
          <w:divBdr>
            <w:top w:val="none" w:sz="0" w:space="0" w:color="auto"/>
            <w:left w:val="none" w:sz="0" w:space="0" w:color="auto"/>
            <w:bottom w:val="none" w:sz="0" w:space="0" w:color="auto"/>
            <w:right w:val="none" w:sz="0" w:space="0" w:color="auto"/>
          </w:divBdr>
        </w:div>
        <w:div w:id="1773427120">
          <w:marLeft w:val="480"/>
          <w:marRight w:val="0"/>
          <w:marTop w:val="0"/>
          <w:marBottom w:val="0"/>
          <w:divBdr>
            <w:top w:val="none" w:sz="0" w:space="0" w:color="auto"/>
            <w:left w:val="none" w:sz="0" w:space="0" w:color="auto"/>
            <w:bottom w:val="none" w:sz="0" w:space="0" w:color="auto"/>
            <w:right w:val="none" w:sz="0" w:space="0" w:color="auto"/>
          </w:divBdr>
        </w:div>
        <w:div w:id="1791630649">
          <w:marLeft w:val="480"/>
          <w:marRight w:val="0"/>
          <w:marTop w:val="0"/>
          <w:marBottom w:val="0"/>
          <w:divBdr>
            <w:top w:val="none" w:sz="0" w:space="0" w:color="auto"/>
            <w:left w:val="none" w:sz="0" w:space="0" w:color="auto"/>
            <w:bottom w:val="none" w:sz="0" w:space="0" w:color="auto"/>
            <w:right w:val="none" w:sz="0" w:space="0" w:color="auto"/>
          </w:divBdr>
        </w:div>
        <w:div w:id="1814636258">
          <w:marLeft w:val="480"/>
          <w:marRight w:val="0"/>
          <w:marTop w:val="0"/>
          <w:marBottom w:val="0"/>
          <w:divBdr>
            <w:top w:val="none" w:sz="0" w:space="0" w:color="auto"/>
            <w:left w:val="none" w:sz="0" w:space="0" w:color="auto"/>
            <w:bottom w:val="none" w:sz="0" w:space="0" w:color="auto"/>
            <w:right w:val="none" w:sz="0" w:space="0" w:color="auto"/>
          </w:divBdr>
        </w:div>
        <w:div w:id="1835337851">
          <w:marLeft w:val="480"/>
          <w:marRight w:val="0"/>
          <w:marTop w:val="0"/>
          <w:marBottom w:val="0"/>
          <w:divBdr>
            <w:top w:val="none" w:sz="0" w:space="0" w:color="auto"/>
            <w:left w:val="none" w:sz="0" w:space="0" w:color="auto"/>
            <w:bottom w:val="none" w:sz="0" w:space="0" w:color="auto"/>
            <w:right w:val="none" w:sz="0" w:space="0" w:color="auto"/>
          </w:divBdr>
        </w:div>
        <w:div w:id="1921212788">
          <w:marLeft w:val="480"/>
          <w:marRight w:val="0"/>
          <w:marTop w:val="0"/>
          <w:marBottom w:val="0"/>
          <w:divBdr>
            <w:top w:val="none" w:sz="0" w:space="0" w:color="auto"/>
            <w:left w:val="none" w:sz="0" w:space="0" w:color="auto"/>
            <w:bottom w:val="none" w:sz="0" w:space="0" w:color="auto"/>
            <w:right w:val="none" w:sz="0" w:space="0" w:color="auto"/>
          </w:divBdr>
        </w:div>
        <w:div w:id="1995723158">
          <w:marLeft w:val="480"/>
          <w:marRight w:val="0"/>
          <w:marTop w:val="0"/>
          <w:marBottom w:val="0"/>
          <w:divBdr>
            <w:top w:val="none" w:sz="0" w:space="0" w:color="auto"/>
            <w:left w:val="none" w:sz="0" w:space="0" w:color="auto"/>
            <w:bottom w:val="none" w:sz="0" w:space="0" w:color="auto"/>
            <w:right w:val="none" w:sz="0" w:space="0" w:color="auto"/>
          </w:divBdr>
        </w:div>
        <w:div w:id="2020430416">
          <w:marLeft w:val="480"/>
          <w:marRight w:val="0"/>
          <w:marTop w:val="0"/>
          <w:marBottom w:val="0"/>
          <w:divBdr>
            <w:top w:val="none" w:sz="0" w:space="0" w:color="auto"/>
            <w:left w:val="none" w:sz="0" w:space="0" w:color="auto"/>
            <w:bottom w:val="none" w:sz="0" w:space="0" w:color="auto"/>
            <w:right w:val="none" w:sz="0" w:space="0" w:color="auto"/>
          </w:divBdr>
        </w:div>
        <w:div w:id="2036424466">
          <w:marLeft w:val="480"/>
          <w:marRight w:val="0"/>
          <w:marTop w:val="0"/>
          <w:marBottom w:val="0"/>
          <w:divBdr>
            <w:top w:val="none" w:sz="0" w:space="0" w:color="auto"/>
            <w:left w:val="none" w:sz="0" w:space="0" w:color="auto"/>
            <w:bottom w:val="none" w:sz="0" w:space="0" w:color="auto"/>
            <w:right w:val="none" w:sz="0" w:space="0" w:color="auto"/>
          </w:divBdr>
        </w:div>
        <w:div w:id="2077975890">
          <w:marLeft w:val="480"/>
          <w:marRight w:val="0"/>
          <w:marTop w:val="0"/>
          <w:marBottom w:val="0"/>
          <w:divBdr>
            <w:top w:val="none" w:sz="0" w:space="0" w:color="auto"/>
            <w:left w:val="none" w:sz="0" w:space="0" w:color="auto"/>
            <w:bottom w:val="none" w:sz="0" w:space="0" w:color="auto"/>
            <w:right w:val="none" w:sz="0" w:space="0" w:color="auto"/>
          </w:divBdr>
        </w:div>
        <w:div w:id="2138138519">
          <w:marLeft w:val="480"/>
          <w:marRight w:val="0"/>
          <w:marTop w:val="0"/>
          <w:marBottom w:val="0"/>
          <w:divBdr>
            <w:top w:val="none" w:sz="0" w:space="0" w:color="auto"/>
            <w:left w:val="none" w:sz="0" w:space="0" w:color="auto"/>
            <w:bottom w:val="none" w:sz="0" w:space="0" w:color="auto"/>
            <w:right w:val="none" w:sz="0" w:space="0" w:color="auto"/>
          </w:divBdr>
        </w:div>
        <w:div w:id="2144805223">
          <w:marLeft w:val="480"/>
          <w:marRight w:val="0"/>
          <w:marTop w:val="0"/>
          <w:marBottom w:val="0"/>
          <w:divBdr>
            <w:top w:val="none" w:sz="0" w:space="0" w:color="auto"/>
            <w:left w:val="none" w:sz="0" w:space="0" w:color="auto"/>
            <w:bottom w:val="none" w:sz="0" w:space="0" w:color="auto"/>
            <w:right w:val="none" w:sz="0" w:space="0" w:color="auto"/>
          </w:divBdr>
        </w:div>
      </w:divsChild>
    </w:div>
    <w:div w:id="1243489931">
      <w:bodyDiv w:val="1"/>
      <w:marLeft w:val="0"/>
      <w:marRight w:val="0"/>
      <w:marTop w:val="0"/>
      <w:marBottom w:val="0"/>
      <w:divBdr>
        <w:top w:val="none" w:sz="0" w:space="0" w:color="auto"/>
        <w:left w:val="none" w:sz="0" w:space="0" w:color="auto"/>
        <w:bottom w:val="none" w:sz="0" w:space="0" w:color="auto"/>
        <w:right w:val="none" w:sz="0" w:space="0" w:color="auto"/>
      </w:divBdr>
    </w:div>
    <w:div w:id="1245607975">
      <w:bodyDiv w:val="1"/>
      <w:marLeft w:val="0"/>
      <w:marRight w:val="0"/>
      <w:marTop w:val="0"/>
      <w:marBottom w:val="0"/>
      <w:divBdr>
        <w:top w:val="none" w:sz="0" w:space="0" w:color="auto"/>
        <w:left w:val="none" w:sz="0" w:space="0" w:color="auto"/>
        <w:bottom w:val="none" w:sz="0" w:space="0" w:color="auto"/>
        <w:right w:val="none" w:sz="0" w:space="0" w:color="auto"/>
      </w:divBdr>
      <w:divsChild>
        <w:div w:id="13580755">
          <w:marLeft w:val="480"/>
          <w:marRight w:val="0"/>
          <w:marTop w:val="0"/>
          <w:marBottom w:val="0"/>
          <w:divBdr>
            <w:top w:val="none" w:sz="0" w:space="0" w:color="auto"/>
            <w:left w:val="none" w:sz="0" w:space="0" w:color="auto"/>
            <w:bottom w:val="none" w:sz="0" w:space="0" w:color="auto"/>
            <w:right w:val="none" w:sz="0" w:space="0" w:color="auto"/>
          </w:divBdr>
        </w:div>
        <w:div w:id="48312580">
          <w:marLeft w:val="480"/>
          <w:marRight w:val="0"/>
          <w:marTop w:val="0"/>
          <w:marBottom w:val="0"/>
          <w:divBdr>
            <w:top w:val="none" w:sz="0" w:space="0" w:color="auto"/>
            <w:left w:val="none" w:sz="0" w:space="0" w:color="auto"/>
            <w:bottom w:val="none" w:sz="0" w:space="0" w:color="auto"/>
            <w:right w:val="none" w:sz="0" w:space="0" w:color="auto"/>
          </w:divBdr>
        </w:div>
        <w:div w:id="84426066">
          <w:marLeft w:val="480"/>
          <w:marRight w:val="0"/>
          <w:marTop w:val="0"/>
          <w:marBottom w:val="0"/>
          <w:divBdr>
            <w:top w:val="none" w:sz="0" w:space="0" w:color="auto"/>
            <w:left w:val="none" w:sz="0" w:space="0" w:color="auto"/>
            <w:bottom w:val="none" w:sz="0" w:space="0" w:color="auto"/>
            <w:right w:val="none" w:sz="0" w:space="0" w:color="auto"/>
          </w:divBdr>
        </w:div>
        <w:div w:id="100418910">
          <w:marLeft w:val="480"/>
          <w:marRight w:val="0"/>
          <w:marTop w:val="0"/>
          <w:marBottom w:val="0"/>
          <w:divBdr>
            <w:top w:val="none" w:sz="0" w:space="0" w:color="auto"/>
            <w:left w:val="none" w:sz="0" w:space="0" w:color="auto"/>
            <w:bottom w:val="none" w:sz="0" w:space="0" w:color="auto"/>
            <w:right w:val="none" w:sz="0" w:space="0" w:color="auto"/>
          </w:divBdr>
        </w:div>
        <w:div w:id="149102270">
          <w:marLeft w:val="480"/>
          <w:marRight w:val="0"/>
          <w:marTop w:val="0"/>
          <w:marBottom w:val="0"/>
          <w:divBdr>
            <w:top w:val="none" w:sz="0" w:space="0" w:color="auto"/>
            <w:left w:val="none" w:sz="0" w:space="0" w:color="auto"/>
            <w:bottom w:val="none" w:sz="0" w:space="0" w:color="auto"/>
            <w:right w:val="none" w:sz="0" w:space="0" w:color="auto"/>
          </w:divBdr>
        </w:div>
        <w:div w:id="164983581">
          <w:marLeft w:val="480"/>
          <w:marRight w:val="0"/>
          <w:marTop w:val="0"/>
          <w:marBottom w:val="0"/>
          <w:divBdr>
            <w:top w:val="none" w:sz="0" w:space="0" w:color="auto"/>
            <w:left w:val="none" w:sz="0" w:space="0" w:color="auto"/>
            <w:bottom w:val="none" w:sz="0" w:space="0" w:color="auto"/>
            <w:right w:val="none" w:sz="0" w:space="0" w:color="auto"/>
          </w:divBdr>
        </w:div>
        <w:div w:id="189270854">
          <w:marLeft w:val="480"/>
          <w:marRight w:val="0"/>
          <w:marTop w:val="0"/>
          <w:marBottom w:val="0"/>
          <w:divBdr>
            <w:top w:val="none" w:sz="0" w:space="0" w:color="auto"/>
            <w:left w:val="none" w:sz="0" w:space="0" w:color="auto"/>
            <w:bottom w:val="none" w:sz="0" w:space="0" w:color="auto"/>
            <w:right w:val="none" w:sz="0" w:space="0" w:color="auto"/>
          </w:divBdr>
        </w:div>
        <w:div w:id="217209550">
          <w:marLeft w:val="480"/>
          <w:marRight w:val="0"/>
          <w:marTop w:val="0"/>
          <w:marBottom w:val="0"/>
          <w:divBdr>
            <w:top w:val="none" w:sz="0" w:space="0" w:color="auto"/>
            <w:left w:val="none" w:sz="0" w:space="0" w:color="auto"/>
            <w:bottom w:val="none" w:sz="0" w:space="0" w:color="auto"/>
            <w:right w:val="none" w:sz="0" w:space="0" w:color="auto"/>
          </w:divBdr>
        </w:div>
        <w:div w:id="293829373">
          <w:marLeft w:val="480"/>
          <w:marRight w:val="0"/>
          <w:marTop w:val="0"/>
          <w:marBottom w:val="0"/>
          <w:divBdr>
            <w:top w:val="none" w:sz="0" w:space="0" w:color="auto"/>
            <w:left w:val="none" w:sz="0" w:space="0" w:color="auto"/>
            <w:bottom w:val="none" w:sz="0" w:space="0" w:color="auto"/>
            <w:right w:val="none" w:sz="0" w:space="0" w:color="auto"/>
          </w:divBdr>
        </w:div>
        <w:div w:id="471825029">
          <w:marLeft w:val="480"/>
          <w:marRight w:val="0"/>
          <w:marTop w:val="0"/>
          <w:marBottom w:val="0"/>
          <w:divBdr>
            <w:top w:val="none" w:sz="0" w:space="0" w:color="auto"/>
            <w:left w:val="none" w:sz="0" w:space="0" w:color="auto"/>
            <w:bottom w:val="none" w:sz="0" w:space="0" w:color="auto"/>
            <w:right w:val="none" w:sz="0" w:space="0" w:color="auto"/>
          </w:divBdr>
        </w:div>
        <w:div w:id="576984827">
          <w:marLeft w:val="480"/>
          <w:marRight w:val="0"/>
          <w:marTop w:val="0"/>
          <w:marBottom w:val="0"/>
          <w:divBdr>
            <w:top w:val="none" w:sz="0" w:space="0" w:color="auto"/>
            <w:left w:val="none" w:sz="0" w:space="0" w:color="auto"/>
            <w:bottom w:val="none" w:sz="0" w:space="0" w:color="auto"/>
            <w:right w:val="none" w:sz="0" w:space="0" w:color="auto"/>
          </w:divBdr>
        </w:div>
        <w:div w:id="582446125">
          <w:marLeft w:val="480"/>
          <w:marRight w:val="0"/>
          <w:marTop w:val="0"/>
          <w:marBottom w:val="0"/>
          <w:divBdr>
            <w:top w:val="none" w:sz="0" w:space="0" w:color="auto"/>
            <w:left w:val="none" w:sz="0" w:space="0" w:color="auto"/>
            <w:bottom w:val="none" w:sz="0" w:space="0" w:color="auto"/>
            <w:right w:val="none" w:sz="0" w:space="0" w:color="auto"/>
          </w:divBdr>
        </w:div>
        <w:div w:id="608779248">
          <w:marLeft w:val="480"/>
          <w:marRight w:val="0"/>
          <w:marTop w:val="0"/>
          <w:marBottom w:val="0"/>
          <w:divBdr>
            <w:top w:val="none" w:sz="0" w:space="0" w:color="auto"/>
            <w:left w:val="none" w:sz="0" w:space="0" w:color="auto"/>
            <w:bottom w:val="none" w:sz="0" w:space="0" w:color="auto"/>
            <w:right w:val="none" w:sz="0" w:space="0" w:color="auto"/>
          </w:divBdr>
        </w:div>
        <w:div w:id="623774529">
          <w:marLeft w:val="480"/>
          <w:marRight w:val="0"/>
          <w:marTop w:val="0"/>
          <w:marBottom w:val="0"/>
          <w:divBdr>
            <w:top w:val="none" w:sz="0" w:space="0" w:color="auto"/>
            <w:left w:val="none" w:sz="0" w:space="0" w:color="auto"/>
            <w:bottom w:val="none" w:sz="0" w:space="0" w:color="auto"/>
            <w:right w:val="none" w:sz="0" w:space="0" w:color="auto"/>
          </w:divBdr>
        </w:div>
        <w:div w:id="738288241">
          <w:marLeft w:val="480"/>
          <w:marRight w:val="0"/>
          <w:marTop w:val="0"/>
          <w:marBottom w:val="0"/>
          <w:divBdr>
            <w:top w:val="none" w:sz="0" w:space="0" w:color="auto"/>
            <w:left w:val="none" w:sz="0" w:space="0" w:color="auto"/>
            <w:bottom w:val="none" w:sz="0" w:space="0" w:color="auto"/>
            <w:right w:val="none" w:sz="0" w:space="0" w:color="auto"/>
          </w:divBdr>
        </w:div>
        <w:div w:id="786119587">
          <w:marLeft w:val="480"/>
          <w:marRight w:val="0"/>
          <w:marTop w:val="0"/>
          <w:marBottom w:val="0"/>
          <w:divBdr>
            <w:top w:val="none" w:sz="0" w:space="0" w:color="auto"/>
            <w:left w:val="none" w:sz="0" w:space="0" w:color="auto"/>
            <w:bottom w:val="none" w:sz="0" w:space="0" w:color="auto"/>
            <w:right w:val="none" w:sz="0" w:space="0" w:color="auto"/>
          </w:divBdr>
        </w:div>
        <w:div w:id="842934681">
          <w:marLeft w:val="480"/>
          <w:marRight w:val="0"/>
          <w:marTop w:val="0"/>
          <w:marBottom w:val="0"/>
          <w:divBdr>
            <w:top w:val="none" w:sz="0" w:space="0" w:color="auto"/>
            <w:left w:val="none" w:sz="0" w:space="0" w:color="auto"/>
            <w:bottom w:val="none" w:sz="0" w:space="0" w:color="auto"/>
            <w:right w:val="none" w:sz="0" w:space="0" w:color="auto"/>
          </w:divBdr>
        </w:div>
        <w:div w:id="886379850">
          <w:marLeft w:val="480"/>
          <w:marRight w:val="0"/>
          <w:marTop w:val="0"/>
          <w:marBottom w:val="0"/>
          <w:divBdr>
            <w:top w:val="none" w:sz="0" w:space="0" w:color="auto"/>
            <w:left w:val="none" w:sz="0" w:space="0" w:color="auto"/>
            <w:bottom w:val="none" w:sz="0" w:space="0" w:color="auto"/>
            <w:right w:val="none" w:sz="0" w:space="0" w:color="auto"/>
          </w:divBdr>
        </w:div>
        <w:div w:id="1070037817">
          <w:marLeft w:val="480"/>
          <w:marRight w:val="0"/>
          <w:marTop w:val="0"/>
          <w:marBottom w:val="0"/>
          <w:divBdr>
            <w:top w:val="none" w:sz="0" w:space="0" w:color="auto"/>
            <w:left w:val="none" w:sz="0" w:space="0" w:color="auto"/>
            <w:bottom w:val="none" w:sz="0" w:space="0" w:color="auto"/>
            <w:right w:val="none" w:sz="0" w:space="0" w:color="auto"/>
          </w:divBdr>
        </w:div>
        <w:div w:id="1156654852">
          <w:marLeft w:val="480"/>
          <w:marRight w:val="0"/>
          <w:marTop w:val="0"/>
          <w:marBottom w:val="0"/>
          <w:divBdr>
            <w:top w:val="none" w:sz="0" w:space="0" w:color="auto"/>
            <w:left w:val="none" w:sz="0" w:space="0" w:color="auto"/>
            <w:bottom w:val="none" w:sz="0" w:space="0" w:color="auto"/>
            <w:right w:val="none" w:sz="0" w:space="0" w:color="auto"/>
          </w:divBdr>
        </w:div>
        <w:div w:id="1204564560">
          <w:marLeft w:val="480"/>
          <w:marRight w:val="0"/>
          <w:marTop w:val="0"/>
          <w:marBottom w:val="0"/>
          <w:divBdr>
            <w:top w:val="none" w:sz="0" w:space="0" w:color="auto"/>
            <w:left w:val="none" w:sz="0" w:space="0" w:color="auto"/>
            <w:bottom w:val="none" w:sz="0" w:space="0" w:color="auto"/>
            <w:right w:val="none" w:sz="0" w:space="0" w:color="auto"/>
          </w:divBdr>
        </w:div>
        <w:div w:id="1410079279">
          <w:marLeft w:val="480"/>
          <w:marRight w:val="0"/>
          <w:marTop w:val="0"/>
          <w:marBottom w:val="0"/>
          <w:divBdr>
            <w:top w:val="none" w:sz="0" w:space="0" w:color="auto"/>
            <w:left w:val="none" w:sz="0" w:space="0" w:color="auto"/>
            <w:bottom w:val="none" w:sz="0" w:space="0" w:color="auto"/>
            <w:right w:val="none" w:sz="0" w:space="0" w:color="auto"/>
          </w:divBdr>
        </w:div>
        <w:div w:id="1417441140">
          <w:marLeft w:val="480"/>
          <w:marRight w:val="0"/>
          <w:marTop w:val="0"/>
          <w:marBottom w:val="0"/>
          <w:divBdr>
            <w:top w:val="none" w:sz="0" w:space="0" w:color="auto"/>
            <w:left w:val="none" w:sz="0" w:space="0" w:color="auto"/>
            <w:bottom w:val="none" w:sz="0" w:space="0" w:color="auto"/>
            <w:right w:val="none" w:sz="0" w:space="0" w:color="auto"/>
          </w:divBdr>
        </w:div>
        <w:div w:id="1477069086">
          <w:marLeft w:val="480"/>
          <w:marRight w:val="0"/>
          <w:marTop w:val="0"/>
          <w:marBottom w:val="0"/>
          <w:divBdr>
            <w:top w:val="none" w:sz="0" w:space="0" w:color="auto"/>
            <w:left w:val="none" w:sz="0" w:space="0" w:color="auto"/>
            <w:bottom w:val="none" w:sz="0" w:space="0" w:color="auto"/>
            <w:right w:val="none" w:sz="0" w:space="0" w:color="auto"/>
          </w:divBdr>
        </w:div>
        <w:div w:id="1477451219">
          <w:marLeft w:val="480"/>
          <w:marRight w:val="0"/>
          <w:marTop w:val="0"/>
          <w:marBottom w:val="0"/>
          <w:divBdr>
            <w:top w:val="none" w:sz="0" w:space="0" w:color="auto"/>
            <w:left w:val="none" w:sz="0" w:space="0" w:color="auto"/>
            <w:bottom w:val="none" w:sz="0" w:space="0" w:color="auto"/>
            <w:right w:val="none" w:sz="0" w:space="0" w:color="auto"/>
          </w:divBdr>
        </w:div>
        <w:div w:id="1521167843">
          <w:marLeft w:val="480"/>
          <w:marRight w:val="0"/>
          <w:marTop w:val="0"/>
          <w:marBottom w:val="0"/>
          <w:divBdr>
            <w:top w:val="none" w:sz="0" w:space="0" w:color="auto"/>
            <w:left w:val="none" w:sz="0" w:space="0" w:color="auto"/>
            <w:bottom w:val="none" w:sz="0" w:space="0" w:color="auto"/>
            <w:right w:val="none" w:sz="0" w:space="0" w:color="auto"/>
          </w:divBdr>
        </w:div>
        <w:div w:id="1647776469">
          <w:marLeft w:val="480"/>
          <w:marRight w:val="0"/>
          <w:marTop w:val="0"/>
          <w:marBottom w:val="0"/>
          <w:divBdr>
            <w:top w:val="none" w:sz="0" w:space="0" w:color="auto"/>
            <w:left w:val="none" w:sz="0" w:space="0" w:color="auto"/>
            <w:bottom w:val="none" w:sz="0" w:space="0" w:color="auto"/>
            <w:right w:val="none" w:sz="0" w:space="0" w:color="auto"/>
          </w:divBdr>
        </w:div>
        <w:div w:id="1649246014">
          <w:marLeft w:val="480"/>
          <w:marRight w:val="0"/>
          <w:marTop w:val="0"/>
          <w:marBottom w:val="0"/>
          <w:divBdr>
            <w:top w:val="none" w:sz="0" w:space="0" w:color="auto"/>
            <w:left w:val="none" w:sz="0" w:space="0" w:color="auto"/>
            <w:bottom w:val="none" w:sz="0" w:space="0" w:color="auto"/>
            <w:right w:val="none" w:sz="0" w:space="0" w:color="auto"/>
          </w:divBdr>
        </w:div>
        <w:div w:id="1670644313">
          <w:marLeft w:val="480"/>
          <w:marRight w:val="0"/>
          <w:marTop w:val="0"/>
          <w:marBottom w:val="0"/>
          <w:divBdr>
            <w:top w:val="none" w:sz="0" w:space="0" w:color="auto"/>
            <w:left w:val="none" w:sz="0" w:space="0" w:color="auto"/>
            <w:bottom w:val="none" w:sz="0" w:space="0" w:color="auto"/>
            <w:right w:val="none" w:sz="0" w:space="0" w:color="auto"/>
          </w:divBdr>
        </w:div>
        <w:div w:id="1877157689">
          <w:marLeft w:val="480"/>
          <w:marRight w:val="0"/>
          <w:marTop w:val="0"/>
          <w:marBottom w:val="0"/>
          <w:divBdr>
            <w:top w:val="none" w:sz="0" w:space="0" w:color="auto"/>
            <w:left w:val="none" w:sz="0" w:space="0" w:color="auto"/>
            <w:bottom w:val="none" w:sz="0" w:space="0" w:color="auto"/>
            <w:right w:val="none" w:sz="0" w:space="0" w:color="auto"/>
          </w:divBdr>
        </w:div>
        <w:div w:id="1919244016">
          <w:marLeft w:val="480"/>
          <w:marRight w:val="0"/>
          <w:marTop w:val="0"/>
          <w:marBottom w:val="0"/>
          <w:divBdr>
            <w:top w:val="none" w:sz="0" w:space="0" w:color="auto"/>
            <w:left w:val="none" w:sz="0" w:space="0" w:color="auto"/>
            <w:bottom w:val="none" w:sz="0" w:space="0" w:color="auto"/>
            <w:right w:val="none" w:sz="0" w:space="0" w:color="auto"/>
          </w:divBdr>
        </w:div>
        <w:div w:id="1949464469">
          <w:marLeft w:val="480"/>
          <w:marRight w:val="0"/>
          <w:marTop w:val="0"/>
          <w:marBottom w:val="0"/>
          <w:divBdr>
            <w:top w:val="none" w:sz="0" w:space="0" w:color="auto"/>
            <w:left w:val="none" w:sz="0" w:space="0" w:color="auto"/>
            <w:bottom w:val="none" w:sz="0" w:space="0" w:color="auto"/>
            <w:right w:val="none" w:sz="0" w:space="0" w:color="auto"/>
          </w:divBdr>
        </w:div>
        <w:div w:id="1995332167">
          <w:marLeft w:val="480"/>
          <w:marRight w:val="0"/>
          <w:marTop w:val="0"/>
          <w:marBottom w:val="0"/>
          <w:divBdr>
            <w:top w:val="none" w:sz="0" w:space="0" w:color="auto"/>
            <w:left w:val="none" w:sz="0" w:space="0" w:color="auto"/>
            <w:bottom w:val="none" w:sz="0" w:space="0" w:color="auto"/>
            <w:right w:val="none" w:sz="0" w:space="0" w:color="auto"/>
          </w:divBdr>
        </w:div>
        <w:div w:id="2012298486">
          <w:marLeft w:val="480"/>
          <w:marRight w:val="0"/>
          <w:marTop w:val="0"/>
          <w:marBottom w:val="0"/>
          <w:divBdr>
            <w:top w:val="none" w:sz="0" w:space="0" w:color="auto"/>
            <w:left w:val="none" w:sz="0" w:space="0" w:color="auto"/>
            <w:bottom w:val="none" w:sz="0" w:space="0" w:color="auto"/>
            <w:right w:val="none" w:sz="0" w:space="0" w:color="auto"/>
          </w:divBdr>
        </w:div>
      </w:divsChild>
    </w:div>
    <w:div w:id="1248077047">
      <w:bodyDiv w:val="1"/>
      <w:marLeft w:val="0"/>
      <w:marRight w:val="0"/>
      <w:marTop w:val="0"/>
      <w:marBottom w:val="0"/>
      <w:divBdr>
        <w:top w:val="none" w:sz="0" w:space="0" w:color="auto"/>
        <w:left w:val="none" w:sz="0" w:space="0" w:color="auto"/>
        <w:bottom w:val="none" w:sz="0" w:space="0" w:color="auto"/>
        <w:right w:val="none" w:sz="0" w:space="0" w:color="auto"/>
      </w:divBdr>
    </w:div>
    <w:div w:id="1253466264">
      <w:bodyDiv w:val="1"/>
      <w:marLeft w:val="0"/>
      <w:marRight w:val="0"/>
      <w:marTop w:val="0"/>
      <w:marBottom w:val="0"/>
      <w:divBdr>
        <w:top w:val="none" w:sz="0" w:space="0" w:color="auto"/>
        <w:left w:val="none" w:sz="0" w:space="0" w:color="auto"/>
        <w:bottom w:val="none" w:sz="0" w:space="0" w:color="auto"/>
        <w:right w:val="none" w:sz="0" w:space="0" w:color="auto"/>
      </w:divBdr>
    </w:div>
    <w:div w:id="1256086384">
      <w:bodyDiv w:val="1"/>
      <w:marLeft w:val="0"/>
      <w:marRight w:val="0"/>
      <w:marTop w:val="0"/>
      <w:marBottom w:val="0"/>
      <w:divBdr>
        <w:top w:val="none" w:sz="0" w:space="0" w:color="auto"/>
        <w:left w:val="none" w:sz="0" w:space="0" w:color="auto"/>
        <w:bottom w:val="none" w:sz="0" w:space="0" w:color="auto"/>
        <w:right w:val="none" w:sz="0" w:space="0" w:color="auto"/>
      </w:divBdr>
    </w:div>
    <w:div w:id="1258757162">
      <w:bodyDiv w:val="1"/>
      <w:marLeft w:val="0"/>
      <w:marRight w:val="0"/>
      <w:marTop w:val="0"/>
      <w:marBottom w:val="0"/>
      <w:divBdr>
        <w:top w:val="none" w:sz="0" w:space="0" w:color="auto"/>
        <w:left w:val="none" w:sz="0" w:space="0" w:color="auto"/>
        <w:bottom w:val="none" w:sz="0" w:space="0" w:color="auto"/>
        <w:right w:val="none" w:sz="0" w:space="0" w:color="auto"/>
      </w:divBdr>
    </w:div>
    <w:div w:id="1259211297">
      <w:bodyDiv w:val="1"/>
      <w:marLeft w:val="0"/>
      <w:marRight w:val="0"/>
      <w:marTop w:val="0"/>
      <w:marBottom w:val="0"/>
      <w:divBdr>
        <w:top w:val="none" w:sz="0" w:space="0" w:color="auto"/>
        <w:left w:val="none" w:sz="0" w:space="0" w:color="auto"/>
        <w:bottom w:val="none" w:sz="0" w:space="0" w:color="auto"/>
        <w:right w:val="none" w:sz="0" w:space="0" w:color="auto"/>
      </w:divBdr>
    </w:div>
    <w:div w:id="1260988311">
      <w:bodyDiv w:val="1"/>
      <w:marLeft w:val="0"/>
      <w:marRight w:val="0"/>
      <w:marTop w:val="0"/>
      <w:marBottom w:val="0"/>
      <w:divBdr>
        <w:top w:val="none" w:sz="0" w:space="0" w:color="auto"/>
        <w:left w:val="none" w:sz="0" w:space="0" w:color="auto"/>
        <w:bottom w:val="none" w:sz="0" w:space="0" w:color="auto"/>
        <w:right w:val="none" w:sz="0" w:space="0" w:color="auto"/>
      </w:divBdr>
    </w:div>
    <w:div w:id="1262494752">
      <w:bodyDiv w:val="1"/>
      <w:marLeft w:val="0"/>
      <w:marRight w:val="0"/>
      <w:marTop w:val="0"/>
      <w:marBottom w:val="0"/>
      <w:divBdr>
        <w:top w:val="none" w:sz="0" w:space="0" w:color="auto"/>
        <w:left w:val="none" w:sz="0" w:space="0" w:color="auto"/>
        <w:bottom w:val="none" w:sz="0" w:space="0" w:color="auto"/>
        <w:right w:val="none" w:sz="0" w:space="0" w:color="auto"/>
      </w:divBdr>
    </w:div>
    <w:div w:id="1262644679">
      <w:bodyDiv w:val="1"/>
      <w:marLeft w:val="0"/>
      <w:marRight w:val="0"/>
      <w:marTop w:val="0"/>
      <w:marBottom w:val="0"/>
      <w:divBdr>
        <w:top w:val="none" w:sz="0" w:space="0" w:color="auto"/>
        <w:left w:val="none" w:sz="0" w:space="0" w:color="auto"/>
        <w:bottom w:val="none" w:sz="0" w:space="0" w:color="auto"/>
        <w:right w:val="none" w:sz="0" w:space="0" w:color="auto"/>
      </w:divBdr>
    </w:div>
    <w:div w:id="1271662069">
      <w:bodyDiv w:val="1"/>
      <w:marLeft w:val="0"/>
      <w:marRight w:val="0"/>
      <w:marTop w:val="0"/>
      <w:marBottom w:val="0"/>
      <w:divBdr>
        <w:top w:val="none" w:sz="0" w:space="0" w:color="auto"/>
        <w:left w:val="none" w:sz="0" w:space="0" w:color="auto"/>
        <w:bottom w:val="none" w:sz="0" w:space="0" w:color="auto"/>
        <w:right w:val="none" w:sz="0" w:space="0" w:color="auto"/>
      </w:divBdr>
    </w:div>
    <w:div w:id="1283608332">
      <w:bodyDiv w:val="1"/>
      <w:marLeft w:val="0"/>
      <w:marRight w:val="0"/>
      <w:marTop w:val="0"/>
      <w:marBottom w:val="0"/>
      <w:divBdr>
        <w:top w:val="none" w:sz="0" w:space="0" w:color="auto"/>
        <w:left w:val="none" w:sz="0" w:space="0" w:color="auto"/>
        <w:bottom w:val="none" w:sz="0" w:space="0" w:color="auto"/>
        <w:right w:val="none" w:sz="0" w:space="0" w:color="auto"/>
      </w:divBdr>
      <w:divsChild>
        <w:div w:id="99494106">
          <w:marLeft w:val="480"/>
          <w:marRight w:val="0"/>
          <w:marTop w:val="0"/>
          <w:marBottom w:val="0"/>
          <w:divBdr>
            <w:top w:val="none" w:sz="0" w:space="0" w:color="auto"/>
            <w:left w:val="none" w:sz="0" w:space="0" w:color="auto"/>
            <w:bottom w:val="none" w:sz="0" w:space="0" w:color="auto"/>
            <w:right w:val="none" w:sz="0" w:space="0" w:color="auto"/>
          </w:divBdr>
        </w:div>
        <w:div w:id="123816720">
          <w:marLeft w:val="480"/>
          <w:marRight w:val="0"/>
          <w:marTop w:val="0"/>
          <w:marBottom w:val="0"/>
          <w:divBdr>
            <w:top w:val="none" w:sz="0" w:space="0" w:color="auto"/>
            <w:left w:val="none" w:sz="0" w:space="0" w:color="auto"/>
            <w:bottom w:val="none" w:sz="0" w:space="0" w:color="auto"/>
            <w:right w:val="none" w:sz="0" w:space="0" w:color="auto"/>
          </w:divBdr>
        </w:div>
        <w:div w:id="166796323">
          <w:marLeft w:val="480"/>
          <w:marRight w:val="0"/>
          <w:marTop w:val="0"/>
          <w:marBottom w:val="0"/>
          <w:divBdr>
            <w:top w:val="none" w:sz="0" w:space="0" w:color="auto"/>
            <w:left w:val="none" w:sz="0" w:space="0" w:color="auto"/>
            <w:bottom w:val="none" w:sz="0" w:space="0" w:color="auto"/>
            <w:right w:val="none" w:sz="0" w:space="0" w:color="auto"/>
          </w:divBdr>
        </w:div>
        <w:div w:id="182985295">
          <w:marLeft w:val="480"/>
          <w:marRight w:val="0"/>
          <w:marTop w:val="0"/>
          <w:marBottom w:val="0"/>
          <w:divBdr>
            <w:top w:val="none" w:sz="0" w:space="0" w:color="auto"/>
            <w:left w:val="none" w:sz="0" w:space="0" w:color="auto"/>
            <w:bottom w:val="none" w:sz="0" w:space="0" w:color="auto"/>
            <w:right w:val="none" w:sz="0" w:space="0" w:color="auto"/>
          </w:divBdr>
        </w:div>
        <w:div w:id="313532910">
          <w:marLeft w:val="480"/>
          <w:marRight w:val="0"/>
          <w:marTop w:val="0"/>
          <w:marBottom w:val="0"/>
          <w:divBdr>
            <w:top w:val="none" w:sz="0" w:space="0" w:color="auto"/>
            <w:left w:val="none" w:sz="0" w:space="0" w:color="auto"/>
            <w:bottom w:val="none" w:sz="0" w:space="0" w:color="auto"/>
            <w:right w:val="none" w:sz="0" w:space="0" w:color="auto"/>
          </w:divBdr>
        </w:div>
        <w:div w:id="327440388">
          <w:marLeft w:val="480"/>
          <w:marRight w:val="0"/>
          <w:marTop w:val="0"/>
          <w:marBottom w:val="0"/>
          <w:divBdr>
            <w:top w:val="none" w:sz="0" w:space="0" w:color="auto"/>
            <w:left w:val="none" w:sz="0" w:space="0" w:color="auto"/>
            <w:bottom w:val="none" w:sz="0" w:space="0" w:color="auto"/>
            <w:right w:val="none" w:sz="0" w:space="0" w:color="auto"/>
          </w:divBdr>
        </w:div>
        <w:div w:id="780684270">
          <w:marLeft w:val="480"/>
          <w:marRight w:val="0"/>
          <w:marTop w:val="0"/>
          <w:marBottom w:val="0"/>
          <w:divBdr>
            <w:top w:val="none" w:sz="0" w:space="0" w:color="auto"/>
            <w:left w:val="none" w:sz="0" w:space="0" w:color="auto"/>
            <w:bottom w:val="none" w:sz="0" w:space="0" w:color="auto"/>
            <w:right w:val="none" w:sz="0" w:space="0" w:color="auto"/>
          </w:divBdr>
        </w:div>
        <w:div w:id="911038131">
          <w:marLeft w:val="480"/>
          <w:marRight w:val="0"/>
          <w:marTop w:val="0"/>
          <w:marBottom w:val="0"/>
          <w:divBdr>
            <w:top w:val="none" w:sz="0" w:space="0" w:color="auto"/>
            <w:left w:val="none" w:sz="0" w:space="0" w:color="auto"/>
            <w:bottom w:val="none" w:sz="0" w:space="0" w:color="auto"/>
            <w:right w:val="none" w:sz="0" w:space="0" w:color="auto"/>
          </w:divBdr>
        </w:div>
        <w:div w:id="930359386">
          <w:marLeft w:val="480"/>
          <w:marRight w:val="0"/>
          <w:marTop w:val="0"/>
          <w:marBottom w:val="0"/>
          <w:divBdr>
            <w:top w:val="none" w:sz="0" w:space="0" w:color="auto"/>
            <w:left w:val="none" w:sz="0" w:space="0" w:color="auto"/>
            <w:bottom w:val="none" w:sz="0" w:space="0" w:color="auto"/>
            <w:right w:val="none" w:sz="0" w:space="0" w:color="auto"/>
          </w:divBdr>
        </w:div>
        <w:div w:id="1066688502">
          <w:marLeft w:val="480"/>
          <w:marRight w:val="0"/>
          <w:marTop w:val="0"/>
          <w:marBottom w:val="0"/>
          <w:divBdr>
            <w:top w:val="none" w:sz="0" w:space="0" w:color="auto"/>
            <w:left w:val="none" w:sz="0" w:space="0" w:color="auto"/>
            <w:bottom w:val="none" w:sz="0" w:space="0" w:color="auto"/>
            <w:right w:val="none" w:sz="0" w:space="0" w:color="auto"/>
          </w:divBdr>
        </w:div>
        <w:div w:id="1206674650">
          <w:marLeft w:val="480"/>
          <w:marRight w:val="0"/>
          <w:marTop w:val="0"/>
          <w:marBottom w:val="0"/>
          <w:divBdr>
            <w:top w:val="none" w:sz="0" w:space="0" w:color="auto"/>
            <w:left w:val="none" w:sz="0" w:space="0" w:color="auto"/>
            <w:bottom w:val="none" w:sz="0" w:space="0" w:color="auto"/>
            <w:right w:val="none" w:sz="0" w:space="0" w:color="auto"/>
          </w:divBdr>
        </w:div>
        <w:div w:id="1220365543">
          <w:marLeft w:val="480"/>
          <w:marRight w:val="0"/>
          <w:marTop w:val="0"/>
          <w:marBottom w:val="0"/>
          <w:divBdr>
            <w:top w:val="none" w:sz="0" w:space="0" w:color="auto"/>
            <w:left w:val="none" w:sz="0" w:space="0" w:color="auto"/>
            <w:bottom w:val="none" w:sz="0" w:space="0" w:color="auto"/>
            <w:right w:val="none" w:sz="0" w:space="0" w:color="auto"/>
          </w:divBdr>
        </w:div>
        <w:div w:id="1302926463">
          <w:marLeft w:val="480"/>
          <w:marRight w:val="0"/>
          <w:marTop w:val="0"/>
          <w:marBottom w:val="0"/>
          <w:divBdr>
            <w:top w:val="none" w:sz="0" w:space="0" w:color="auto"/>
            <w:left w:val="none" w:sz="0" w:space="0" w:color="auto"/>
            <w:bottom w:val="none" w:sz="0" w:space="0" w:color="auto"/>
            <w:right w:val="none" w:sz="0" w:space="0" w:color="auto"/>
          </w:divBdr>
        </w:div>
        <w:div w:id="1322854216">
          <w:marLeft w:val="480"/>
          <w:marRight w:val="0"/>
          <w:marTop w:val="0"/>
          <w:marBottom w:val="0"/>
          <w:divBdr>
            <w:top w:val="none" w:sz="0" w:space="0" w:color="auto"/>
            <w:left w:val="none" w:sz="0" w:space="0" w:color="auto"/>
            <w:bottom w:val="none" w:sz="0" w:space="0" w:color="auto"/>
            <w:right w:val="none" w:sz="0" w:space="0" w:color="auto"/>
          </w:divBdr>
        </w:div>
        <w:div w:id="1375498454">
          <w:marLeft w:val="480"/>
          <w:marRight w:val="0"/>
          <w:marTop w:val="0"/>
          <w:marBottom w:val="0"/>
          <w:divBdr>
            <w:top w:val="none" w:sz="0" w:space="0" w:color="auto"/>
            <w:left w:val="none" w:sz="0" w:space="0" w:color="auto"/>
            <w:bottom w:val="none" w:sz="0" w:space="0" w:color="auto"/>
            <w:right w:val="none" w:sz="0" w:space="0" w:color="auto"/>
          </w:divBdr>
        </w:div>
        <w:div w:id="1386415460">
          <w:marLeft w:val="480"/>
          <w:marRight w:val="0"/>
          <w:marTop w:val="0"/>
          <w:marBottom w:val="0"/>
          <w:divBdr>
            <w:top w:val="none" w:sz="0" w:space="0" w:color="auto"/>
            <w:left w:val="none" w:sz="0" w:space="0" w:color="auto"/>
            <w:bottom w:val="none" w:sz="0" w:space="0" w:color="auto"/>
            <w:right w:val="none" w:sz="0" w:space="0" w:color="auto"/>
          </w:divBdr>
        </w:div>
        <w:div w:id="1537622797">
          <w:marLeft w:val="480"/>
          <w:marRight w:val="0"/>
          <w:marTop w:val="0"/>
          <w:marBottom w:val="0"/>
          <w:divBdr>
            <w:top w:val="none" w:sz="0" w:space="0" w:color="auto"/>
            <w:left w:val="none" w:sz="0" w:space="0" w:color="auto"/>
            <w:bottom w:val="none" w:sz="0" w:space="0" w:color="auto"/>
            <w:right w:val="none" w:sz="0" w:space="0" w:color="auto"/>
          </w:divBdr>
        </w:div>
        <w:div w:id="1579974455">
          <w:marLeft w:val="480"/>
          <w:marRight w:val="0"/>
          <w:marTop w:val="0"/>
          <w:marBottom w:val="0"/>
          <w:divBdr>
            <w:top w:val="none" w:sz="0" w:space="0" w:color="auto"/>
            <w:left w:val="none" w:sz="0" w:space="0" w:color="auto"/>
            <w:bottom w:val="none" w:sz="0" w:space="0" w:color="auto"/>
            <w:right w:val="none" w:sz="0" w:space="0" w:color="auto"/>
          </w:divBdr>
        </w:div>
        <w:div w:id="1961719928">
          <w:marLeft w:val="480"/>
          <w:marRight w:val="0"/>
          <w:marTop w:val="0"/>
          <w:marBottom w:val="0"/>
          <w:divBdr>
            <w:top w:val="none" w:sz="0" w:space="0" w:color="auto"/>
            <w:left w:val="none" w:sz="0" w:space="0" w:color="auto"/>
            <w:bottom w:val="none" w:sz="0" w:space="0" w:color="auto"/>
            <w:right w:val="none" w:sz="0" w:space="0" w:color="auto"/>
          </w:divBdr>
        </w:div>
        <w:div w:id="1988047562">
          <w:marLeft w:val="480"/>
          <w:marRight w:val="0"/>
          <w:marTop w:val="0"/>
          <w:marBottom w:val="0"/>
          <w:divBdr>
            <w:top w:val="none" w:sz="0" w:space="0" w:color="auto"/>
            <w:left w:val="none" w:sz="0" w:space="0" w:color="auto"/>
            <w:bottom w:val="none" w:sz="0" w:space="0" w:color="auto"/>
            <w:right w:val="none" w:sz="0" w:space="0" w:color="auto"/>
          </w:divBdr>
        </w:div>
        <w:div w:id="2073192611">
          <w:marLeft w:val="480"/>
          <w:marRight w:val="0"/>
          <w:marTop w:val="0"/>
          <w:marBottom w:val="0"/>
          <w:divBdr>
            <w:top w:val="none" w:sz="0" w:space="0" w:color="auto"/>
            <w:left w:val="none" w:sz="0" w:space="0" w:color="auto"/>
            <w:bottom w:val="none" w:sz="0" w:space="0" w:color="auto"/>
            <w:right w:val="none" w:sz="0" w:space="0" w:color="auto"/>
          </w:divBdr>
        </w:div>
        <w:div w:id="2133942245">
          <w:marLeft w:val="480"/>
          <w:marRight w:val="0"/>
          <w:marTop w:val="0"/>
          <w:marBottom w:val="0"/>
          <w:divBdr>
            <w:top w:val="none" w:sz="0" w:space="0" w:color="auto"/>
            <w:left w:val="none" w:sz="0" w:space="0" w:color="auto"/>
            <w:bottom w:val="none" w:sz="0" w:space="0" w:color="auto"/>
            <w:right w:val="none" w:sz="0" w:space="0" w:color="auto"/>
          </w:divBdr>
        </w:div>
      </w:divsChild>
    </w:div>
    <w:div w:id="1284338102">
      <w:bodyDiv w:val="1"/>
      <w:marLeft w:val="0"/>
      <w:marRight w:val="0"/>
      <w:marTop w:val="0"/>
      <w:marBottom w:val="0"/>
      <w:divBdr>
        <w:top w:val="none" w:sz="0" w:space="0" w:color="auto"/>
        <w:left w:val="none" w:sz="0" w:space="0" w:color="auto"/>
        <w:bottom w:val="none" w:sz="0" w:space="0" w:color="auto"/>
        <w:right w:val="none" w:sz="0" w:space="0" w:color="auto"/>
      </w:divBdr>
    </w:div>
    <w:div w:id="1285766588">
      <w:bodyDiv w:val="1"/>
      <w:marLeft w:val="0"/>
      <w:marRight w:val="0"/>
      <w:marTop w:val="0"/>
      <w:marBottom w:val="0"/>
      <w:divBdr>
        <w:top w:val="none" w:sz="0" w:space="0" w:color="auto"/>
        <w:left w:val="none" w:sz="0" w:space="0" w:color="auto"/>
        <w:bottom w:val="none" w:sz="0" w:space="0" w:color="auto"/>
        <w:right w:val="none" w:sz="0" w:space="0" w:color="auto"/>
      </w:divBdr>
    </w:div>
    <w:div w:id="1286037562">
      <w:bodyDiv w:val="1"/>
      <w:marLeft w:val="0"/>
      <w:marRight w:val="0"/>
      <w:marTop w:val="0"/>
      <w:marBottom w:val="0"/>
      <w:divBdr>
        <w:top w:val="none" w:sz="0" w:space="0" w:color="auto"/>
        <w:left w:val="none" w:sz="0" w:space="0" w:color="auto"/>
        <w:bottom w:val="none" w:sz="0" w:space="0" w:color="auto"/>
        <w:right w:val="none" w:sz="0" w:space="0" w:color="auto"/>
      </w:divBdr>
    </w:div>
    <w:div w:id="1291206044">
      <w:bodyDiv w:val="1"/>
      <w:marLeft w:val="0"/>
      <w:marRight w:val="0"/>
      <w:marTop w:val="0"/>
      <w:marBottom w:val="0"/>
      <w:divBdr>
        <w:top w:val="none" w:sz="0" w:space="0" w:color="auto"/>
        <w:left w:val="none" w:sz="0" w:space="0" w:color="auto"/>
        <w:bottom w:val="none" w:sz="0" w:space="0" w:color="auto"/>
        <w:right w:val="none" w:sz="0" w:space="0" w:color="auto"/>
      </w:divBdr>
    </w:div>
    <w:div w:id="1294408334">
      <w:bodyDiv w:val="1"/>
      <w:marLeft w:val="0"/>
      <w:marRight w:val="0"/>
      <w:marTop w:val="0"/>
      <w:marBottom w:val="0"/>
      <w:divBdr>
        <w:top w:val="none" w:sz="0" w:space="0" w:color="auto"/>
        <w:left w:val="none" w:sz="0" w:space="0" w:color="auto"/>
        <w:bottom w:val="none" w:sz="0" w:space="0" w:color="auto"/>
        <w:right w:val="none" w:sz="0" w:space="0" w:color="auto"/>
      </w:divBdr>
      <w:divsChild>
        <w:div w:id="221793645">
          <w:marLeft w:val="480"/>
          <w:marRight w:val="0"/>
          <w:marTop w:val="0"/>
          <w:marBottom w:val="0"/>
          <w:divBdr>
            <w:top w:val="none" w:sz="0" w:space="0" w:color="auto"/>
            <w:left w:val="none" w:sz="0" w:space="0" w:color="auto"/>
            <w:bottom w:val="none" w:sz="0" w:space="0" w:color="auto"/>
            <w:right w:val="none" w:sz="0" w:space="0" w:color="auto"/>
          </w:divBdr>
        </w:div>
        <w:div w:id="742528207">
          <w:marLeft w:val="480"/>
          <w:marRight w:val="0"/>
          <w:marTop w:val="0"/>
          <w:marBottom w:val="0"/>
          <w:divBdr>
            <w:top w:val="none" w:sz="0" w:space="0" w:color="auto"/>
            <w:left w:val="none" w:sz="0" w:space="0" w:color="auto"/>
            <w:bottom w:val="none" w:sz="0" w:space="0" w:color="auto"/>
            <w:right w:val="none" w:sz="0" w:space="0" w:color="auto"/>
          </w:divBdr>
        </w:div>
        <w:div w:id="1030060955">
          <w:marLeft w:val="480"/>
          <w:marRight w:val="0"/>
          <w:marTop w:val="0"/>
          <w:marBottom w:val="0"/>
          <w:divBdr>
            <w:top w:val="none" w:sz="0" w:space="0" w:color="auto"/>
            <w:left w:val="none" w:sz="0" w:space="0" w:color="auto"/>
            <w:bottom w:val="none" w:sz="0" w:space="0" w:color="auto"/>
            <w:right w:val="none" w:sz="0" w:space="0" w:color="auto"/>
          </w:divBdr>
        </w:div>
        <w:div w:id="1581674230">
          <w:marLeft w:val="480"/>
          <w:marRight w:val="0"/>
          <w:marTop w:val="0"/>
          <w:marBottom w:val="0"/>
          <w:divBdr>
            <w:top w:val="none" w:sz="0" w:space="0" w:color="auto"/>
            <w:left w:val="none" w:sz="0" w:space="0" w:color="auto"/>
            <w:bottom w:val="none" w:sz="0" w:space="0" w:color="auto"/>
            <w:right w:val="none" w:sz="0" w:space="0" w:color="auto"/>
          </w:divBdr>
        </w:div>
        <w:div w:id="1842963859">
          <w:marLeft w:val="480"/>
          <w:marRight w:val="0"/>
          <w:marTop w:val="0"/>
          <w:marBottom w:val="0"/>
          <w:divBdr>
            <w:top w:val="none" w:sz="0" w:space="0" w:color="auto"/>
            <w:left w:val="none" w:sz="0" w:space="0" w:color="auto"/>
            <w:bottom w:val="none" w:sz="0" w:space="0" w:color="auto"/>
            <w:right w:val="none" w:sz="0" w:space="0" w:color="auto"/>
          </w:divBdr>
        </w:div>
        <w:div w:id="1964845237">
          <w:marLeft w:val="480"/>
          <w:marRight w:val="0"/>
          <w:marTop w:val="0"/>
          <w:marBottom w:val="0"/>
          <w:divBdr>
            <w:top w:val="none" w:sz="0" w:space="0" w:color="auto"/>
            <w:left w:val="none" w:sz="0" w:space="0" w:color="auto"/>
            <w:bottom w:val="none" w:sz="0" w:space="0" w:color="auto"/>
            <w:right w:val="none" w:sz="0" w:space="0" w:color="auto"/>
          </w:divBdr>
        </w:div>
      </w:divsChild>
    </w:div>
    <w:div w:id="1299841984">
      <w:bodyDiv w:val="1"/>
      <w:marLeft w:val="0"/>
      <w:marRight w:val="0"/>
      <w:marTop w:val="0"/>
      <w:marBottom w:val="0"/>
      <w:divBdr>
        <w:top w:val="none" w:sz="0" w:space="0" w:color="auto"/>
        <w:left w:val="none" w:sz="0" w:space="0" w:color="auto"/>
        <w:bottom w:val="none" w:sz="0" w:space="0" w:color="auto"/>
        <w:right w:val="none" w:sz="0" w:space="0" w:color="auto"/>
      </w:divBdr>
    </w:div>
    <w:div w:id="1303191202">
      <w:bodyDiv w:val="1"/>
      <w:marLeft w:val="0"/>
      <w:marRight w:val="0"/>
      <w:marTop w:val="0"/>
      <w:marBottom w:val="0"/>
      <w:divBdr>
        <w:top w:val="none" w:sz="0" w:space="0" w:color="auto"/>
        <w:left w:val="none" w:sz="0" w:space="0" w:color="auto"/>
        <w:bottom w:val="none" w:sz="0" w:space="0" w:color="auto"/>
        <w:right w:val="none" w:sz="0" w:space="0" w:color="auto"/>
      </w:divBdr>
    </w:div>
    <w:div w:id="1304390546">
      <w:bodyDiv w:val="1"/>
      <w:marLeft w:val="0"/>
      <w:marRight w:val="0"/>
      <w:marTop w:val="0"/>
      <w:marBottom w:val="0"/>
      <w:divBdr>
        <w:top w:val="none" w:sz="0" w:space="0" w:color="auto"/>
        <w:left w:val="none" w:sz="0" w:space="0" w:color="auto"/>
        <w:bottom w:val="none" w:sz="0" w:space="0" w:color="auto"/>
        <w:right w:val="none" w:sz="0" w:space="0" w:color="auto"/>
      </w:divBdr>
    </w:div>
    <w:div w:id="1306618026">
      <w:bodyDiv w:val="1"/>
      <w:marLeft w:val="0"/>
      <w:marRight w:val="0"/>
      <w:marTop w:val="0"/>
      <w:marBottom w:val="0"/>
      <w:divBdr>
        <w:top w:val="none" w:sz="0" w:space="0" w:color="auto"/>
        <w:left w:val="none" w:sz="0" w:space="0" w:color="auto"/>
        <w:bottom w:val="none" w:sz="0" w:space="0" w:color="auto"/>
        <w:right w:val="none" w:sz="0" w:space="0" w:color="auto"/>
      </w:divBdr>
    </w:div>
    <w:div w:id="1307591102">
      <w:bodyDiv w:val="1"/>
      <w:marLeft w:val="0"/>
      <w:marRight w:val="0"/>
      <w:marTop w:val="0"/>
      <w:marBottom w:val="0"/>
      <w:divBdr>
        <w:top w:val="none" w:sz="0" w:space="0" w:color="auto"/>
        <w:left w:val="none" w:sz="0" w:space="0" w:color="auto"/>
        <w:bottom w:val="none" w:sz="0" w:space="0" w:color="auto"/>
        <w:right w:val="none" w:sz="0" w:space="0" w:color="auto"/>
      </w:divBdr>
    </w:div>
    <w:div w:id="1308047300">
      <w:bodyDiv w:val="1"/>
      <w:marLeft w:val="0"/>
      <w:marRight w:val="0"/>
      <w:marTop w:val="0"/>
      <w:marBottom w:val="0"/>
      <w:divBdr>
        <w:top w:val="none" w:sz="0" w:space="0" w:color="auto"/>
        <w:left w:val="none" w:sz="0" w:space="0" w:color="auto"/>
        <w:bottom w:val="none" w:sz="0" w:space="0" w:color="auto"/>
        <w:right w:val="none" w:sz="0" w:space="0" w:color="auto"/>
      </w:divBdr>
    </w:div>
    <w:div w:id="1312951630">
      <w:bodyDiv w:val="1"/>
      <w:marLeft w:val="0"/>
      <w:marRight w:val="0"/>
      <w:marTop w:val="0"/>
      <w:marBottom w:val="0"/>
      <w:divBdr>
        <w:top w:val="none" w:sz="0" w:space="0" w:color="auto"/>
        <w:left w:val="none" w:sz="0" w:space="0" w:color="auto"/>
        <w:bottom w:val="none" w:sz="0" w:space="0" w:color="auto"/>
        <w:right w:val="none" w:sz="0" w:space="0" w:color="auto"/>
      </w:divBdr>
    </w:div>
    <w:div w:id="1317345687">
      <w:bodyDiv w:val="1"/>
      <w:marLeft w:val="0"/>
      <w:marRight w:val="0"/>
      <w:marTop w:val="0"/>
      <w:marBottom w:val="0"/>
      <w:divBdr>
        <w:top w:val="none" w:sz="0" w:space="0" w:color="auto"/>
        <w:left w:val="none" w:sz="0" w:space="0" w:color="auto"/>
        <w:bottom w:val="none" w:sz="0" w:space="0" w:color="auto"/>
        <w:right w:val="none" w:sz="0" w:space="0" w:color="auto"/>
      </w:divBdr>
    </w:div>
    <w:div w:id="1317689425">
      <w:bodyDiv w:val="1"/>
      <w:marLeft w:val="0"/>
      <w:marRight w:val="0"/>
      <w:marTop w:val="0"/>
      <w:marBottom w:val="0"/>
      <w:divBdr>
        <w:top w:val="none" w:sz="0" w:space="0" w:color="auto"/>
        <w:left w:val="none" w:sz="0" w:space="0" w:color="auto"/>
        <w:bottom w:val="none" w:sz="0" w:space="0" w:color="auto"/>
        <w:right w:val="none" w:sz="0" w:space="0" w:color="auto"/>
      </w:divBdr>
    </w:div>
    <w:div w:id="1318920110">
      <w:bodyDiv w:val="1"/>
      <w:marLeft w:val="0"/>
      <w:marRight w:val="0"/>
      <w:marTop w:val="0"/>
      <w:marBottom w:val="0"/>
      <w:divBdr>
        <w:top w:val="none" w:sz="0" w:space="0" w:color="auto"/>
        <w:left w:val="none" w:sz="0" w:space="0" w:color="auto"/>
        <w:bottom w:val="none" w:sz="0" w:space="0" w:color="auto"/>
        <w:right w:val="none" w:sz="0" w:space="0" w:color="auto"/>
      </w:divBdr>
    </w:div>
    <w:div w:id="1321352127">
      <w:bodyDiv w:val="1"/>
      <w:marLeft w:val="0"/>
      <w:marRight w:val="0"/>
      <w:marTop w:val="0"/>
      <w:marBottom w:val="0"/>
      <w:divBdr>
        <w:top w:val="none" w:sz="0" w:space="0" w:color="auto"/>
        <w:left w:val="none" w:sz="0" w:space="0" w:color="auto"/>
        <w:bottom w:val="none" w:sz="0" w:space="0" w:color="auto"/>
        <w:right w:val="none" w:sz="0" w:space="0" w:color="auto"/>
      </w:divBdr>
    </w:div>
    <w:div w:id="1322737814">
      <w:bodyDiv w:val="1"/>
      <w:marLeft w:val="0"/>
      <w:marRight w:val="0"/>
      <w:marTop w:val="0"/>
      <w:marBottom w:val="0"/>
      <w:divBdr>
        <w:top w:val="none" w:sz="0" w:space="0" w:color="auto"/>
        <w:left w:val="none" w:sz="0" w:space="0" w:color="auto"/>
        <w:bottom w:val="none" w:sz="0" w:space="0" w:color="auto"/>
        <w:right w:val="none" w:sz="0" w:space="0" w:color="auto"/>
      </w:divBdr>
    </w:div>
    <w:div w:id="1323201009">
      <w:bodyDiv w:val="1"/>
      <w:marLeft w:val="0"/>
      <w:marRight w:val="0"/>
      <w:marTop w:val="0"/>
      <w:marBottom w:val="0"/>
      <w:divBdr>
        <w:top w:val="none" w:sz="0" w:space="0" w:color="auto"/>
        <w:left w:val="none" w:sz="0" w:space="0" w:color="auto"/>
        <w:bottom w:val="none" w:sz="0" w:space="0" w:color="auto"/>
        <w:right w:val="none" w:sz="0" w:space="0" w:color="auto"/>
      </w:divBdr>
      <w:divsChild>
        <w:div w:id="277688546">
          <w:marLeft w:val="480"/>
          <w:marRight w:val="0"/>
          <w:marTop w:val="0"/>
          <w:marBottom w:val="0"/>
          <w:divBdr>
            <w:top w:val="none" w:sz="0" w:space="0" w:color="auto"/>
            <w:left w:val="none" w:sz="0" w:space="0" w:color="auto"/>
            <w:bottom w:val="none" w:sz="0" w:space="0" w:color="auto"/>
            <w:right w:val="none" w:sz="0" w:space="0" w:color="auto"/>
          </w:divBdr>
        </w:div>
        <w:div w:id="525221051">
          <w:marLeft w:val="480"/>
          <w:marRight w:val="0"/>
          <w:marTop w:val="0"/>
          <w:marBottom w:val="0"/>
          <w:divBdr>
            <w:top w:val="none" w:sz="0" w:space="0" w:color="auto"/>
            <w:left w:val="none" w:sz="0" w:space="0" w:color="auto"/>
            <w:bottom w:val="none" w:sz="0" w:space="0" w:color="auto"/>
            <w:right w:val="none" w:sz="0" w:space="0" w:color="auto"/>
          </w:divBdr>
        </w:div>
        <w:div w:id="531844993">
          <w:marLeft w:val="480"/>
          <w:marRight w:val="0"/>
          <w:marTop w:val="0"/>
          <w:marBottom w:val="0"/>
          <w:divBdr>
            <w:top w:val="none" w:sz="0" w:space="0" w:color="auto"/>
            <w:left w:val="none" w:sz="0" w:space="0" w:color="auto"/>
            <w:bottom w:val="none" w:sz="0" w:space="0" w:color="auto"/>
            <w:right w:val="none" w:sz="0" w:space="0" w:color="auto"/>
          </w:divBdr>
        </w:div>
        <w:div w:id="585844116">
          <w:marLeft w:val="480"/>
          <w:marRight w:val="0"/>
          <w:marTop w:val="0"/>
          <w:marBottom w:val="0"/>
          <w:divBdr>
            <w:top w:val="none" w:sz="0" w:space="0" w:color="auto"/>
            <w:left w:val="none" w:sz="0" w:space="0" w:color="auto"/>
            <w:bottom w:val="none" w:sz="0" w:space="0" w:color="auto"/>
            <w:right w:val="none" w:sz="0" w:space="0" w:color="auto"/>
          </w:divBdr>
        </w:div>
        <w:div w:id="605041389">
          <w:marLeft w:val="480"/>
          <w:marRight w:val="0"/>
          <w:marTop w:val="0"/>
          <w:marBottom w:val="0"/>
          <w:divBdr>
            <w:top w:val="none" w:sz="0" w:space="0" w:color="auto"/>
            <w:left w:val="none" w:sz="0" w:space="0" w:color="auto"/>
            <w:bottom w:val="none" w:sz="0" w:space="0" w:color="auto"/>
            <w:right w:val="none" w:sz="0" w:space="0" w:color="auto"/>
          </w:divBdr>
        </w:div>
        <w:div w:id="635187881">
          <w:marLeft w:val="480"/>
          <w:marRight w:val="0"/>
          <w:marTop w:val="0"/>
          <w:marBottom w:val="0"/>
          <w:divBdr>
            <w:top w:val="none" w:sz="0" w:space="0" w:color="auto"/>
            <w:left w:val="none" w:sz="0" w:space="0" w:color="auto"/>
            <w:bottom w:val="none" w:sz="0" w:space="0" w:color="auto"/>
            <w:right w:val="none" w:sz="0" w:space="0" w:color="auto"/>
          </w:divBdr>
        </w:div>
        <w:div w:id="684868770">
          <w:marLeft w:val="480"/>
          <w:marRight w:val="0"/>
          <w:marTop w:val="0"/>
          <w:marBottom w:val="0"/>
          <w:divBdr>
            <w:top w:val="none" w:sz="0" w:space="0" w:color="auto"/>
            <w:left w:val="none" w:sz="0" w:space="0" w:color="auto"/>
            <w:bottom w:val="none" w:sz="0" w:space="0" w:color="auto"/>
            <w:right w:val="none" w:sz="0" w:space="0" w:color="auto"/>
          </w:divBdr>
        </w:div>
        <w:div w:id="868569205">
          <w:marLeft w:val="480"/>
          <w:marRight w:val="0"/>
          <w:marTop w:val="0"/>
          <w:marBottom w:val="0"/>
          <w:divBdr>
            <w:top w:val="none" w:sz="0" w:space="0" w:color="auto"/>
            <w:left w:val="none" w:sz="0" w:space="0" w:color="auto"/>
            <w:bottom w:val="none" w:sz="0" w:space="0" w:color="auto"/>
            <w:right w:val="none" w:sz="0" w:space="0" w:color="auto"/>
          </w:divBdr>
        </w:div>
        <w:div w:id="1201357830">
          <w:marLeft w:val="480"/>
          <w:marRight w:val="0"/>
          <w:marTop w:val="0"/>
          <w:marBottom w:val="0"/>
          <w:divBdr>
            <w:top w:val="none" w:sz="0" w:space="0" w:color="auto"/>
            <w:left w:val="none" w:sz="0" w:space="0" w:color="auto"/>
            <w:bottom w:val="none" w:sz="0" w:space="0" w:color="auto"/>
            <w:right w:val="none" w:sz="0" w:space="0" w:color="auto"/>
          </w:divBdr>
        </w:div>
        <w:div w:id="1368336067">
          <w:marLeft w:val="480"/>
          <w:marRight w:val="0"/>
          <w:marTop w:val="0"/>
          <w:marBottom w:val="0"/>
          <w:divBdr>
            <w:top w:val="none" w:sz="0" w:space="0" w:color="auto"/>
            <w:left w:val="none" w:sz="0" w:space="0" w:color="auto"/>
            <w:bottom w:val="none" w:sz="0" w:space="0" w:color="auto"/>
            <w:right w:val="none" w:sz="0" w:space="0" w:color="auto"/>
          </w:divBdr>
        </w:div>
        <w:div w:id="2024670392">
          <w:marLeft w:val="480"/>
          <w:marRight w:val="0"/>
          <w:marTop w:val="0"/>
          <w:marBottom w:val="0"/>
          <w:divBdr>
            <w:top w:val="none" w:sz="0" w:space="0" w:color="auto"/>
            <w:left w:val="none" w:sz="0" w:space="0" w:color="auto"/>
            <w:bottom w:val="none" w:sz="0" w:space="0" w:color="auto"/>
            <w:right w:val="none" w:sz="0" w:space="0" w:color="auto"/>
          </w:divBdr>
        </w:div>
      </w:divsChild>
    </w:div>
    <w:div w:id="1329946556">
      <w:bodyDiv w:val="1"/>
      <w:marLeft w:val="0"/>
      <w:marRight w:val="0"/>
      <w:marTop w:val="0"/>
      <w:marBottom w:val="0"/>
      <w:divBdr>
        <w:top w:val="none" w:sz="0" w:space="0" w:color="auto"/>
        <w:left w:val="none" w:sz="0" w:space="0" w:color="auto"/>
        <w:bottom w:val="none" w:sz="0" w:space="0" w:color="auto"/>
        <w:right w:val="none" w:sz="0" w:space="0" w:color="auto"/>
      </w:divBdr>
    </w:div>
    <w:div w:id="1330210936">
      <w:bodyDiv w:val="1"/>
      <w:marLeft w:val="0"/>
      <w:marRight w:val="0"/>
      <w:marTop w:val="0"/>
      <w:marBottom w:val="0"/>
      <w:divBdr>
        <w:top w:val="none" w:sz="0" w:space="0" w:color="auto"/>
        <w:left w:val="none" w:sz="0" w:space="0" w:color="auto"/>
        <w:bottom w:val="none" w:sz="0" w:space="0" w:color="auto"/>
        <w:right w:val="none" w:sz="0" w:space="0" w:color="auto"/>
      </w:divBdr>
    </w:div>
    <w:div w:id="1334261333">
      <w:bodyDiv w:val="1"/>
      <w:marLeft w:val="0"/>
      <w:marRight w:val="0"/>
      <w:marTop w:val="0"/>
      <w:marBottom w:val="0"/>
      <w:divBdr>
        <w:top w:val="none" w:sz="0" w:space="0" w:color="auto"/>
        <w:left w:val="none" w:sz="0" w:space="0" w:color="auto"/>
        <w:bottom w:val="none" w:sz="0" w:space="0" w:color="auto"/>
        <w:right w:val="none" w:sz="0" w:space="0" w:color="auto"/>
      </w:divBdr>
    </w:div>
    <w:div w:id="1334531215">
      <w:bodyDiv w:val="1"/>
      <w:marLeft w:val="0"/>
      <w:marRight w:val="0"/>
      <w:marTop w:val="0"/>
      <w:marBottom w:val="0"/>
      <w:divBdr>
        <w:top w:val="none" w:sz="0" w:space="0" w:color="auto"/>
        <w:left w:val="none" w:sz="0" w:space="0" w:color="auto"/>
        <w:bottom w:val="none" w:sz="0" w:space="0" w:color="auto"/>
        <w:right w:val="none" w:sz="0" w:space="0" w:color="auto"/>
      </w:divBdr>
    </w:div>
    <w:div w:id="1335451246">
      <w:bodyDiv w:val="1"/>
      <w:marLeft w:val="0"/>
      <w:marRight w:val="0"/>
      <w:marTop w:val="0"/>
      <w:marBottom w:val="0"/>
      <w:divBdr>
        <w:top w:val="none" w:sz="0" w:space="0" w:color="auto"/>
        <w:left w:val="none" w:sz="0" w:space="0" w:color="auto"/>
        <w:bottom w:val="none" w:sz="0" w:space="0" w:color="auto"/>
        <w:right w:val="none" w:sz="0" w:space="0" w:color="auto"/>
      </w:divBdr>
    </w:div>
    <w:div w:id="1336610941">
      <w:bodyDiv w:val="1"/>
      <w:marLeft w:val="0"/>
      <w:marRight w:val="0"/>
      <w:marTop w:val="0"/>
      <w:marBottom w:val="0"/>
      <w:divBdr>
        <w:top w:val="none" w:sz="0" w:space="0" w:color="auto"/>
        <w:left w:val="none" w:sz="0" w:space="0" w:color="auto"/>
        <w:bottom w:val="none" w:sz="0" w:space="0" w:color="auto"/>
        <w:right w:val="none" w:sz="0" w:space="0" w:color="auto"/>
      </w:divBdr>
    </w:div>
    <w:div w:id="1336878677">
      <w:bodyDiv w:val="1"/>
      <w:marLeft w:val="0"/>
      <w:marRight w:val="0"/>
      <w:marTop w:val="0"/>
      <w:marBottom w:val="0"/>
      <w:divBdr>
        <w:top w:val="none" w:sz="0" w:space="0" w:color="auto"/>
        <w:left w:val="none" w:sz="0" w:space="0" w:color="auto"/>
        <w:bottom w:val="none" w:sz="0" w:space="0" w:color="auto"/>
        <w:right w:val="none" w:sz="0" w:space="0" w:color="auto"/>
      </w:divBdr>
    </w:div>
    <w:div w:id="1336957637">
      <w:bodyDiv w:val="1"/>
      <w:marLeft w:val="0"/>
      <w:marRight w:val="0"/>
      <w:marTop w:val="0"/>
      <w:marBottom w:val="0"/>
      <w:divBdr>
        <w:top w:val="none" w:sz="0" w:space="0" w:color="auto"/>
        <w:left w:val="none" w:sz="0" w:space="0" w:color="auto"/>
        <w:bottom w:val="none" w:sz="0" w:space="0" w:color="auto"/>
        <w:right w:val="none" w:sz="0" w:space="0" w:color="auto"/>
      </w:divBdr>
    </w:div>
    <w:div w:id="1337996067">
      <w:bodyDiv w:val="1"/>
      <w:marLeft w:val="0"/>
      <w:marRight w:val="0"/>
      <w:marTop w:val="0"/>
      <w:marBottom w:val="0"/>
      <w:divBdr>
        <w:top w:val="none" w:sz="0" w:space="0" w:color="auto"/>
        <w:left w:val="none" w:sz="0" w:space="0" w:color="auto"/>
        <w:bottom w:val="none" w:sz="0" w:space="0" w:color="auto"/>
        <w:right w:val="none" w:sz="0" w:space="0" w:color="auto"/>
      </w:divBdr>
    </w:div>
    <w:div w:id="1343126917">
      <w:bodyDiv w:val="1"/>
      <w:marLeft w:val="0"/>
      <w:marRight w:val="0"/>
      <w:marTop w:val="0"/>
      <w:marBottom w:val="0"/>
      <w:divBdr>
        <w:top w:val="none" w:sz="0" w:space="0" w:color="auto"/>
        <w:left w:val="none" w:sz="0" w:space="0" w:color="auto"/>
        <w:bottom w:val="none" w:sz="0" w:space="0" w:color="auto"/>
        <w:right w:val="none" w:sz="0" w:space="0" w:color="auto"/>
      </w:divBdr>
    </w:div>
    <w:div w:id="1345940211">
      <w:bodyDiv w:val="1"/>
      <w:marLeft w:val="0"/>
      <w:marRight w:val="0"/>
      <w:marTop w:val="0"/>
      <w:marBottom w:val="0"/>
      <w:divBdr>
        <w:top w:val="none" w:sz="0" w:space="0" w:color="auto"/>
        <w:left w:val="none" w:sz="0" w:space="0" w:color="auto"/>
        <w:bottom w:val="none" w:sz="0" w:space="0" w:color="auto"/>
        <w:right w:val="none" w:sz="0" w:space="0" w:color="auto"/>
      </w:divBdr>
      <w:divsChild>
        <w:div w:id="35784124">
          <w:marLeft w:val="480"/>
          <w:marRight w:val="0"/>
          <w:marTop w:val="0"/>
          <w:marBottom w:val="0"/>
          <w:divBdr>
            <w:top w:val="none" w:sz="0" w:space="0" w:color="auto"/>
            <w:left w:val="none" w:sz="0" w:space="0" w:color="auto"/>
            <w:bottom w:val="none" w:sz="0" w:space="0" w:color="auto"/>
            <w:right w:val="none" w:sz="0" w:space="0" w:color="auto"/>
          </w:divBdr>
        </w:div>
        <w:div w:id="98531739">
          <w:marLeft w:val="480"/>
          <w:marRight w:val="0"/>
          <w:marTop w:val="0"/>
          <w:marBottom w:val="0"/>
          <w:divBdr>
            <w:top w:val="none" w:sz="0" w:space="0" w:color="auto"/>
            <w:left w:val="none" w:sz="0" w:space="0" w:color="auto"/>
            <w:bottom w:val="none" w:sz="0" w:space="0" w:color="auto"/>
            <w:right w:val="none" w:sz="0" w:space="0" w:color="auto"/>
          </w:divBdr>
        </w:div>
        <w:div w:id="109327872">
          <w:marLeft w:val="480"/>
          <w:marRight w:val="0"/>
          <w:marTop w:val="0"/>
          <w:marBottom w:val="0"/>
          <w:divBdr>
            <w:top w:val="none" w:sz="0" w:space="0" w:color="auto"/>
            <w:left w:val="none" w:sz="0" w:space="0" w:color="auto"/>
            <w:bottom w:val="none" w:sz="0" w:space="0" w:color="auto"/>
            <w:right w:val="none" w:sz="0" w:space="0" w:color="auto"/>
          </w:divBdr>
        </w:div>
        <w:div w:id="118570575">
          <w:marLeft w:val="480"/>
          <w:marRight w:val="0"/>
          <w:marTop w:val="0"/>
          <w:marBottom w:val="0"/>
          <w:divBdr>
            <w:top w:val="none" w:sz="0" w:space="0" w:color="auto"/>
            <w:left w:val="none" w:sz="0" w:space="0" w:color="auto"/>
            <w:bottom w:val="none" w:sz="0" w:space="0" w:color="auto"/>
            <w:right w:val="none" w:sz="0" w:space="0" w:color="auto"/>
          </w:divBdr>
        </w:div>
        <w:div w:id="154153425">
          <w:marLeft w:val="480"/>
          <w:marRight w:val="0"/>
          <w:marTop w:val="0"/>
          <w:marBottom w:val="0"/>
          <w:divBdr>
            <w:top w:val="none" w:sz="0" w:space="0" w:color="auto"/>
            <w:left w:val="none" w:sz="0" w:space="0" w:color="auto"/>
            <w:bottom w:val="none" w:sz="0" w:space="0" w:color="auto"/>
            <w:right w:val="none" w:sz="0" w:space="0" w:color="auto"/>
          </w:divBdr>
        </w:div>
        <w:div w:id="182207598">
          <w:marLeft w:val="480"/>
          <w:marRight w:val="0"/>
          <w:marTop w:val="0"/>
          <w:marBottom w:val="0"/>
          <w:divBdr>
            <w:top w:val="none" w:sz="0" w:space="0" w:color="auto"/>
            <w:left w:val="none" w:sz="0" w:space="0" w:color="auto"/>
            <w:bottom w:val="none" w:sz="0" w:space="0" w:color="auto"/>
            <w:right w:val="none" w:sz="0" w:space="0" w:color="auto"/>
          </w:divBdr>
        </w:div>
        <w:div w:id="253324028">
          <w:marLeft w:val="480"/>
          <w:marRight w:val="0"/>
          <w:marTop w:val="0"/>
          <w:marBottom w:val="0"/>
          <w:divBdr>
            <w:top w:val="none" w:sz="0" w:space="0" w:color="auto"/>
            <w:left w:val="none" w:sz="0" w:space="0" w:color="auto"/>
            <w:bottom w:val="none" w:sz="0" w:space="0" w:color="auto"/>
            <w:right w:val="none" w:sz="0" w:space="0" w:color="auto"/>
          </w:divBdr>
        </w:div>
        <w:div w:id="283275461">
          <w:marLeft w:val="480"/>
          <w:marRight w:val="0"/>
          <w:marTop w:val="0"/>
          <w:marBottom w:val="0"/>
          <w:divBdr>
            <w:top w:val="none" w:sz="0" w:space="0" w:color="auto"/>
            <w:left w:val="none" w:sz="0" w:space="0" w:color="auto"/>
            <w:bottom w:val="none" w:sz="0" w:space="0" w:color="auto"/>
            <w:right w:val="none" w:sz="0" w:space="0" w:color="auto"/>
          </w:divBdr>
        </w:div>
        <w:div w:id="352997558">
          <w:marLeft w:val="480"/>
          <w:marRight w:val="0"/>
          <w:marTop w:val="0"/>
          <w:marBottom w:val="0"/>
          <w:divBdr>
            <w:top w:val="none" w:sz="0" w:space="0" w:color="auto"/>
            <w:left w:val="none" w:sz="0" w:space="0" w:color="auto"/>
            <w:bottom w:val="none" w:sz="0" w:space="0" w:color="auto"/>
            <w:right w:val="none" w:sz="0" w:space="0" w:color="auto"/>
          </w:divBdr>
        </w:div>
        <w:div w:id="428432545">
          <w:marLeft w:val="480"/>
          <w:marRight w:val="0"/>
          <w:marTop w:val="0"/>
          <w:marBottom w:val="0"/>
          <w:divBdr>
            <w:top w:val="none" w:sz="0" w:space="0" w:color="auto"/>
            <w:left w:val="none" w:sz="0" w:space="0" w:color="auto"/>
            <w:bottom w:val="none" w:sz="0" w:space="0" w:color="auto"/>
            <w:right w:val="none" w:sz="0" w:space="0" w:color="auto"/>
          </w:divBdr>
        </w:div>
        <w:div w:id="430518537">
          <w:marLeft w:val="480"/>
          <w:marRight w:val="0"/>
          <w:marTop w:val="0"/>
          <w:marBottom w:val="0"/>
          <w:divBdr>
            <w:top w:val="none" w:sz="0" w:space="0" w:color="auto"/>
            <w:left w:val="none" w:sz="0" w:space="0" w:color="auto"/>
            <w:bottom w:val="none" w:sz="0" w:space="0" w:color="auto"/>
            <w:right w:val="none" w:sz="0" w:space="0" w:color="auto"/>
          </w:divBdr>
        </w:div>
        <w:div w:id="454518570">
          <w:marLeft w:val="480"/>
          <w:marRight w:val="0"/>
          <w:marTop w:val="0"/>
          <w:marBottom w:val="0"/>
          <w:divBdr>
            <w:top w:val="none" w:sz="0" w:space="0" w:color="auto"/>
            <w:left w:val="none" w:sz="0" w:space="0" w:color="auto"/>
            <w:bottom w:val="none" w:sz="0" w:space="0" w:color="auto"/>
            <w:right w:val="none" w:sz="0" w:space="0" w:color="auto"/>
          </w:divBdr>
        </w:div>
        <w:div w:id="483662689">
          <w:marLeft w:val="480"/>
          <w:marRight w:val="0"/>
          <w:marTop w:val="0"/>
          <w:marBottom w:val="0"/>
          <w:divBdr>
            <w:top w:val="none" w:sz="0" w:space="0" w:color="auto"/>
            <w:left w:val="none" w:sz="0" w:space="0" w:color="auto"/>
            <w:bottom w:val="none" w:sz="0" w:space="0" w:color="auto"/>
            <w:right w:val="none" w:sz="0" w:space="0" w:color="auto"/>
          </w:divBdr>
        </w:div>
        <w:div w:id="571895123">
          <w:marLeft w:val="480"/>
          <w:marRight w:val="0"/>
          <w:marTop w:val="0"/>
          <w:marBottom w:val="0"/>
          <w:divBdr>
            <w:top w:val="none" w:sz="0" w:space="0" w:color="auto"/>
            <w:left w:val="none" w:sz="0" w:space="0" w:color="auto"/>
            <w:bottom w:val="none" w:sz="0" w:space="0" w:color="auto"/>
            <w:right w:val="none" w:sz="0" w:space="0" w:color="auto"/>
          </w:divBdr>
        </w:div>
        <w:div w:id="599724793">
          <w:marLeft w:val="480"/>
          <w:marRight w:val="0"/>
          <w:marTop w:val="0"/>
          <w:marBottom w:val="0"/>
          <w:divBdr>
            <w:top w:val="none" w:sz="0" w:space="0" w:color="auto"/>
            <w:left w:val="none" w:sz="0" w:space="0" w:color="auto"/>
            <w:bottom w:val="none" w:sz="0" w:space="0" w:color="auto"/>
            <w:right w:val="none" w:sz="0" w:space="0" w:color="auto"/>
          </w:divBdr>
        </w:div>
        <w:div w:id="654796460">
          <w:marLeft w:val="480"/>
          <w:marRight w:val="0"/>
          <w:marTop w:val="0"/>
          <w:marBottom w:val="0"/>
          <w:divBdr>
            <w:top w:val="none" w:sz="0" w:space="0" w:color="auto"/>
            <w:left w:val="none" w:sz="0" w:space="0" w:color="auto"/>
            <w:bottom w:val="none" w:sz="0" w:space="0" w:color="auto"/>
            <w:right w:val="none" w:sz="0" w:space="0" w:color="auto"/>
          </w:divBdr>
        </w:div>
        <w:div w:id="723873097">
          <w:marLeft w:val="480"/>
          <w:marRight w:val="0"/>
          <w:marTop w:val="0"/>
          <w:marBottom w:val="0"/>
          <w:divBdr>
            <w:top w:val="none" w:sz="0" w:space="0" w:color="auto"/>
            <w:left w:val="none" w:sz="0" w:space="0" w:color="auto"/>
            <w:bottom w:val="none" w:sz="0" w:space="0" w:color="auto"/>
            <w:right w:val="none" w:sz="0" w:space="0" w:color="auto"/>
          </w:divBdr>
        </w:div>
        <w:div w:id="739250201">
          <w:marLeft w:val="480"/>
          <w:marRight w:val="0"/>
          <w:marTop w:val="0"/>
          <w:marBottom w:val="0"/>
          <w:divBdr>
            <w:top w:val="none" w:sz="0" w:space="0" w:color="auto"/>
            <w:left w:val="none" w:sz="0" w:space="0" w:color="auto"/>
            <w:bottom w:val="none" w:sz="0" w:space="0" w:color="auto"/>
            <w:right w:val="none" w:sz="0" w:space="0" w:color="auto"/>
          </w:divBdr>
        </w:div>
        <w:div w:id="766774266">
          <w:marLeft w:val="480"/>
          <w:marRight w:val="0"/>
          <w:marTop w:val="0"/>
          <w:marBottom w:val="0"/>
          <w:divBdr>
            <w:top w:val="none" w:sz="0" w:space="0" w:color="auto"/>
            <w:left w:val="none" w:sz="0" w:space="0" w:color="auto"/>
            <w:bottom w:val="none" w:sz="0" w:space="0" w:color="auto"/>
            <w:right w:val="none" w:sz="0" w:space="0" w:color="auto"/>
          </w:divBdr>
        </w:div>
        <w:div w:id="801116508">
          <w:marLeft w:val="480"/>
          <w:marRight w:val="0"/>
          <w:marTop w:val="0"/>
          <w:marBottom w:val="0"/>
          <w:divBdr>
            <w:top w:val="none" w:sz="0" w:space="0" w:color="auto"/>
            <w:left w:val="none" w:sz="0" w:space="0" w:color="auto"/>
            <w:bottom w:val="none" w:sz="0" w:space="0" w:color="auto"/>
            <w:right w:val="none" w:sz="0" w:space="0" w:color="auto"/>
          </w:divBdr>
        </w:div>
        <w:div w:id="828138961">
          <w:marLeft w:val="480"/>
          <w:marRight w:val="0"/>
          <w:marTop w:val="0"/>
          <w:marBottom w:val="0"/>
          <w:divBdr>
            <w:top w:val="none" w:sz="0" w:space="0" w:color="auto"/>
            <w:left w:val="none" w:sz="0" w:space="0" w:color="auto"/>
            <w:bottom w:val="none" w:sz="0" w:space="0" w:color="auto"/>
            <w:right w:val="none" w:sz="0" w:space="0" w:color="auto"/>
          </w:divBdr>
        </w:div>
        <w:div w:id="833372080">
          <w:marLeft w:val="480"/>
          <w:marRight w:val="0"/>
          <w:marTop w:val="0"/>
          <w:marBottom w:val="0"/>
          <w:divBdr>
            <w:top w:val="none" w:sz="0" w:space="0" w:color="auto"/>
            <w:left w:val="none" w:sz="0" w:space="0" w:color="auto"/>
            <w:bottom w:val="none" w:sz="0" w:space="0" w:color="auto"/>
            <w:right w:val="none" w:sz="0" w:space="0" w:color="auto"/>
          </w:divBdr>
        </w:div>
        <w:div w:id="839080690">
          <w:marLeft w:val="480"/>
          <w:marRight w:val="0"/>
          <w:marTop w:val="0"/>
          <w:marBottom w:val="0"/>
          <w:divBdr>
            <w:top w:val="none" w:sz="0" w:space="0" w:color="auto"/>
            <w:left w:val="none" w:sz="0" w:space="0" w:color="auto"/>
            <w:bottom w:val="none" w:sz="0" w:space="0" w:color="auto"/>
            <w:right w:val="none" w:sz="0" w:space="0" w:color="auto"/>
          </w:divBdr>
        </w:div>
        <w:div w:id="872502861">
          <w:marLeft w:val="480"/>
          <w:marRight w:val="0"/>
          <w:marTop w:val="0"/>
          <w:marBottom w:val="0"/>
          <w:divBdr>
            <w:top w:val="none" w:sz="0" w:space="0" w:color="auto"/>
            <w:left w:val="none" w:sz="0" w:space="0" w:color="auto"/>
            <w:bottom w:val="none" w:sz="0" w:space="0" w:color="auto"/>
            <w:right w:val="none" w:sz="0" w:space="0" w:color="auto"/>
          </w:divBdr>
        </w:div>
        <w:div w:id="885065580">
          <w:marLeft w:val="480"/>
          <w:marRight w:val="0"/>
          <w:marTop w:val="0"/>
          <w:marBottom w:val="0"/>
          <w:divBdr>
            <w:top w:val="none" w:sz="0" w:space="0" w:color="auto"/>
            <w:left w:val="none" w:sz="0" w:space="0" w:color="auto"/>
            <w:bottom w:val="none" w:sz="0" w:space="0" w:color="auto"/>
            <w:right w:val="none" w:sz="0" w:space="0" w:color="auto"/>
          </w:divBdr>
        </w:div>
        <w:div w:id="1083450564">
          <w:marLeft w:val="480"/>
          <w:marRight w:val="0"/>
          <w:marTop w:val="0"/>
          <w:marBottom w:val="0"/>
          <w:divBdr>
            <w:top w:val="none" w:sz="0" w:space="0" w:color="auto"/>
            <w:left w:val="none" w:sz="0" w:space="0" w:color="auto"/>
            <w:bottom w:val="none" w:sz="0" w:space="0" w:color="auto"/>
            <w:right w:val="none" w:sz="0" w:space="0" w:color="auto"/>
          </w:divBdr>
        </w:div>
        <w:div w:id="1130905904">
          <w:marLeft w:val="480"/>
          <w:marRight w:val="0"/>
          <w:marTop w:val="0"/>
          <w:marBottom w:val="0"/>
          <w:divBdr>
            <w:top w:val="none" w:sz="0" w:space="0" w:color="auto"/>
            <w:left w:val="none" w:sz="0" w:space="0" w:color="auto"/>
            <w:bottom w:val="none" w:sz="0" w:space="0" w:color="auto"/>
            <w:right w:val="none" w:sz="0" w:space="0" w:color="auto"/>
          </w:divBdr>
        </w:div>
        <w:div w:id="1198590466">
          <w:marLeft w:val="480"/>
          <w:marRight w:val="0"/>
          <w:marTop w:val="0"/>
          <w:marBottom w:val="0"/>
          <w:divBdr>
            <w:top w:val="none" w:sz="0" w:space="0" w:color="auto"/>
            <w:left w:val="none" w:sz="0" w:space="0" w:color="auto"/>
            <w:bottom w:val="none" w:sz="0" w:space="0" w:color="auto"/>
            <w:right w:val="none" w:sz="0" w:space="0" w:color="auto"/>
          </w:divBdr>
        </w:div>
        <w:div w:id="1200708212">
          <w:marLeft w:val="480"/>
          <w:marRight w:val="0"/>
          <w:marTop w:val="0"/>
          <w:marBottom w:val="0"/>
          <w:divBdr>
            <w:top w:val="none" w:sz="0" w:space="0" w:color="auto"/>
            <w:left w:val="none" w:sz="0" w:space="0" w:color="auto"/>
            <w:bottom w:val="none" w:sz="0" w:space="0" w:color="auto"/>
            <w:right w:val="none" w:sz="0" w:space="0" w:color="auto"/>
          </w:divBdr>
        </w:div>
        <w:div w:id="1205094079">
          <w:marLeft w:val="480"/>
          <w:marRight w:val="0"/>
          <w:marTop w:val="0"/>
          <w:marBottom w:val="0"/>
          <w:divBdr>
            <w:top w:val="none" w:sz="0" w:space="0" w:color="auto"/>
            <w:left w:val="none" w:sz="0" w:space="0" w:color="auto"/>
            <w:bottom w:val="none" w:sz="0" w:space="0" w:color="auto"/>
            <w:right w:val="none" w:sz="0" w:space="0" w:color="auto"/>
          </w:divBdr>
        </w:div>
        <w:div w:id="1211919133">
          <w:marLeft w:val="480"/>
          <w:marRight w:val="0"/>
          <w:marTop w:val="0"/>
          <w:marBottom w:val="0"/>
          <w:divBdr>
            <w:top w:val="none" w:sz="0" w:space="0" w:color="auto"/>
            <w:left w:val="none" w:sz="0" w:space="0" w:color="auto"/>
            <w:bottom w:val="none" w:sz="0" w:space="0" w:color="auto"/>
            <w:right w:val="none" w:sz="0" w:space="0" w:color="auto"/>
          </w:divBdr>
        </w:div>
        <w:div w:id="1218978663">
          <w:marLeft w:val="480"/>
          <w:marRight w:val="0"/>
          <w:marTop w:val="0"/>
          <w:marBottom w:val="0"/>
          <w:divBdr>
            <w:top w:val="none" w:sz="0" w:space="0" w:color="auto"/>
            <w:left w:val="none" w:sz="0" w:space="0" w:color="auto"/>
            <w:bottom w:val="none" w:sz="0" w:space="0" w:color="auto"/>
            <w:right w:val="none" w:sz="0" w:space="0" w:color="auto"/>
          </w:divBdr>
        </w:div>
        <w:div w:id="1241869707">
          <w:marLeft w:val="480"/>
          <w:marRight w:val="0"/>
          <w:marTop w:val="0"/>
          <w:marBottom w:val="0"/>
          <w:divBdr>
            <w:top w:val="none" w:sz="0" w:space="0" w:color="auto"/>
            <w:left w:val="none" w:sz="0" w:space="0" w:color="auto"/>
            <w:bottom w:val="none" w:sz="0" w:space="0" w:color="auto"/>
            <w:right w:val="none" w:sz="0" w:space="0" w:color="auto"/>
          </w:divBdr>
        </w:div>
        <w:div w:id="1404450150">
          <w:marLeft w:val="480"/>
          <w:marRight w:val="0"/>
          <w:marTop w:val="0"/>
          <w:marBottom w:val="0"/>
          <w:divBdr>
            <w:top w:val="none" w:sz="0" w:space="0" w:color="auto"/>
            <w:left w:val="none" w:sz="0" w:space="0" w:color="auto"/>
            <w:bottom w:val="none" w:sz="0" w:space="0" w:color="auto"/>
            <w:right w:val="none" w:sz="0" w:space="0" w:color="auto"/>
          </w:divBdr>
        </w:div>
        <w:div w:id="1452935992">
          <w:marLeft w:val="480"/>
          <w:marRight w:val="0"/>
          <w:marTop w:val="0"/>
          <w:marBottom w:val="0"/>
          <w:divBdr>
            <w:top w:val="none" w:sz="0" w:space="0" w:color="auto"/>
            <w:left w:val="none" w:sz="0" w:space="0" w:color="auto"/>
            <w:bottom w:val="none" w:sz="0" w:space="0" w:color="auto"/>
            <w:right w:val="none" w:sz="0" w:space="0" w:color="auto"/>
          </w:divBdr>
        </w:div>
        <w:div w:id="1540702203">
          <w:marLeft w:val="480"/>
          <w:marRight w:val="0"/>
          <w:marTop w:val="0"/>
          <w:marBottom w:val="0"/>
          <w:divBdr>
            <w:top w:val="none" w:sz="0" w:space="0" w:color="auto"/>
            <w:left w:val="none" w:sz="0" w:space="0" w:color="auto"/>
            <w:bottom w:val="none" w:sz="0" w:space="0" w:color="auto"/>
            <w:right w:val="none" w:sz="0" w:space="0" w:color="auto"/>
          </w:divBdr>
        </w:div>
        <w:div w:id="1545290129">
          <w:marLeft w:val="480"/>
          <w:marRight w:val="0"/>
          <w:marTop w:val="0"/>
          <w:marBottom w:val="0"/>
          <w:divBdr>
            <w:top w:val="none" w:sz="0" w:space="0" w:color="auto"/>
            <w:left w:val="none" w:sz="0" w:space="0" w:color="auto"/>
            <w:bottom w:val="none" w:sz="0" w:space="0" w:color="auto"/>
            <w:right w:val="none" w:sz="0" w:space="0" w:color="auto"/>
          </w:divBdr>
        </w:div>
        <w:div w:id="1702827415">
          <w:marLeft w:val="480"/>
          <w:marRight w:val="0"/>
          <w:marTop w:val="0"/>
          <w:marBottom w:val="0"/>
          <w:divBdr>
            <w:top w:val="none" w:sz="0" w:space="0" w:color="auto"/>
            <w:left w:val="none" w:sz="0" w:space="0" w:color="auto"/>
            <w:bottom w:val="none" w:sz="0" w:space="0" w:color="auto"/>
            <w:right w:val="none" w:sz="0" w:space="0" w:color="auto"/>
          </w:divBdr>
        </w:div>
        <w:div w:id="1775519730">
          <w:marLeft w:val="480"/>
          <w:marRight w:val="0"/>
          <w:marTop w:val="0"/>
          <w:marBottom w:val="0"/>
          <w:divBdr>
            <w:top w:val="none" w:sz="0" w:space="0" w:color="auto"/>
            <w:left w:val="none" w:sz="0" w:space="0" w:color="auto"/>
            <w:bottom w:val="none" w:sz="0" w:space="0" w:color="auto"/>
            <w:right w:val="none" w:sz="0" w:space="0" w:color="auto"/>
          </w:divBdr>
        </w:div>
        <w:div w:id="1786851253">
          <w:marLeft w:val="480"/>
          <w:marRight w:val="0"/>
          <w:marTop w:val="0"/>
          <w:marBottom w:val="0"/>
          <w:divBdr>
            <w:top w:val="none" w:sz="0" w:space="0" w:color="auto"/>
            <w:left w:val="none" w:sz="0" w:space="0" w:color="auto"/>
            <w:bottom w:val="none" w:sz="0" w:space="0" w:color="auto"/>
            <w:right w:val="none" w:sz="0" w:space="0" w:color="auto"/>
          </w:divBdr>
        </w:div>
        <w:div w:id="1842619996">
          <w:marLeft w:val="480"/>
          <w:marRight w:val="0"/>
          <w:marTop w:val="0"/>
          <w:marBottom w:val="0"/>
          <w:divBdr>
            <w:top w:val="none" w:sz="0" w:space="0" w:color="auto"/>
            <w:left w:val="none" w:sz="0" w:space="0" w:color="auto"/>
            <w:bottom w:val="none" w:sz="0" w:space="0" w:color="auto"/>
            <w:right w:val="none" w:sz="0" w:space="0" w:color="auto"/>
          </w:divBdr>
        </w:div>
        <w:div w:id="1891262626">
          <w:marLeft w:val="480"/>
          <w:marRight w:val="0"/>
          <w:marTop w:val="0"/>
          <w:marBottom w:val="0"/>
          <w:divBdr>
            <w:top w:val="none" w:sz="0" w:space="0" w:color="auto"/>
            <w:left w:val="none" w:sz="0" w:space="0" w:color="auto"/>
            <w:bottom w:val="none" w:sz="0" w:space="0" w:color="auto"/>
            <w:right w:val="none" w:sz="0" w:space="0" w:color="auto"/>
          </w:divBdr>
        </w:div>
        <w:div w:id="1913468609">
          <w:marLeft w:val="480"/>
          <w:marRight w:val="0"/>
          <w:marTop w:val="0"/>
          <w:marBottom w:val="0"/>
          <w:divBdr>
            <w:top w:val="none" w:sz="0" w:space="0" w:color="auto"/>
            <w:left w:val="none" w:sz="0" w:space="0" w:color="auto"/>
            <w:bottom w:val="none" w:sz="0" w:space="0" w:color="auto"/>
            <w:right w:val="none" w:sz="0" w:space="0" w:color="auto"/>
          </w:divBdr>
        </w:div>
        <w:div w:id="1914701302">
          <w:marLeft w:val="480"/>
          <w:marRight w:val="0"/>
          <w:marTop w:val="0"/>
          <w:marBottom w:val="0"/>
          <w:divBdr>
            <w:top w:val="none" w:sz="0" w:space="0" w:color="auto"/>
            <w:left w:val="none" w:sz="0" w:space="0" w:color="auto"/>
            <w:bottom w:val="none" w:sz="0" w:space="0" w:color="auto"/>
            <w:right w:val="none" w:sz="0" w:space="0" w:color="auto"/>
          </w:divBdr>
        </w:div>
        <w:div w:id="1958829484">
          <w:marLeft w:val="480"/>
          <w:marRight w:val="0"/>
          <w:marTop w:val="0"/>
          <w:marBottom w:val="0"/>
          <w:divBdr>
            <w:top w:val="none" w:sz="0" w:space="0" w:color="auto"/>
            <w:left w:val="none" w:sz="0" w:space="0" w:color="auto"/>
            <w:bottom w:val="none" w:sz="0" w:space="0" w:color="auto"/>
            <w:right w:val="none" w:sz="0" w:space="0" w:color="auto"/>
          </w:divBdr>
        </w:div>
        <w:div w:id="1992248264">
          <w:marLeft w:val="480"/>
          <w:marRight w:val="0"/>
          <w:marTop w:val="0"/>
          <w:marBottom w:val="0"/>
          <w:divBdr>
            <w:top w:val="none" w:sz="0" w:space="0" w:color="auto"/>
            <w:left w:val="none" w:sz="0" w:space="0" w:color="auto"/>
            <w:bottom w:val="none" w:sz="0" w:space="0" w:color="auto"/>
            <w:right w:val="none" w:sz="0" w:space="0" w:color="auto"/>
          </w:divBdr>
        </w:div>
        <w:div w:id="2017069814">
          <w:marLeft w:val="480"/>
          <w:marRight w:val="0"/>
          <w:marTop w:val="0"/>
          <w:marBottom w:val="0"/>
          <w:divBdr>
            <w:top w:val="none" w:sz="0" w:space="0" w:color="auto"/>
            <w:left w:val="none" w:sz="0" w:space="0" w:color="auto"/>
            <w:bottom w:val="none" w:sz="0" w:space="0" w:color="auto"/>
            <w:right w:val="none" w:sz="0" w:space="0" w:color="auto"/>
          </w:divBdr>
        </w:div>
      </w:divsChild>
    </w:div>
    <w:div w:id="1352026998">
      <w:bodyDiv w:val="1"/>
      <w:marLeft w:val="0"/>
      <w:marRight w:val="0"/>
      <w:marTop w:val="0"/>
      <w:marBottom w:val="0"/>
      <w:divBdr>
        <w:top w:val="none" w:sz="0" w:space="0" w:color="auto"/>
        <w:left w:val="none" w:sz="0" w:space="0" w:color="auto"/>
        <w:bottom w:val="none" w:sz="0" w:space="0" w:color="auto"/>
        <w:right w:val="none" w:sz="0" w:space="0" w:color="auto"/>
      </w:divBdr>
    </w:div>
    <w:div w:id="1353527605">
      <w:bodyDiv w:val="1"/>
      <w:marLeft w:val="0"/>
      <w:marRight w:val="0"/>
      <w:marTop w:val="0"/>
      <w:marBottom w:val="0"/>
      <w:divBdr>
        <w:top w:val="none" w:sz="0" w:space="0" w:color="auto"/>
        <w:left w:val="none" w:sz="0" w:space="0" w:color="auto"/>
        <w:bottom w:val="none" w:sz="0" w:space="0" w:color="auto"/>
        <w:right w:val="none" w:sz="0" w:space="0" w:color="auto"/>
      </w:divBdr>
    </w:div>
    <w:div w:id="1354114177">
      <w:bodyDiv w:val="1"/>
      <w:marLeft w:val="0"/>
      <w:marRight w:val="0"/>
      <w:marTop w:val="0"/>
      <w:marBottom w:val="0"/>
      <w:divBdr>
        <w:top w:val="none" w:sz="0" w:space="0" w:color="auto"/>
        <w:left w:val="none" w:sz="0" w:space="0" w:color="auto"/>
        <w:bottom w:val="none" w:sz="0" w:space="0" w:color="auto"/>
        <w:right w:val="none" w:sz="0" w:space="0" w:color="auto"/>
      </w:divBdr>
    </w:div>
    <w:div w:id="1356811736">
      <w:bodyDiv w:val="1"/>
      <w:marLeft w:val="0"/>
      <w:marRight w:val="0"/>
      <w:marTop w:val="0"/>
      <w:marBottom w:val="0"/>
      <w:divBdr>
        <w:top w:val="none" w:sz="0" w:space="0" w:color="auto"/>
        <w:left w:val="none" w:sz="0" w:space="0" w:color="auto"/>
        <w:bottom w:val="none" w:sz="0" w:space="0" w:color="auto"/>
        <w:right w:val="none" w:sz="0" w:space="0" w:color="auto"/>
      </w:divBdr>
      <w:divsChild>
        <w:div w:id="74019289">
          <w:marLeft w:val="480"/>
          <w:marRight w:val="0"/>
          <w:marTop w:val="0"/>
          <w:marBottom w:val="0"/>
          <w:divBdr>
            <w:top w:val="none" w:sz="0" w:space="0" w:color="auto"/>
            <w:left w:val="none" w:sz="0" w:space="0" w:color="auto"/>
            <w:bottom w:val="none" w:sz="0" w:space="0" w:color="auto"/>
            <w:right w:val="none" w:sz="0" w:space="0" w:color="auto"/>
          </w:divBdr>
        </w:div>
        <w:div w:id="126750349">
          <w:marLeft w:val="480"/>
          <w:marRight w:val="0"/>
          <w:marTop w:val="0"/>
          <w:marBottom w:val="0"/>
          <w:divBdr>
            <w:top w:val="none" w:sz="0" w:space="0" w:color="auto"/>
            <w:left w:val="none" w:sz="0" w:space="0" w:color="auto"/>
            <w:bottom w:val="none" w:sz="0" w:space="0" w:color="auto"/>
            <w:right w:val="none" w:sz="0" w:space="0" w:color="auto"/>
          </w:divBdr>
        </w:div>
        <w:div w:id="373577434">
          <w:marLeft w:val="480"/>
          <w:marRight w:val="0"/>
          <w:marTop w:val="0"/>
          <w:marBottom w:val="0"/>
          <w:divBdr>
            <w:top w:val="none" w:sz="0" w:space="0" w:color="auto"/>
            <w:left w:val="none" w:sz="0" w:space="0" w:color="auto"/>
            <w:bottom w:val="none" w:sz="0" w:space="0" w:color="auto"/>
            <w:right w:val="none" w:sz="0" w:space="0" w:color="auto"/>
          </w:divBdr>
        </w:div>
        <w:div w:id="491990355">
          <w:marLeft w:val="480"/>
          <w:marRight w:val="0"/>
          <w:marTop w:val="0"/>
          <w:marBottom w:val="0"/>
          <w:divBdr>
            <w:top w:val="none" w:sz="0" w:space="0" w:color="auto"/>
            <w:left w:val="none" w:sz="0" w:space="0" w:color="auto"/>
            <w:bottom w:val="none" w:sz="0" w:space="0" w:color="auto"/>
            <w:right w:val="none" w:sz="0" w:space="0" w:color="auto"/>
          </w:divBdr>
        </w:div>
        <w:div w:id="636030994">
          <w:marLeft w:val="480"/>
          <w:marRight w:val="0"/>
          <w:marTop w:val="0"/>
          <w:marBottom w:val="0"/>
          <w:divBdr>
            <w:top w:val="none" w:sz="0" w:space="0" w:color="auto"/>
            <w:left w:val="none" w:sz="0" w:space="0" w:color="auto"/>
            <w:bottom w:val="none" w:sz="0" w:space="0" w:color="auto"/>
            <w:right w:val="none" w:sz="0" w:space="0" w:color="auto"/>
          </w:divBdr>
        </w:div>
        <w:div w:id="672218666">
          <w:marLeft w:val="480"/>
          <w:marRight w:val="0"/>
          <w:marTop w:val="0"/>
          <w:marBottom w:val="0"/>
          <w:divBdr>
            <w:top w:val="none" w:sz="0" w:space="0" w:color="auto"/>
            <w:left w:val="none" w:sz="0" w:space="0" w:color="auto"/>
            <w:bottom w:val="none" w:sz="0" w:space="0" w:color="auto"/>
            <w:right w:val="none" w:sz="0" w:space="0" w:color="auto"/>
          </w:divBdr>
        </w:div>
        <w:div w:id="856503630">
          <w:marLeft w:val="480"/>
          <w:marRight w:val="0"/>
          <w:marTop w:val="0"/>
          <w:marBottom w:val="0"/>
          <w:divBdr>
            <w:top w:val="none" w:sz="0" w:space="0" w:color="auto"/>
            <w:left w:val="none" w:sz="0" w:space="0" w:color="auto"/>
            <w:bottom w:val="none" w:sz="0" w:space="0" w:color="auto"/>
            <w:right w:val="none" w:sz="0" w:space="0" w:color="auto"/>
          </w:divBdr>
        </w:div>
        <w:div w:id="1143155023">
          <w:marLeft w:val="480"/>
          <w:marRight w:val="0"/>
          <w:marTop w:val="0"/>
          <w:marBottom w:val="0"/>
          <w:divBdr>
            <w:top w:val="none" w:sz="0" w:space="0" w:color="auto"/>
            <w:left w:val="none" w:sz="0" w:space="0" w:color="auto"/>
            <w:bottom w:val="none" w:sz="0" w:space="0" w:color="auto"/>
            <w:right w:val="none" w:sz="0" w:space="0" w:color="auto"/>
          </w:divBdr>
        </w:div>
        <w:div w:id="1148979256">
          <w:marLeft w:val="480"/>
          <w:marRight w:val="0"/>
          <w:marTop w:val="0"/>
          <w:marBottom w:val="0"/>
          <w:divBdr>
            <w:top w:val="none" w:sz="0" w:space="0" w:color="auto"/>
            <w:left w:val="none" w:sz="0" w:space="0" w:color="auto"/>
            <w:bottom w:val="none" w:sz="0" w:space="0" w:color="auto"/>
            <w:right w:val="none" w:sz="0" w:space="0" w:color="auto"/>
          </w:divBdr>
        </w:div>
        <w:div w:id="1288897924">
          <w:marLeft w:val="480"/>
          <w:marRight w:val="0"/>
          <w:marTop w:val="0"/>
          <w:marBottom w:val="0"/>
          <w:divBdr>
            <w:top w:val="none" w:sz="0" w:space="0" w:color="auto"/>
            <w:left w:val="none" w:sz="0" w:space="0" w:color="auto"/>
            <w:bottom w:val="none" w:sz="0" w:space="0" w:color="auto"/>
            <w:right w:val="none" w:sz="0" w:space="0" w:color="auto"/>
          </w:divBdr>
        </w:div>
        <w:div w:id="1427194802">
          <w:marLeft w:val="480"/>
          <w:marRight w:val="0"/>
          <w:marTop w:val="0"/>
          <w:marBottom w:val="0"/>
          <w:divBdr>
            <w:top w:val="none" w:sz="0" w:space="0" w:color="auto"/>
            <w:left w:val="none" w:sz="0" w:space="0" w:color="auto"/>
            <w:bottom w:val="none" w:sz="0" w:space="0" w:color="auto"/>
            <w:right w:val="none" w:sz="0" w:space="0" w:color="auto"/>
          </w:divBdr>
        </w:div>
        <w:div w:id="1477988287">
          <w:marLeft w:val="480"/>
          <w:marRight w:val="0"/>
          <w:marTop w:val="0"/>
          <w:marBottom w:val="0"/>
          <w:divBdr>
            <w:top w:val="none" w:sz="0" w:space="0" w:color="auto"/>
            <w:left w:val="none" w:sz="0" w:space="0" w:color="auto"/>
            <w:bottom w:val="none" w:sz="0" w:space="0" w:color="auto"/>
            <w:right w:val="none" w:sz="0" w:space="0" w:color="auto"/>
          </w:divBdr>
        </w:div>
        <w:div w:id="1627349472">
          <w:marLeft w:val="480"/>
          <w:marRight w:val="0"/>
          <w:marTop w:val="0"/>
          <w:marBottom w:val="0"/>
          <w:divBdr>
            <w:top w:val="none" w:sz="0" w:space="0" w:color="auto"/>
            <w:left w:val="none" w:sz="0" w:space="0" w:color="auto"/>
            <w:bottom w:val="none" w:sz="0" w:space="0" w:color="auto"/>
            <w:right w:val="none" w:sz="0" w:space="0" w:color="auto"/>
          </w:divBdr>
        </w:div>
        <w:div w:id="1648968908">
          <w:marLeft w:val="480"/>
          <w:marRight w:val="0"/>
          <w:marTop w:val="0"/>
          <w:marBottom w:val="0"/>
          <w:divBdr>
            <w:top w:val="none" w:sz="0" w:space="0" w:color="auto"/>
            <w:left w:val="none" w:sz="0" w:space="0" w:color="auto"/>
            <w:bottom w:val="none" w:sz="0" w:space="0" w:color="auto"/>
            <w:right w:val="none" w:sz="0" w:space="0" w:color="auto"/>
          </w:divBdr>
        </w:div>
        <w:div w:id="1760364797">
          <w:marLeft w:val="480"/>
          <w:marRight w:val="0"/>
          <w:marTop w:val="0"/>
          <w:marBottom w:val="0"/>
          <w:divBdr>
            <w:top w:val="none" w:sz="0" w:space="0" w:color="auto"/>
            <w:left w:val="none" w:sz="0" w:space="0" w:color="auto"/>
            <w:bottom w:val="none" w:sz="0" w:space="0" w:color="auto"/>
            <w:right w:val="none" w:sz="0" w:space="0" w:color="auto"/>
          </w:divBdr>
        </w:div>
        <w:div w:id="1999188316">
          <w:marLeft w:val="480"/>
          <w:marRight w:val="0"/>
          <w:marTop w:val="0"/>
          <w:marBottom w:val="0"/>
          <w:divBdr>
            <w:top w:val="none" w:sz="0" w:space="0" w:color="auto"/>
            <w:left w:val="none" w:sz="0" w:space="0" w:color="auto"/>
            <w:bottom w:val="none" w:sz="0" w:space="0" w:color="auto"/>
            <w:right w:val="none" w:sz="0" w:space="0" w:color="auto"/>
          </w:divBdr>
        </w:div>
        <w:div w:id="2039812714">
          <w:marLeft w:val="480"/>
          <w:marRight w:val="0"/>
          <w:marTop w:val="0"/>
          <w:marBottom w:val="0"/>
          <w:divBdr>
            <w:top w:val="none" w:sz="0" w:space="0" w:color="auto"/>
            <w:left w:val="none" w:sz="0" w:space="0" w:color="auto"/>
            <w:bottom w:val="none" w:sz="0" w:space="0" w:color="auto"/>
            <w:right w:val="none" w:sz="0" w:space="0" w:color="auto"/>
          </w:divBdr>
        </w:div>
        <w:div w:id="2117292048">
          <w:marLeft w:val="480"/>
          <w:marRight w:val="0"/>
          <w:marTop w:val="0"/>
          <w:marBottom w:val="0"/>
          <w:divBdr>
            <w:top w:val="none" w:sz="0" w:space="0" w:color="auto"/>
            <w:left w:val="none" w:sz="0" w:space="0" w:color="auto"/>
            <w:bottom w:val="none" w:sz="0" w:space="0" w:color="auto"/>
            <w:right w:val="none" w:sz="0" w:space="0" w:color="auto"/>
          </w:divBdr>
        </w:div>
        <w:div w:id="2122021081">
          <w:marLeft w:val="480"/>
          <w:marRight w:val="0"/>
          <w:marTop w:val="0"/>
          <w:marBottom w:val="0"/>
          <w:divBdr>
            <w:top w:val="none" w:sz="0" w:space="0" w:color="auto"/>
            <w:left w:val="none" w:sz="0" w:space="0" w:color="auto"/>
            <w:bottom w:val="none" w:sz="0" w:space="0" w:color="auto"/>
            <w:right w:val="none" w:sz="0" w:space="0" w:color="auto"/>
          </w:divBdr>
        </w:div>
      </w:divsChild>
    </w:div>
    <w:div w:id="1357317953">
      <w:bodyDiv w:val="1"/>
      <w:marLeft w:val="0"/>
      <w:marRight w:val="0"/>
      <w:marTop w:val="0"/>
      <w:marBottom w:val="0"/>
      <w:divBdr>
        <w:top w:val="none" w:sz="0" w:space="0" w:color="auto"/>
        <w:left w:val="none" w:sz="0" w:space="0" w:color="auto"/>
        <w:bottom w:val="none" w:sz="0" w:space="0" w:color="auto"/>
        <w:right w:val="none" w:sz="0" w:space="0" w:color="auto"/>
      </w:divBdr>
    </w:div>
    <w:div w:id="1359237419">
      <w:bodyDiv w:val="1"/>
      <w:marLeft w:val="0"/>
      <w:marRight w:val="0"/>
      <w:marTop w:val="0"/>
      <w:marBottom w:val="0"/>
      <w:divBdr>
        <w:top w:val="none" w:sz="0" w:space="0" w:color="auto"/>
        <w:left w:val="none" w:sz="0" w:space="0" w:color="auto"/>
        <w:bottom w:val="none" w:sz="0" w:space="0" w:color="auto"/>
        <w:right w:val="none" w:sz="0" w:space="0" w:color="auto"/>
      </w:divBdr>
    </w:div>
    <w:div w:id="1362241966">
      <w:bodyDiv w:val="1"/>
      <w:marLeft w:val="0"/>
      <w:marRight w:val="0"/>
      <w:marTop w:val="0"/>
      <w:marBottom w:val="0"/>
      <w:divBdr>
        <w:top w:val="none" w:sz="0" w:space="0" w:color="auto"/>
        <w:left w:val="none" w:sz="0" w:space="0" w:color="auto"/>
        <w:bottom w:val="none" w:sz="0" w:space="0" w:color="auto"/>
        <w:right w:val="none" w:sz="0" w:space="0" w:color="auto"/>
      </w:divBdr>
    </w:div>
    <w:div w:id="1363675368">
      <w:bodyDiv w:val="1"/>
      <w:marLeft w:val="0"/>
      <w:marRight w:val="0"/>
      <w:marTop w:val="0"/>
      <w:marBottom w:val="0"/>
      <w:divBdr>
        <w:top w:val="none" w:sz="0" w:space="0" w:color="auto"/>
        <w:left w:val="none" w:sz="0" w:space="0" w:color="auto"/>
        <w:bottom w:val="none" w:sz="0" w:space="0" w:color="auto"/>
        <w:right w:val="none" w:sz="0" w:space="0" w:color="auto"/>
      </w:divBdr>
    </w:div>
    <w:div w:id="1365013995">
      <w:bodyDiv w:val="1"/>
      <w:marLeft w:val="0"/>
      <w:marRight w:val="0"/>
      <w:marTop w:val="0"/>
      <w:marBottom w:val="0"/>
      <w:divBdr>
        <w:top w:val="none" w:sz="0" w:space="0" w:color="auto"/>
        <w:left w:val="none" w:sz="0" w:space="0" w:color="auto"/>
        <w:bottom w:val="none" w:sz="0" w:space="0" w:color="auto"/>
        <w:right w:val="none" w:sz="0" w:space="0" w:color="auto"/>
      </w:divBdr>
    </w:div>
    <w:div w:id="1370908451">
      <w:bodyDiv w:val="1"/>
      <w:marLeft w:val="0"/>
      <w:marRight w:val="0"/>
      <w:marTop w:val="0"/>
      <w:marBottom w:val="0"/>
      <w:divBdr>
        <w:top w:val="none" w:sz="0" w:space="0" w:color="auto"/>
        <w:left w:val="none" w:sz="0" w:space="0" w:color="auto"/>
        <w:bottom w:val="none" w:sz="0" w:space="0" w:color="auto"/>
        <w:right w:val="none" w:sz="0" w:space="0" w:color="auto"/>
      </w:divBdr>
    </w:div>
    <w:div w:id="1372684249">
      <w:bodyDiv w:val="1"/>
      <w:marLeft w:val="0"/>
      <w:marRight w:val="0"/>
      <w:marTop w:val="0"/>
      <w:marBottom w:val="0"/>
      <w:divBdr>
        <w:top w:val="none" w:sz="0" w:space="0" w:color="auto"/>
        <w:left w:val="none" w:sz="0" w:space="0" w:color="auto"/>
        <w:bottom w:val="none" w:sz="0" w:space="0" w:color="auto"/>
        <w:right w:val="none" w:sz="0" w:space="0" w:color="auto"/>
      </w:divBdr>
      <w:divsChild>
        <w:div w:id="140852194">
          <w:marLeft w:val="480"/>
          <w:marRight w:val="0"/>
          <w:marTop w:val="0"/>
          <w:marBottom w:val="0"/>
          <w:divBdr>
            <w:top w:val="none" w:sz="0" w:space="0" w:color="auto"/>
            <w:left w:val="none" w:sz="0" w:space="0" w:color="auto"/>
            <w:bottom w:val="none" w:sz="0" w:space="0" w:color="auto"/>
            <w:right w:val="none" w:sz="0" w:space="0" w:color="auto"/>
          </w:divBdr>
        </w:div>
        <w:div w:id="511989117">
          <w:marLeft w:val="480"/>
          <w:marRight w:val="0"/>
          <w:marTop w:val="0"/>
          <w:marBottom w:val="0"/>
          <w:divBdr>
            <w:top w:val="none" w:sz="0" w:space="0" w:color="auto"/>
            <w:left w:val="none" w:sz="0" w:space="0" w:color="auto"/>
            <w:bottom w:val="none" w:sz="0" w:space="0" w:color="auto"/>
            <w:right w:val="none" w:sz="0" w:space="0" w:color="auto"/>
          </w:divBdr>
        </w:div>
        <w:div w:id="927078902">
          <w:marLeft w:val="480"/>
          <w:marRight w:val="0"/>
          <w:marTop w:val="0"/>
          <w:marBottom w:val="0"/>
          <w:divBdr>
            <w:top w:val="none" w:sz="0" w:space="0" w:color="auto"/>
            <w:left w:val="none" w:sz="0" w:space="0" w:color="auto"/>
            <w:bottom w:val="none" w:sz="0" w:space="0" w:color="auto"/>
            <w:right w:val="none" w:sz="0" w:space="0" w:color="auto"/>
          </w:divBdr>
        </w:div>
        <w:div w:id="954211130">
          <w:marLeft w:val="480"/>
          <w:marRight w:val="0"/>
          <w:marTop w:val="0"/>
          <w:marBottom w:val="0"/>
          <w:divBdr>
            <w:top w:val="none" w:sz="0" w:space="0" w:color="auto"/>
            <w:left w:val="none" w:sz="0" w:space="0" w:color="auto"/>
            <w:bottom w:val="none" w:sz="0" w:space="0" w:color="auto"/>
            <w:right w:val="none" w:sz="0" w:space="0" w:color="auto"/>
          </w:divBdr>
        </w:div>
        <w:div w:id="1114638201">
          <w:marLeft w:val="480"/>
          <w:marRight w:val="0"/>
          <w:marTop w:val="0"/>
          <w:marBottom w:val="0"/>
          <w:divBdr>
            <w:top w:val="none" w:sz="0" w:space="0" w:color="auto"/>
            <w:left w:val="none" w:sz="0" w:space="0" w:color="auto"/>
            <w:bottom w:val="none" w:sz="0" w:space="0" w:color="auto"/>
            <w:right w:val="none" w:sz="0" w:space="0" w:color="auto"/>
          </w:divBdr>
        </w:div>
        <w:div w:id="1503929152">
          <w:marLeft w:val="480"/>
          <w:marRight w:val="0"/>
          <w:marTop w:val="0"/>
          <w:marBottom w:val="0"/>
          <w:divBdr>
            <w:top w:val="none" w:sz="0" w:space="0" w:color="auto"/>
            <w:left w:val="none" w:sz="0" w:space="0" w:color="auto"/>
            <w:bottom w:val="none" w:sz="0" w:space="0" w:color="auto"/>
            <w:right w:val="none" w:sz="0" w:space="0" w:color="auto"/>
          </w:divBdr>
        </w:div>
      </w:divsChild>
    </w:div>
    <w:div w:id="1373919536">
      <w:bodyDiv w:val="1"/>
      <w:marLeft w:val="0"/>
      <w:marRight w:val="0"/>
      <w:marTop w:val="0"/>
      <w:marBottom w:val="0"/>
      <w:divBdr>
        <w:top w:val="none" w:sz="0" w:space="0" w:color="auto"/>
        <w:left w:val="none" w:sz="0" w:space="0" w:color="auto"/>
        <w:bottom w:val="none" w:sz="0" w:space="0" w:color="auto"/>
        <w:right w:val="none" w:sz="0" w:space="0" w:color="auto"/>
      </w:divBdr>
      <w:divsChild>
        <w:div w:id="250893824">
          <w:marLeft w:val="480"/>
          <w:marRight w:val="0"/>
          <w:marTop w:val="0"/>
          <w:marBottom w:val="0"/>
          <w:divBdr>
            <w:top w:val="none" w:sz="0" w:space="0" w:color="auto"/>
            <w:left w:val="none" w:sz="0" w:space="0" w:color="auto"/>
            <w:bottom w:val="none" w:sz="0" w:space="0" w:color="auto"/>
            <w:right w:val="none" w:sz="0" w:space="0" w:color="auto"/>
          </w:divBdr>
        </w:div>
        <w:div w:id="306397168">
          <w:marLeft w:val="480"/>
          <w:marRight w:val="0"/>
          <w:marTop w:val="0"/>
          <w:marBottom w:val="0"/>
          <w:divBdr>
            <w:top w:val="none" w:sz="0" w:space="0" w:color="auto"/>
            <w:left w:val="none" w:sz="0" w:space="0" w:color="auto"/>
            <w:bottom w:val="none" w:sz="0" w:space="0" w:color="auto"/>
            <w:right w:val="none" w:sz="0" w:space="0" w:color="auto"/>
          </w:divBdr>
        </w:div>
        <w:div w:id="453985588">
          <w:marLeft w:val="480"/>
          <w:marRight w:val="0"/>
          <w:marTop w:val="0"/>
          <w:marBottom w:val="0"/>
          <w:divBdr>
            <w:top w:val="none" w:sz="0" w:space="0" w:color="auto"/>
            <w:left w:val="none" w:sz="0" w:space="0" w:color="auto"/>
            <w:bottom w:val="none" w:sz="0" w:space="0" w:color="auto"/>
            <w:right w:val="none" w:sz="0" w:space="0" w:color="auto"/>
          </w:divBdr>
        </w:div>
        <w:div w:id="492986419">
          <w:marLeft w:val="480"/>
          <w:marRight w:val="0"/>
          <w:marTop w:val="0"/>
          <w:marBottom w:val="0"/>
          <w:divBdr>
            <w:top w:val="none" w:sz="0" w:space="0" w:color="auto"/>
            <w:left w:val="none" w:sz="0" w:space="0" w:color="auto"/>
            <w:bottom w:val="none" w:sz="0" w:space="0" w:color="auto"/>
            <w:right w:val="none" w:sz="0" w:space="0" w:color="auto"/>
          </w:divBdr>
        </w:div>
        <w:div w:id="530991607">
          <w:marLeft w:val="480"/>
          <w:marRight w:val="0"/>
          <w:marTop w:val="0"/>
          <w:marBottom w:val="0"/>
          <w:divBdr>
            <w:top w:val="none" w:sz="0" w:space="0" w:color="auto"/>
            <w:left w:val="none" w:sz="0" w:space="0" w:color="auto"/>
            <w:bottom w:val="none" w:sz="0" w:space="0" w:color="auto"/>
            <w:right w:val="none" w:sz="0" w:space="0" w:color="auto"/>
          </w:divBdr>
        </w:div>
        <w:div w:id="540672389">
          <w:marLeft w:val="480"/>
          <w:marRight w:val="0"/>
          <w:marTop w:val="0"/>
          <w:marBottom w:val="0"/>
          <w:divBdr>
            <w:top w:val="none" w:sz="0" w:space="0" w:color="auto"/>
            <w:left w:val="none" w:sz="0" w:space="0" w:color="auto"/>
            <w:bottom w:val="none" w:sz="0" w:space="0" w:color="auto"/>
            <w:right w:val="none" w:sz="0" w:space="0" w:color="auto"/>
          </w:divBdr>
        </w:div>
        <w:div w:id="595216296">
          <w:marLeft w:val="480"/>
          <w:marRight w:val="0"/>
          <w:marTop w:val="0"/>
          <w:marBottom w:val="0"/>
          <w:divBdr>
            <w:top w:val="none" w:sz="0" w:space="0" w:color="auto"/>
            <w:left w:val="none" w:sz="0" w:space="0" w:color="auto"/>
            <w:bottom w:val="none" w:sz="0" w:space="0" w:color="auto"/>
            <w:right w:val="none" w:sz="0" w:space="0" w:color="auto"/>
          </w:divBdr>
        </w:div>
        <w:div w:id="612249955">
          <w:marLeft w:val="480"/>
          <w:marRight w:val="0"/>
          <w:marTop w:val="0"/>
          <w:marBottom w:val="0"/>
          <w:divBdr>
            <w:top w:val="none" w:sz="0" w:space="0" w:color="auto"/>
            <w:left w:val="none" w:sz="0" w:space="0" w:color="auto"/>
            <w:bottom w:val="none" w:sz="0" w:space="0" w:color="auto"/>
            <w:right w:val="none" w:sz="0" w:space="0" w:color="auto"/>
          </w:divBdr>
        </w:div>
        <w:div w:id="752969108">
          <w:marLeft w:val="480"/>
          <w:marRight w:val="0"/>
          <w:marTop w:val="0"/>
          <w:marBottom w:val="0"/>
          <w:divBdr>
            <w:top w:val="none" w:sz="0" w:space="0" w:color="auto"/>
            <w:left w:val="none" w:sz="0" w:space="0" w:color="auto"/>
            <w:bottom w:val="none" w:sz="0" w:space="0" w:color="auto"/>
            <w:right w:val="none" w:sz="0" w:space="0" w:color="auto"/>
          </w:divBdr>
        </w:div>
        <w:div w:id="754475676">
          <w:marLeft w:val="480"/>
          <w:marRight w:val="0"/>
          <w:marTop w:val="0"/>
          <w:marBottom w:val="0"/>
          <w:divBdr>
            <w:top w:val="none" w:sz="0" w:space="0" w:color="auto"/>
            <w:left w:val="none" w:sz="0" w:space="0" w:color="auto"/>
            <w:bottom w:val="none" w:sz="0" w:space="0" w:color="auto"/>
            <w:right w:val="none" w:sz="0" w:space="0" w:color="auto"/>
          </w:divBdr>
        </w:div>
        <w:div w:id="942539396">
          <w:marLeft w:val="480"/>
          <w:marRight w:val="0"/>
          <w:marTop w:val="0"/>
          <w:marBottom w:val="0"/>
          <w:divBdr>
            <w:top w:val="none" w:sz="0" w:space="0" w:color="auto"/>
            <w:left w:val="none" w:sz="0" w:space="0" w:color="auto"/>
            <w:bottom w:val="none" w:sz="0" w:space="0" w:color="auto"/>
            <w:right w:val="none" w:sz="0" w:space="0" w:color="auto"/>
          </w:divBdr>
        </w:div>
        <w:div w:id="1158762780">
          <w:marLeft w:val="480"/>
          <w:marRight w:val="0"/>
          <w:marTop w:val="0"/>
          <w:marBottom w:val="0"/>
          <w:divBdr>
            <w:top w:val="none" w:sz="0" w:space="0" w:color="auto"/>
            <w:left w:val="none" w:sz="0" w:space="0" w:color="auto"/>
            <w:bottom w:val="none" w:sz="0" w:space="0" w:color="auto"/>
            <w:right w:val="none" w:sz="0" w:space="0" w:color="auto"/>
          </w:divBdr>
        </w:div>
        <w:div w:id="1267470598">
          <w:marLeft w:val="480"/>
          <w:marRight w:val="0"/>
          <w:marTop w:val="0"/>
          <w:marBottom w:val="0"/>
          <w:divBdr>
            <w:top w:val="none" w:sz="0" w:space="0" w:color="auto"/>
            <w:left w:val="none" w:sz="0" w:space="0" w:color="auto"/>
            <w:bottom w:val="none" w:sz="0" w:space="0" w:color="auto"/>
            <w:right w:val="none" w:sz="0" w:space="0" w:color="auto"/>
          </w:divBdr>
        </w:div>
        <w:div w:id="1532458060">
          <w:marLeft w:val="480"/>
          <w:marRight w:val="0"/>
          <w:marTop w:val="0"/>
          <w:marBottom w:val="0"/>
          <w:divBdr>
            <w:top w:val="none" w:sz="0" w:space="0" w:color="auto"/>
            <w:left w:val="none" w:sz="0" w:space="0" w:color="auto"/>
            <w:bottom w:val="none" w:sz="0" w:space="0" w:color="auto"/>
            <w:right w:val="none" w:sz="0" w:space="0" w:color="auto"/>
          </w:divBdr>
        </w:div>
        <w:div w:id="2004501249">
          <w:marLeft w:val="480"/>
          <w:marRight w:val="0"/>
          <w:marTop w:val="0"/>
          <w:marBottom w:val="0"/>
          <w:divBdr>
            <w:top w:val="none" w:sz="0" w:space="0" w:color="auto"/>
            <w:left w:val="none" w:sz="0" w:space="0" w:color="auto"/>
            <w:bottom w:val="none" w:sz="0" w:space="0" w:color="auto"/>
            <w:right w:val="none" w:sz="0" w:space="0" w:color="auto"/>
          </w:divBdr>
        </w:div>
        <w:div w:id="2024624256">
          <w:marLeft w:val="480"/>
          <w:marRight w:val="0"/>
          <w:marTop w:val="0"/>
          <w:marBottom w:val="0"/>
          <w:divBdr>
            <w:top w:val="none" w:sz="0" w:space="0" w:color="auto"/>
            <w:left w:val="none" w:sz="0" w:space="0" w:color="auto"/>
            <w:bottom w:val="none" w:sz="0" w:space="0" w:color="auto"/>
            <w:right w:val="none" w:sz="0" w:space="0" w:color="auto"/>
          </w:divBdr>
        </w:div>
      </w:divsChild>
    </w:div>
    <w:div w:id="1375617754">
      <w:bodyDiv w:val="1"/>
      <w:marLeft w:val="0"/>
      <w:marRight w:val="0"/>
      <w:marTop w:val="0"/>
      <w:marBottom w:val="0"/>
      <w:divBdr>
        <w:top w:val="none" w:sz="0" w:space="0" w:color="auto"/>
        <w:left w:val="none" w:sz="0" w:space="0" w:color="auto"/>
        <w:bottom w:val="none" w:sz="0" w:space="0" w:color="auto"/>
        <w:right w:val="none" w:sz="0" w:space="0" w:color="auto"/>
      </w:divBdr>
      <w:divsChild>
        <w:div w:id="590549095">
          <w:marLeft w:val="480"/>
          <w:marRight w:val="0"/>
          <w:marTop w:val="0"/>
          <w:marBottom w:val="0"/>
          <w:divBdr>
            <w:top w:val="none" w:sz="0" w:space="0" w:color="auto"/>
            <w:left w:val="none" w:sz="0" w:space="0" w:color="auto"/>
            <w:bottom w:val="none" w:sz="0" w:space="0" w:color="auto"/>
            <w:right w:val="none" w:sz="0" w:space="0" w:color="auto"/>
          </w:divBdr>
        </w:div>
        <w:div w:id="1026827452">
          <w:marLeft w:val="480"/>
          <w:marRight w:val="0"/>
          <w:marTop w:val="0"/>
          <w:marBottom w:val="0"/>
          <w:divBdr>
            <w:top w:val="none" w:sz="0" w:space="0" w:color="auto"/>
            <w:left w:val="none" w:sz="0" w:space="0" w:color="auto"/>
            <w:bottom w:val="none" w:sz="0" w:space="0" w:color="auto"/>
            <w:right w:val="none" w:sz="0" w:space="0" w:color="auto"/>
          </w:divBdr>
        </w:div>
        <w:div w:id="1046951101">
          <w:marLeft w:val="480"/>
          <w:marRight w:val="0"/>
          <w:marTop w:val="0"/>
          <w:marBottom w:val="0"/>
          <w:divBdr>
            <w:top w:val="none" w:sz="0" w:space="0" w:color="auto"/>
            <w:left w:val="none" w:sz="0" w:space="0" w:color="auto"/>
            <w:bottom w:val="none" w:sz="0" w:space="0" w:color="auto"/>
            <w:right w:val="none" w:sz="0" w:space="0" w:color="auto"/>
          </w:divBdr>
        </w:div>
        <w:div w:id="1192692504">
          <w:marLeft w:val="480"/>
          <w:marRight w:val="0"/>
          <w:marTop w:val="0"/>
          <w:marBottom w:val="0"/>
          <w:divBdr>
            <w:top w:val="none" w:sz="0" w:space="0" w:color="auto"/>
            <w:left w:val="none" w:sz="0" w:space="0" w:color="auto"/>
            <w:bottom w:val="none" w:sz="0" w:space="0" w:color="auto"/>
            <w:right w:val="none" w:sz="0" w:space="0" w:color="auto"/>
          </w:divBdr>
        </w:div>
        <w:div w:id="1982882421">
          <w:marLeft w:val="480"/>
          <w:marRight w:val="0"/>
          <w:marTop w:val="0"/>
          <w:marBottom w:val="0"/>
          <w:divBdr>
            <w:top w:val="none" w:sz="0" w:space="0" w:color="auto"/>
            <w:left w:val="none" w:sz="0" w:space="0" w:color="auto"/>
            <w:bottom w:val="none" w:sz="0" w:space="0" w:color="auto"/>
            <w:right w:val="none" w:sz="0" w:space="0" w:color="auto"/>
          </w:divBdr>
        </w:div>
      </w:divsChild>
    </w:div>
    <w:div w:id="1375884637">
      <w:bodyDiv w:val="1"/>
      <w:marLeft w:val="0"/>
      <w:marRight w:val="0"/>
      <w:marTop w:val="0"/>
      <w:marBottom w:val="0"/>
      <w:divBdr>
        <w:top w:val="none" w:sz="0" w:space="0" w:color="auto"/>
        <w:left w:val="none" w:sz="0" w:space="0" w:color="auto"/>
        <w:bottom w:val="none" w:sz="0" w:space="0" w:color="auto"/>
        <w:right w:val="none" w:sz="0" w:space="0" w:color="auto"/>
      </w:divBdr>
    </w:div>
    <w:div w:id="1377468001">
      <w:bodyDiv w:val="1"/>
      <w:marLeft w:val="0"/>
      <w:marRight w:val="0"/>
      <w:marTop w:val="0"/>
      <w:marBottom w:val="0"/>
      <w:divBdr>
        <w:top w:val="none" w:sz="0" w:space="0" w:color="auto"/>
        <w:left w:val="none" w:sz="0" w:space="0" w:color="auto"/>
        <w:bottom w:val="none" w:sz="0" w:space="0" w:color="auto"/>
        <w:right w:val="none" w:sz="0" w:space="0" w:color="auto"/>
      </w:divBdr>
    </w:div>
    <w:div w:id="1377704217">
      <w:bodyDiv w:val="1"/>
      <w:marLeft w:val="0"/>
      <w:marRight w:val="0"/>
      <w:marTop w:val="0"/>
      <w:marBottom w:val="0"/>
      <w:divBdr>
        <w:top w:val="none" w:sz="0" w:space="0" w:color="auto"/>
        <w:left w:val="none" w:sz="0" w:space="0" w:color="auto"/>
        <w:bottom w:val="none" w:sz="0" w:space="0" w:color="auto"/>
        <w:right w:val="none" w:sz="0" w:space="0" w:color="auto"/>
      </w:divBdr>
    </w:div>
    <w:div w:id="1379017167">
      <w:bodyDiv w:val="1"/>
      <w:marLeft w:val="0"/>
      <w:marRight w:val="0"/>
      <w:marTop w:val="0"/>
      <w:marBottom w:val="0"/>
      <w:divBdr>
        <w:top w:val="none" w:sz="0" w:space="0" w:color="auto"/>
        <w:left w:val="none" w:sz="0" w:space="0" w:color="auto"/>
        <w:bottom w:val="none" w:sz="0" w:space="0" w:color="auto"/>
        <w:right w:val="none" w:sz="0" w:space="0" w:color="auto"/>
      </w:divBdr>
    </w:div>
    <w:div w:id="1379738912">
      <w:bodyDiv w:val="1"/>
      <w:marLeft w:val="0"/>
      <w:marRight w:val="0"/>
      <w:marTop w:val="0"/>
      <w:marBottom w:val="0"/>
      <w:divBdr>
        <w:top w:val="none" w:sz="0" w:space="0" w:color="auto"/>
        <w:left w:val="none" w:sz="0" w:space="0" w:color="auto"/>
        <w:bottom w:val="none" w:sz="0" w:space="0" w:color="auto"/>
        <w:right w:val="none" w:sz="0" w:space="0" w:color="auto"/>
      </w:divBdr>
    </w:div>
    <w:div w:id="1382285604">
      <w:bodyDiv w:val="1"/>
      <w:marLeft w:val="0"/>
      <w:marRight w:val="0"/>
      <w:marTop w:val="0"/>
      <w:marBottom w:val="0"/>
      <w:divBdr>
        <w:top w:val="none" w:sz="0" w:space="0" w:color="auto"/>
        <w:left w:val="none" w:sz="0" w:space="0" w:color="auto"/>
        <w:bottom w:val="none" w:sz="0" w:space="0" w:color="auto"/>
        <w:right w:val="none" w:sz="0" w:space="0" w:color="auto"/>
      </w:divBdr>
    </w:div>
    <w:div w:id="1384671236">
      <w:bodyDiv w:val="1"/>
      <w:marLeft w:val="0"/>
      <w:marRight w:val="0"/>
      <w:marTop w:val="0"/>
      <w:marBottom w:val="0"/>
      <w:divBdr>
        <w:top w:val="none" w:sz="0" w:space="0" w:color="auto"/>
        <w:left w:val="none" w:sz="0" w:space="0" w:color="auto"/>
        <w:bottom w:val="none" w:sz="0" w:space="0" w:color="auto"/>
        <w:right w:val="none" w:sz="0" w:space="0" w:color="auto"/>
      </w:divBdr>
    </w:div>
    <w:div w:id="1388647019">
      <w:bodyDiv w:val="1"/>
      <w:marLeft w:val="0"/>
      <w:marRight w:val="0"/>
      <w:marTop w:val="0"/>
      <w:marBottom w:val="0"/>
      <w:divBdr>
        <w:top w:val="none" w:sz="0" w:space="0" w:color="auto"/>
        <w:left w:val="none" w:sz="0" w:space="0" w:color="auto"/>
        <w:bottom w:val="none" w:sz="0" w:space="0" w:color="auto"/>
        <w:right w:val="none" w:sz="0" w:space="0" w:color="auto"/>
      </w:divBdr>
    </w:div>
    <w:div w:id="1389457189">
      <w:bodyDiv w:val="1"/>
      <w:marLeft w:val="0"/>
      <w:marRight w:val="0"/>
      <w:marTop w:val="0"/>
      <w:marBottom w:val="0"/>
      <w:divBdr>
        <w:top w:val="none" w:sz="0" w:space="0" w:color="auto"/>
        <w:left w:val="none" w:sz="0" w:space="0" w:color="auto"/>
        <w:bottom w:val="none" w:sz="0" w:space="0" w:color="auto"/>
        <w:right w:val="none" w:sz="0" w:space="0" w:color="auto"/>
      </w:divBdr>
      <w:divsChild>
        <w:div w:id="990715298">
          <w:marLeft w:val="480"/>
          <w:marRight w:val="0"/>
          <w:marTop w:val="0"/>
          <w:marBottom w:val="0"/>
          <w:divBdr>
            <w:top w:val="none" w:sz="0" w:space="0" w:color="auto"/>
            <w:left w:val="none" w:sz="0" w:space="0" w:color="auto"/>
            <w:bottom w:val="none" w:sz="0" w:space="0" w:color="auto"/>
            <w:right w:val="none" w:sz="0" w:space="0" w:color="auto"/>
          </w:divBdr>
        </w:div>
        <w:div w:id="1420177637">
          <w:marLeft w:val="480"/>
          <w:marRight w:val="0"/>
          <w:marTop w:val="0"/>
          <w:marBottom w:val="0"/>
          <w:divBdr>
            <w:top w:val="none" w:sz="0" w:space="0" w:color="auto"/>
            <w:left w:val="none" w:sz="0" w:space="0" w:color="auto"/>
            <w:bottom w:val="none" w:sz="0" w:space="0" w:color="auto"/>
            <w:right w:val="none" w:sz="0" w:space="0" w:color="auto"/>
          </w:divBdr>
        </w:div>
      </w:divsChild>
    </w:div>
    <w:div w:id="1392390769">
      <w:bodyDiv w:val="1"/>
      <w:marLeft w:val="0"/>
      <w:marRight w:val="0"/>
      <w:marTop w:val="0"/>
      <w:marBottom w:val="0"/>
      <w:divBdr>
        <w:top w:val="none" w:sz="0" w:space="0" w:color="auto"/>
        <w:left w:val="none" w:sz="0" w:space="0" w:color="auto"/>
        <w:bottom w:val="none" w:sz="0" w:space="0" w:color="auto"/>
        <w:right w:val="none" w:sz="0" w:space="0" w:color="auto"/>
      </w:divBdr>
    </w:div>
    <w:div w:id="1395081847">
      <w:bodyDiv w:val="1"/>
      <w:marLeft w:val="0"/>
      <w:marRight w:val="0"/>
      <w:marTop w:val="0"/>
      <w:marBottom w:val="0"/>
      <w:divBdr>
        <w:top w:val="none" w:sz="0" w:space="0" w:color="auto"/>
        <w:left w:val="none" w:sz="0" w:space="0" w:color="auto"/>
        <w:bottom w:val="none" w:sz="0" w:space="0" w:color="auto"/>
        <w:right w:val="none" w:sz="0" w:space="0" w:color="auto"/>
      </w:divBdr>
    </w:div>
    <w:div w:id="1402942872">
      <w:bodyDiv w:val="1"/>
      <w:marLeft w:val="0"/>
      <w:marRight w:val="0"/>
      <w:marTop w:val="0"/>
      <w:marBottom w:val="0"/>
      <w:divBdr>
        <w:top w:val="none" w:sz="0" w:space="0" w:color="auto"/>
        <w:left w:val="none" w:sz="0" w:space="0" w:color="auto"/>
        <w:bottom w:val="none" w:sz="0" w:space="0" w:color="auto"/>
        <w:right w:val="none" w:sz="0" w:space="0" w:color="auto"/>
      </w:divBdr>
    </w:div>
    <w:div w:id="1403331378">
      <w:bodyDiv w:val="1"/>
      <w:marLeft w:val="0"/>
      <w:marRight w:val="0"/>
      <w:marTop w:val="0"/>
      <w:marBottom w:val="0"/>
      <w:divBdr>
        <w:top w:val="none" w:sz="0" w:space="0" w:color="auto"/>
        <w:left w:val="none" w:sz="0" w:space="0" w:color="auto"/>
        <w:bottom w:val="none" w:sz="0" w:space="0" w:color="auto"/>
        <w:right w:val="none" w:sz="0" w:space="0" w:color="auto"/>
      </w:divBdr>
    </w:div>
    <w:div w:id="1403984098">
      <w:bodyDiv w:val="1"/>
      <w:marLeft w:val="0"/>
      <w:marRight w:val="0"/>
      <w:marTop w:val="0"/>
      <w:marBottom w:val="0"/>
      <w:divBdr>
        <w:top w:val="none" w:sz="0" w:space="0" w:color="auto"/>
        <w:left w:val="none" w:sz="0" w:space="0" w:color="auto"/>
        <w:bottom w:val="none" w:sz="0" w:space="0" w:color="auto"/>
        <w:right w:val="none" w:sz="0" w:space="0" w:color="auto"/>
      </w:divBdr>
    </w:div>
    <w:div w:id="1404133861">
      <w:bodyDiv w:val="1"/>
      <w:marLeft w:val="0"/>
      <w:marRight w:val="0"/>
      <w:marTop w:val="0"/>
      <w:marBottom w:val="0"/>
      <w:divBdr>
        <w:top w:val="none" w:sz="0" w:space="0" w:color="auto"/>
        <w:left w:val="none" w:sz="0" w:space="0" w:color="auto"/>
        <w:bottom w:val="none" w:sz="0" w:space="0" w:color="auto"/>
        <w:right w:val="none" w:sz="0" w:space="0" w:color="auto"/>
      </w:divBdr>
    </w:div>
    <w:div w:id="1404722385">
      <w:bodyDiv w:val="1"/>
      <w:marLeft w:val="0"/>
      <w:marRight w:val="0"/>
      <w:marTop w:val="0"/>
      <w:marBottom w:val="0"/>
      <w:divBdr>
        <w:top w:val="none" w:sz="0" w:space="0" w:color="auto"/>
        <w:left w:val="none" w:sz="0" w:space="0" w:color="auto"/>
        <w:bottom w:val="none" w:sz="0" w:space="0" w:color="auto"/>
        <w:right w:val="none" w:sz="0" w:space="0" w:color="auto"/>
      </w:divBdr>
    </w:div>
    <w:div w:id="1405223794">
      <w:bodyDiv w:val="1"/>
      <w:marLeft w:val="0"/>
      <w:marRight w:val="0"/>
      <w:marTop w:val="0"/>
      <w:marBottom w:val="0"/>
      <w:divBdr>
        <w:top w:val="none" w:sz="0" w:space="0" w:color="auto"/>
        <w:left w:val="none" w:sz="0" w:space="0" w:color="auto"/>
        <w:bottom w:val="none" w:sz="0" w:space="0" w:color="auto"/>
        <w:right w:val="none" w:sz="0" w:space="0" w:color="auto"/>
      </w:divBdr>
      <w:divsChild>
        <w:div w:id="114761802">
          <w:marLeft w:val="480"/>
          <w:marRight w:val="0"/>
          <w:marTop w:val="0"/>
          <w:marBottom w:val="0"/>
          <w:divBdr>
            <w:top w:val="none" w:sz="0" w:space="0" w:color="auto"/>
            <w:left w:val="none" w:sz="0" w:space="0" w:color="auto"/>
            <w:bottom w:val="none" w:sz="0" w:space="0" w:color="auto"/>
            <w:right w:val="none" w:sz="0" w:space="0" w:color="auto"/>
          </w:divBdr>
        </w:div>
        <w:div w:id="199362215">
          <w:marLeft w:val="480"/>
          <w:marRight w:val="0"/>
          <w:marTop w:val="0"/>
          <w:marBottom w:val="0"/>
          <w:divBdr>
            <w:top w:val="none" w:sz="0" w:space="0" w:color="auto"/>
            <w:left w:val="none" w:sz="0" w:space="0" w:color="auto"/>
            <w:bottom w:val="none" w:sz="0" w:space="0" w:color="auto"/>
            <w:right w:val="none" w:sz="0" w:space="0" w:color="auto"/>
          </w:divBdr>
        </w:div>
        <w:div w:id="234366457">
          <w:marLeft w:val="480"/>
          <w:marRight w:val="0"/>
          <w:marTop w:val="0"/>
          <w:marBottom w:val="0"/>
          <w:divBdr>
            <w:top w:val="none" w:sz="0" w:space="0" w:color="auto"/>
            <w:left w:val="none" w:sz="0" w:space="0" w:color="auto"/>
            <w:bottom w:val="none" w:sz="0" w:space="0" w:color="auto"/>
            <w:right w:val="none" w:sz="0" w:space="0" w:color="auto"/>
          </w:divBdr>
        </w:div>
        <w:div w:id="395904123">
          <w:marLeft w:val="480"/>
          <w:marRight w:val="0"/>
          <w:marTop w:val="0"/>
          <w:marBottom w:val="0"/>
          <w:divBdr>
            <w:top w:val="none" w:sz="0" w:space="0" w:color="auto"/>
            <w:left w:val="none" w:sz="0" w:space="0" w:color="auto"/>
            <w:bottom w:val="none" w:sz="0" w:space="0" w:color="auto"/>
            <w:right w:val="none" w:sz="0" w:space="0" w:color="auto"/>
          </w:divBdr>
        </w:div>
        <w:div w:id="507717161">
          <w:marLeft w:val="480"/>
          <w:marRight w:val="0"/>
          <w:marTop w:val="0"/>
          <w:marBottom w:val="0"/>
          <w:divBdr>
            <w:top w:val="none" w:sz="0" w:space="0" w:color="auto"/>
            <w:left w:val="none" w:sz="0" w:space="0" w:color="auto"/>
            <w:bottom w:val="none" w:sz="0" w:space="0" w:color="auto"/>
            <w:right w:val="none" w:sz="0" w:space="0" w:color="auto"/>
          </w:divBdr>
        </w:div>
        <w:div w:id="571087581">
          <w:marLeft w:val="480"/>
          <w:marRight w:val="0"/>
          <w:marTop w:val="0"/>
          <w:marBottom w:val="0"/>
          <w:divBdr>
            <w:top w:val="none" w:sz="0" w:space="0" w:color="auto"/>
            <w:left w:val="none" w:sz="0" w:space="0" w:color="auto"/>
            <w:bottom w:val="none" w:sz="0" w:space="0" w:color="auto"/>
            <w:right w:val="none" w:sz="0" w:space="0" w:color="auto"/>
          </w:divBdr>
        </w:div>
        <w:div w:id="817646646">
          <w:marLeft w:val="480"/>
          <w:marRight w:val="0"/>
          <w:marTop w:val="0"/>
          <w:marBottom w:val="0"/>
          <w:divBdr>
            <w:top w:val="none" w:sz="0" w:space="0" w:color="auto"/>
            <w:left w:val="none" w:sz="0" w:space="0" w:color="auto"/>
            <w:bottom w:val="none" w:sz="0" w:space="0" w:color="auto"/>
            <w:right w:val="none" w:sz="0" w:space="0" w:color="auto"/>
          </w:divBdr>
        </w:div>
        <w:div w:id="914049163">
          <w:marLeft w:val="480"/>
          <w:marRight w:val="0"/>
          <w:marTop w:val="0"/>
          <w:marBottom w:val="0"/>
          <w:divBdr>
            <w:top w:val="none" w:sz="0" w:space="0" w:color="auto"/>
            <w:left w:val="none" w:sz="0" w:space="0" w:color="auto"/>
            <w:bottom w:val="none" w:sz="0" w:space="0" w:color="auto"/>
            <w:right w:val="none" w:sz="0" w:space="0" w:color="auto"/>
          </w:divBdr>
        </w:div>
        <w:div w:id="1062676905">
          <w:marLeft w:val="480"/>
          <w:marRight w:val="0"/>
          <w:marTop w:val="0"/>
          <w:marBottom w:val="0"/>
          <w:divBdr>
            <w:top w:val="none" w:sz="0" w:space="0" w:color="auto"/>
            <w:left w:val="none" w:sz="0" w:space="0" w:color="auto"/>
            <w:bottom w:val="none" w:sz="0" w:space="0" w:color="auto"/>
            <w:right w:val="none" w:sz="0" w:space="0" w:color="auto"/>
          </w:divBdr>
        </w:div>
        <w:div w:id="1096247868">
          <w:marLeft w:val="480"/>
          <w:marRight w:val="0"/>
          <w:marTop w:val="0"/>
          <w:marBottom w:val="0"/>
          <w:divBdr>
            <w:top w:val="none" w:sz="0" w:space="0" w:color="auto"/>
            <w:left w:val="none" w:sz="0" w:space="0" w:color="auto"/>
            <w:bottom w:val="none" w:sz="0" w:space="0" w:color="auto"/>
            <w:right w:val="none" w:sz="0" w:space="0" w:color="auto"/>
          </w:divBdr>
        </w:div>
        <w:div w:id="1197499518">
          <w:marLeft w:val="480"/>
          <w:marRight w:val="0"/>
          <w:marTop w:val="0"/>
          <w:marBottom w:val="0"/>
          <w:divBdr>
            <w:top w:val="none" w:sz="0" w:space="0" w:color="auto"/>
            <w:left w:val="none" w:sz="0" w:space="0" w:color="auto"/>
            <w:bottom w:val="none" w:sz="0" w:space="0" w:color="auto"/>
            <w:right w:val="none" w:sz="0" w:space="0" w:color="auto"/>
          </w:divBdr>
        </w:div>
        <w:div w:id="1197885156">
          <w:marLeft w:val="480"/>
          <w:marRight w:val="0"/>
          <w:marTop w:val="0"/>
          <w:marBottom w:val="0"/>
          <w:divBdr>
            <w:top w:val="none" w:sz="0" w:space="0" w:color="auto"/>
            <w:left w:val="none" w:sz="0" w:space="0" w:color="auto"/>
            <w:bottom w:val="none" w:sz="0" w:space="0" w:color="auto"/>
            <w:right w:val="none" w:sz="0" w:space="0" w:color="auto"/>
          </w:divBdr>
        </w:div>
        <w:div w:id="1226181308">
          <w:marLeft w:val="480"/>
          <w:marRight w:val="0"/>
          <w:marTop w:val="0"/>
          <w:marBottom w:val="0"/>
          <w:divBdr>
            <w:top w:val="none" w:sz="0" w:space="0" w:color="auto"/>
            <w:left w:val="none" w:sz="0" w:space="0" w:color="auto"/>
            <w:bottom w:val="none" w:sz="0" w:space="0" w:color="auto"/>
            <w:right w:val="none" w:sz="0" w:space="0" w:color="auto"/>
          </w:divBdr>
        </w:div>
        <w:div w:id="1258558985">
          <w:marLeft w:val="480"/>
          <w:marRight w:val="0"/>
          <w:marTop w:val="0"/>
          <w:marBottom w:val="0"/>
          <w:divBdr>
            <w:top w:val="none" w:sz="0" w:space="0" w:color="auto"/>
            <w:left w:val="none" w:sz="0" w:space="0" w:color="auto"/>
            <w:bottom w:val="none" w:sz="0" w:space="0" w:color="auto"/>
            <w:right w:val="none" w:sz="0" w:space="0" w:color="auto"/>
          </w:divBdr>
        </w:div>
        <w:div w:id="1489132932">
          <w:marLeft w:val="480"/>
          <w:marRight w:val="0"/>
          <w:marTop w:val="0"/>
          <w:marBottom w:val="0"/>
          <w:divBdr>
            <w:top w:val="none" w:sz="0" w:space="0" w:color="auto"/>
            <w:left w:val="none" w:sz="0" w:space="0" w:color="auto"/>
            <w:bottom w:val="none" w:sz="0" w:space="0" w:color="auto"/>
            <w:right w:val="none" w:sz="0" w:space="0" w:color="auto"/>
          </w:divBdr>
        </w:div>
        <w:div w:id="1659070373">
          <w:marLeft w:val="480"/>
          <w:marRight w:val="0"/>
          <w:marTop w:val="0"/>
          <w:marBottom w:val="0"/>
          <w:divBdr>
            <w:top w:val="none" w:sz="0" w:space="0" w:color="auto"/>
            <w:left w:val="none" w:sz="0" w:space="0" w:color="auto"/>
            <w:bottom w:val="none" w:sz="0" w:space="0" w:color="auto"/>
            <w:right w:val="none" w:sz="0" w:space="0" w:color="auto"/>
          </w:divBdr>
        </w:div>
        <w:div w:id="1660572681">
          <w:marLeft w:val="480"/>
          <w:marRight w:val="0"/>
          <w:marTop w:val="0"/>
          <w:marBottom w:val="0"/>
          <w:divBdr>
            <w:top w:val="none" w:sz="0" w:space="0" w:color="auto"/>
            <w:left w:val="none" w:sz="0" w:space="0" w:color="auto"/>
            <w:bottom w:val="none" w:sz="0" w:space="0" w:color="auto"/>
            <w:right w:val="none" w:sz="0" w:space="0" w:color="auto"/>
          </w:divBdr>
        </w:div>
        <w:div w:id="1938711037">
          <w:marLeft w:val="480"/>
          <w:marRight w:val="0"/>
          <w:marTop w:val="0"/>
          <w:marBottom w:val="0"/>
          <w:divBdr>
            <w:top w:val="none" w:sz="0" w:space="0" w:color="auto"/>
            <w:left w:val="none" w:sz="0" w:space="0" w:color="auto"/>
            <w:bottom w:val="none" w:sz="0" w:space="0" w:color="auto"/>
            <w:right w:val="none" w:sz="0" w:space="0" w:color="auto"/>
          </w:divBdr>
        </w:div>
        <w:div w:id="1978410307">
          <w:marLeft w:val="480"/>
          <w:marRight w:val="0"/>
          <w:marTop w:val="0"/>
          <w:marBottom w:val="0"/>
          <w:divBdr>
            <w:top w:val="none" w:sz="0" w:space="0" w:color="auto"/>
            <w:left w:val="none" w:sz="0" w:space="0" w:color="auto"/>
            <w:bottom w:val="none" w:sz="0" w:space="0" w:color="auto"/>
            <w:right w:val="none" w:sz="0" w:space="0" w:color="auto"/>
          </w:divBdr>
        </w:div>
        <w:div w:id="1991446248">
          <w:marLeft w:val="480"/>
          <w:marRight w:val="0"/>
          <w:marTop w:val="0"/>
          <w:marBottom w:val="0"/>
          <w:divBdr>
            <w:top w:val="none" w:sz="0" w:space="0" w:color="auto"/>
            <w:left w:val="none" w:sz="0" w:space="0" w:color="auto"/>
            <w:bottom w:val="none" w:sz="0" w:space="0" w:color="auto"/>
            <w:right w:val="none" w:sz="0" w:space="0" w:color="auto"/>
          </w:divBdr>
        </w:div>
        <w:div w:id="2098210529">
          <w:marLeft w:val="480"/>
          <w:marRight w:val="0"/>
          <w:marTop w:val="0"/>
          <w:marBottom w:val="0"/>
          <w:divBdr>
            <w:top w:val="none" w:sz="0" w:space="0" w:color="auto"/>
            <w:left w:val="none" w:sz="0" w:space="0" w:color="auto"/>
            <w:bottom w:val="none" w:sz="0" w:space="0" w:color="auto"/>
            <w:right w:val="none" w:sz="0" w:space="0" w:color="auto"/>
          </w:divBdr>
        </w:div>
      </w:divsChild>
    </w:div>
    <w:div w:id="1406998031">
      <w:bodyDiv w:val="1"/>
      <w:marLeft w:val="0"/>
      <w:marRight w:val="0"/>
      <w:marTop w:val="0"/>
      <w:marBottom w:val="0"/>
      <w:divBdr>
        <w:top w:val="none" w:sz="0" w:space="0" w:color="auto"/>
        <w:left w:val="none" w:sz="0" w:space="0" w:color="auto"/>
        <w:bottom w:val="none" w:sz="0" w:space="0" w:color="auto"/>
        <w:right w:val="none" w:sz="0" w:space="0" w:color="auto"/>
      </w:divBdr>
    </w:div>
    <w:div w:id="1407189136">
      <w:bodyDiv w:val="1"/>
      <w:marLeft w:val="0"/>
      <w:marRight w:val="0"/>
      <w:marTop w:val="0"/>
      <w:marBottom w:val="0"/>
      <w:divBdr>
        <w:top w:val="none" w:sz="0" w:space="0" w:color="auto"/>
        <w:left w:val="none" w:sz="0" w:space="0" w:color="auto"/>
        <w:bottom w:val="none" w:sz="0" w:space="0" w:color="auto"/>
        <w:right w:val="none" w:sz="0" w:space="0" w:color="auto"/>
      </w:divBdr>
    </w:div>
    <w:div w:id="1407915345">
      <w:bodyDiv w:val="1"/>
      <w:marLeft w:val="0"/>
      <w:marRight w:val="0"/>
      <w:marTop w:val="0"/>
      <w:marBottom w:val="0"/>
      <w:divBdr>
        <w:top w:val="none" w:sz="0" w:space="0" w:color="auto"/>
        <w:left w:val="none" w:sz="0" w:space="0" w:color="auto"/>
        <w:bottom w:val="none" w:sz="0" w:space="0" w:color="auto"/>
        <w:right w:val="none" w:sz="0" w:space="0" w:color="auto"/>
      </w:divBdr>
    </w:div>
    <w:div w:id="1409961386">
      <w:bodyDiv w:val="1"/>
      <w:marLeft w:val="0"/>
      <w:marRight w:val="0"/>
      <w:marTop w:val="0"/>
      <w:marBottom w:val="0"/>
      <w:divBdr>
        <w:top w:val="none" w:sz="0" w:space="0" w:color="auto"/>
        <w:left w:val="none" w:sz="0" w:space="0" w:color="auto"/>
        <w:bottom w:val="none" w:sz="0" w:space="0" w:color="auto"/>
        <w:right w:val="none" w:sz="0" w:space="0" w:color="auto"/>
      </w:divBdr>
    </w:div>
    <w:div w:id="1413702829">
      <w:bodyDiv w:val="1"/>
      <w:marLeft w:val="0"/>
      <w:marRight w:val="0"/>
      <w:marTop w:val="0"/>
      <w:marBottom w:val="0"/>
      <w:divBdr>
        <w:top w:val="none" w:sz="0" w:space="0" w:color="auto"/>
        <w:left w:val="none" w:sz="0" w:space="0" w:color="auto"/>
        <w:bottom w:val="none" w:sz="0" w:space="0" w:color="auto"/>
        <w:right w:val="none" w:sz="0" w:space="0" w:color="auto"/>
      </w:divBdr>
      <w:divsChild>
        <w:div w:id="49118839">
          <w:marLeft w:val="480"/>
          <w:marRight w:val="0"/>
          <w:marTop w:val="0"/>
          <w:marBottom w:val="0"/>
          <w:divBdr>
            <w:top w:val="none" w:sz="0" w:space="0" w:color="auto"/>
            <w:left w:val="none" w:sz="0" w:space="0" w:color="auto"/>
            <w:bottom w:val="none" w:sz="0" w:space="0" w:color="auto"/>
            <w:right w:val="none" w:sz="0" w:space="0" w:color="auto"/>
          </w:divBdr>
        </w:div>
        <w:div w:id="225267440">
          <w:marLeft w:val="480"/>
          <w:marRight w:val="0"/>
          <w:marTop w:val="0"/>
          <w:marBottom w:val="0"/>
          <w:divBdr>
            <w:top w:val="none" w:sz="0" w:space="0" w:color="auto"/>
            <w:left w:val="none" w:sz="0" w:space="0" w:color="auto"/>
            <w:bottom w:val="none" w:sz="0" w:space="0" w:color="auto"/>
            <w:right w:val="none" w:sz="0" w:space="0" w:color="auto"/>
          </w:divBdr>
        </w:div>
        <w:div w:id="949506877">
          <w:marLeft w:val="480"/>
          <w:marRight w:val="0"/>
          <w:marTop w:val="0"/>
          <w:marBottom w:val="0"/>
          <w:divBdr>
            <w:top w:val="none" w:sz="0" w:space="0" w:color="auto"/>
            <w:left w:val="none" w:sz="0" w:space="0" w:color="auto"/>
            <w:bottom w:val="none" w:sz="0" w:space="0" w:color="auto"/>
            <w:right w:val="none" w:sz="0" w:space="0" w:color="auto"/>
          </w:divBdr>
        </w:div>
        <w:div w:id="1033964007">
          <w:marLeft w:val="480"/>
          <w:marRight w:val="0"/>
          <w:marTop w:val="0"/>
          <w:marBottom w:val="0"/>
          <w:divBdr>
            <w:top w:val="none" w:sz="0" w:space="0" w:color="auto"/>
            <w:left w:val="none" w:sz="0" w:space="0" w:color="auto"/>
            <w:bottom w:val="none" w:sz="0" w:space="0" w:color="auto"/>
            <w:right w:val="none" w:sz="0" w:space="0" w:color="auto"/>
          </w:divBdr>
        </w:div>
        <w:div w:id="1359039090">
          <w:marLeft w:val="480"/>
          <w:marRight w:val="0"/>
          <w:marTop w:val="0"/>
          <w:marBottom w:val="0"/>
          <w:divBdr>
            <w:top w:val="none" w:sz="0" w:space="0" w:color="auto"/>
            <w:left w:val="none" w:sz="0" w:space="0" w:color="auto"/>
            <w:bottom w:val="none" w:sz="0" w:space="0" w:color="auto"/>
            <w:right w:val="none" w:sz="0" w:space="0" w:color="auto"/>
          </w:divBdr>
        </w:div>
        <w:div w:id="1477987312">
          <w:marLeft w:val="480"/>
          <w:marRight w:val="0"/>
          <w:marTop w:val="0"/>
          <w:marBottom w:val="0"/>
          <w:divBdr>
            <w:top w:val="none" w:sz="0" w:space="0" w:color="auto"/>
            <w:left w:val="none" w:sz="0" w:space="0" w:color="auto"/>
            <w:bottom w:val="none" w:sz="0" w:space="0" w:color="auto"/>
            <w:right w:val="none" w:sz="0" w:space="0" w:color="auto"/>
          </w:divBdr>
        </w:div>
        <w:div w:id="1543707605">
          <w:marLeft w:val="480"/>
          <w:marRight w:val="0"/>
          <w:marTop w:val="0"/>
          <w:marBottom w:val="0"/>
          <w:divBdr>
            <w:top w:val="none" w:sz="0" w:space="0" w:color="auto"/>
            <w:left w:val="none" w:sz="0" w:space="0" w:color="auto"/>
            <w:bottom w:val="none" w:sz="0" w:space="0" w:color="auto"/>
            <w:right w:val="none" w:sz="0" w:space="0" w:color="auto"/>
          </w:divBdr>
        </w:div>
        <w:div w:id="1660882167">
          <w:marLeft w:val="480"/>
          <w:marRight w:val="0"/>
          <w:marTop w:val="0"/>
          <w:marBottom w:val="0"/>
          <w:divBdr>
            <w:top w:val="none" w:sz="0" w:space="0" w:color="auto"/>
            <w:left w:val="none" w:sz="0" w:space="0" w:color="auto"/>
            <w:bottom w:val="none" w:sz="0" w:space="0" w:color="auto"/>
            <w:right w:val="none" w:sz="0" w:space="0" w:color="auto"/>
          </w:divBdr>
        </w:div>
        <w:div w:id="1732341332">
          <w:marLeft w:val="480"/>
          <w:marRight w:val="0"/>
          <w:marTop w:val="0"/>
          <w:marBottom w:val="0"/>
          <w:divBdr>
            <w:top w:val="none" w:sz="0" w:space="0" w:color="auto"/>
            <w:left w:val="none" w:sz="0" w:space="0" w:color="auto"/>
            <w:bottom w:val="none" w:sz="0" w:space="0" w:color="auto"/>
            <w:right w:val="none" w:sz="0" w:space="0" w:color="auto"/>
          </w:divBdr>
        </w:div>
        <w:div w:id="1795949348">
          <w:marLeft w:val="480"/>
          <w:marRight w:val="0"/>
          <w:marTop w:val="0"/>
          <w:marBottom w:val="0"/>
          <w:divBdr>
            <w:top w:val="none" w:sz="0" w:space="0" w:color="auto"/>
            <w:left w:val="none" w:sz="0" w:space="0" w:color="auto"/>
            <w:bottom w:val="none" w:sz="0" w:space="0" w:color="auto"/>
            <w:right w:val="none" w:sz="0" w:space="0" w:color="auto"/>
          </w:divBdr>
        </w:div>
        <w:div w:id="2050715084">
          <w:marLeft w:val="480"/>
          <w:marRight w:val="0"/>
          <w:marTop w:val="0"/>
          <w:marBottom w:val="0"/>
          <w:divBdr>
            <w:top w:val="none" w:sz="0" w:space="0" w:color="auto"/>
            <w:left w:val="none" w:sz="0" w:space="0" w:color="auto"/>
            <w:bottom w:val="none" w:sz="0" w:space="0" w:color="auto"/>
            <w:right w:val="none" w:sz="0" w:space="0" w:color="auto"/>
          </w:divBdr>
        </w:div>
        <w:div w:id="2143183544">
          <w:marLeft w:val="480"/>
          <w:marRight w:val="0"/>
          <w:marTop w:val="0"/>
          <w:marBottom w:val="0"/>
          <w:divBdr>
            <w:top w:val="none" w:sz="0" w:space="0" w:color="auto"/>
            <w:left w:val="none" w:sz="0" w:space="0" w:color="auto"/>
            <w:bottom w:val="none" w:sz="0" w:space="0" w:color="auto"/>
            <w:right w:val="none" w:sz="0" w:space="0" w:color="auto"/>
          </w:divBdr>
        </w:div>
      </w:divsChild>
    </w:div>
    <w:div w:id="1415131158">
      <w:bodyDiv w:val="1"/>
      <w:marLeft w:val="0"/>
      <w:marRight w:val="0"/>
      <w:marTop w:val="0"/>
      <w:marBottom w:val="0"/>
      <w:divBdr>
        <w:top w:val="none" w:sz="0" w:space="0" w:color="auto"/>
        <w:left w:val="none" w:sz="0" w:space="0" w:color="auto"/>
        <w:bottom w:val="none" w:sz="0" w:space="0" w:color="auto"/>
        <w:right w:val="none" w:sz="0" w:space="0" w:color="auto"/>
      </w:divBdr>
    </w:div>
    <w:div w:id="1417558718">
      <w:bodyDiv w:val="1"/>
      <w:marLeft w:val="0"/>
      <w:marRight w:val="0"/>
      <w:marTop w:val="0"/>
      <w:marBottom w:val="0"/>
      <w:divBdr>
        <w:top w:val="none" w:sz="0" w:space="0" w:color="auto"/>
        <w:left w:val="none" w:sz="0" w:space="0" w:color="auto"/>
        <w:bottom w:val="none" w:sz="0" w:space="0" w:color="auto"/>
        <w:right w:val="none" w:sz="0" w:space="0" w:color="auto"/>
      </w:divBdr>
    </w:div>
    <w:div w:id="1420785546">
      <w:bodyDiv w:val="1"/>
      <w:marLeft w:val="0"/>
      <w:marRight w:val="0"/>
      <w:marTop w:val="0"/>
      <w:marBottom w:val="0"/>
      <w:divBdr>
        <w:top w:val="none" w:sz="0" w:space="0" w:color="auto"/>
        <w:left w:val="none" w:sz="0" w:space="0" w:color="auto"/>
        <w:bottom w:val="none" w:sz="0" w:space="0" w:color="auto"/>
        <w:right w:val="none" w:sz="0" w:space="0" w:color="auto"/>
      </w:divBdr>
    </w:div>
    <w:div w:id="1423262205">
      <w:bodyDiv w:val="1"/>
      <w:marLeft w:val="0"/>
      <w:marRight w:val="0"/>
      <w:marTop w:val="0"/>
      <w:marBottom w:val="0"/>
      <w:divBdr>
        <w:top w:val="none" w:sz="0" w:space="0" w:color="auto"/>
        <w:left w:val="none" w:sz="0" w:space="0" w:color="auto"/>
        <w:bottom w:val="none" w:sz="0" w:space="0" w:color="auto"/>
        <w:right w:val="none" w:sz="0" w:space="0" w:color="auto"/>
      </w:divBdr>
    </w:div>
    <w:div w:id="1426684068">
      <w:bodyDiv w:val="1"/>
      <w:marLeft w:val="0"/>
      <w:marRight w:val="0"/>
      <w:marTop w:val="0"/>
      <w:marBottom w:val="0"/>
      <w:divBdr>
        <w:top w:val="none" w:sz="0" w:space="0" w:color="auto"/>
        <w:left w:val="none" w:sz="0" w:space="0" w:color="auto"/>
        <w:bottom w:val="none" w:sz="0" w:space="0" w:color="auto"/>
        <w:right w:val="none" w:sz="0" w:space="0" w:color="auto"/>
      </w:divBdr>
    </w:div>
    <w:div w:id="1427655607">
      <w:bodyDiv w:val="1"/>
      <w:marLeft w:val="0"/>
      <w:marRight w:val="0"/>
      <w:marTop w:val="0"/>
      <w:marBottom w:val="0"/>
      <w:divBdr>
        <w:top w:val="none" w:sz="0" w:space="0" w:color="auto"/>
        <w:left w:val="none" w:sz="0" w:space="0" w:color="auto"/>
        <w:bottom w:val="none" w:sz="0" w:space="0" w:color="auto"/>
        <w:right w:val="none" w:sz="0" w:space="0" w:color="auto"/>
      </w:divBdr>
    </w:div>
    <w:div w:id="1432966747">
      <w:bodyDiv w:val="1"/>
      <w:marLeft w:val="0"/>
      <w:marRight w:val="0"/>
      <w:marTop w:val="0"/>
      <w:marBottom w:val="0"/>
      <w:divBdr>
        <w:top w:val="none" w:sz="0" w:space="0" w:color="auto"/>
        <w:left w:val="none" w:sz="0" w:space="0" w:color="auto"/>
        <w:bottom w:val="none" w:sz="0" w:space="0" w:color="auto"/>
        <w:right w:val="none" w:sz="0" w:space="0" w:color="auto"/>
      </w:divBdr>
    </w:div>
    <w:div w:id="1438409008">
      <w:bodyDiv w:val="1"/>
      <w:marLeft w:val="0"/>
      <w:marRight w:val="0"/>
      <w:marTop w:val="0"/>
      <w:marBottom w:val="0"/>
      <w:divBdr>
        <w:top w:val="none" w:sz="0" w:space="0" w:color="auto"/>
        <w:left w:val="none" w:sz="0" w:space="0" w:color="auto"/>
        <w:bottom w:val="none" w:sz="0" w:space="0" w:color="auto"/>
        <w:right w:val="none" w:sz="0" w:space="0" w:color="auto"/>
      </w:divBdr>
    </w:div>
    <w:div w:id="1441295592">
      <w:bodyDiv w:val="1"/>
      <w:marLeft w:val="0"/>
      <w:marRight w:val="0"/>
      <w:marTop w:val="0"/>
      <w:marBottom w:val="0"/>
      <w:divBdr>
        <w:top w:val="none" w:sz="0" w:space="0" w:color="auto"/>
        <w:left w:val="none" w:sz="0" w:space="0" w:color="auto"/>
        <w:bottom w:val="none" w:sz="0" w:space="0" w:color="auto"/>
        <w:right w:val="none" w:sz="0" w:space="0" w:color="auto"/>
      </w:divBdr>
    </w:div>
    <w:div w:id="1442996388">
      <w:bodyDiv w:val="1"/>
      <w:marLeft w:val="0"/>
      <w:marRight w:val="0"/>
      <w:marTop w:val="0"/>
      <w:marBottom w:val="0"/>
      <w:divBdr>
        <w:top w:val="none" w:sz="0" w:space="0" w:color="auto"/>
        <w:left w:val="none" w:sz="0" w:space="0" w:color="auto"/>
        <w:bottom w:val="none" w:sz="0" w:space="0" w:color="auto"/>
        <w:right w:val="none" w:sz="0" w:space="0" w:color="auto"/>
      </w:divBdr>
      <w:divsChild>
        <w:div w:id="1259827881">
          <w:marLeft w:val="480"/>
          <w:marRight w:val="0"/>
          <w:marTop w:val="0"/>
          <w:marBottom w:val="0"/>
          <w:divBdr>
            <w:top w:val="none" w:sz="0" w:space="0" w:color="auto"/>
            <w:left w:val="none" w:sz="0" w:space="0" w:color="auto"/>
            <w:bottom w:val="none" w:sz="0" w:space="0" w:color="auto"/>
            <w:right w:val="none" w:sz="0" w:space="0" w:color="auto"/>
          </w:divBdr>
        </w:div>
        <w:div w:id="1375619396">
          <w:marLeft w:val="480"/>
          <w:marRight w:val="0"/>
          <w:marTop w:val="0"/>
          <w:marBottom w:val="0"/>
          <w:divBdr>
            <w:top w:val="none" w:sz="0" w:space="0" w:color="auto"/>
            <w:left w:val="none" w:sz="0" w:space="0" w:color="auto"/>
            <w:bottom w:val="none" w:sz="0" w:space="0" w:color="auto"/>
            <w:right w:val="none" w:sz="0" w:space="0" w:color="auto"/>
          </w:divBdr>
        </w:div>
        <w:div w:id="2021155682">
          <w:marLeft w:val="480"/>
          <w:marRight w:val="0"/>
          <w:marTop w:val="0"/>
          <w:marBottom w:val="0"/>
          <w:divBdr>
            <w:top w:val="none" w:sz="0" w:space="0" w:color="auto"/>
            <w:left w:val="none" w:sz="0" w:space="0" w:color="auto"/>
            <w:bottom w:val="none" w:sz="0" w:space="0" w:color="auto"/>
            <w:right w:val="none" w:sz="0" w:space="0" w:color="auto"/>
          </w:divBdr>
        </w:div>
      </w:divsChild>
    </w:div>
    <w:div w:id="1444379620">
      <w:bodyDiv w:val="1"/>
      <w:marLeft w:val="0"/>
      <w:marRight w:val="0"/>
      <w:marTop w:val="0"/>
      <w:marBottom w:val="0"/>
      <w:divBdr>
        <w:top w:val="none" w:sz="0" w:space="0" w:color="auto"/>
        <w:left w:val="none" w:sz="0" w:space="0" w:color="auto"/>
        <w:bottom w:val="none" w:sz="0" w:space="0" w:color="auto"/>
        <w:right w:val="none" w:sz="0" w:space="0" w:color="auto"/>
      </w:divBdr>
    </w:div>
    <w:div w:id="1446652558">
      <w:bodyDiv w:val="1"/>
      <w:marLeft w:val="0"/>
      <w:marRight w:val="0"/>
      <w:marTop w:val="0"/>
      <w:marBottom w:val="0"/>
      <w:divBdr>
        <w:top w:val="none" w:sz="0" w:space="0" w:color="auto"/>
        <w:left w:val="none" w:sz="0" w:space="0" w:color="auto"/>
        <w:bottom w:val="none" w:sz="0" w:space="0" w:color="auto"/>
        <w:right w:val="none" w:sz="0" w:space="0" w:color="auto"/>
      </w:divBdr>
    </w:div>
    <w:div w:id="1448086272">
      <w:bodyDiv w:val="1"/>
      <w:marLeft w:val="0"/>
      <w:marRight w:val="0"/>
      <w:marTop w:val="0"/>
      <w:marBottom w:val="0"/>
      <w:divBdr>
        <w:top w:val="none" w:sz="0" w:space="0" w:color="auto"/>
        <w:left w:val="none" w:sz="0" w:space="0" w:color="auto"/>
        <w:bottom w:val="none" w:sz="0" w:space="0" w:color="auto"/>
        <w:right w:val="none" w:sz="0" w:space="0" w:color="auto"/>
      </w:divBdr>
    </w:div>
    <w:div w:id="1451320338">
      <w:bodyDiv w:val="1"/>
      <w:marLeft w:val="0"/>
      <w:marRight w:val="0"/>
      <w:marTop w:val="0"/>
      <w:marBottom w:val="0"/>
      <w:divBdr>
        <w:top w:val="none" w:sz="0" w:space="0" w:color="auto"/>
        <w:left w:val="none" w:sz="0" w:space="0" w:color="auto"/>
        <w:bottom w:val="none" w:sz="0" w:space="0" w:color="auto"/>
        <w:right w:val="none" w:sz="0" w:space="0" w:color="auto"/>
      </w:divBdr>
    </w:div>
    <w:div w:id="1451435137">
      <w:bodyDiv w:val="1"/>
      <w:marLeft w:val="0"/>
      <w:marRight w:val="0"/>
      <w:marTop w:val="0"/>
      <w:marBottom w:val="0"/>
      <w:divBdr>
        <w:top w:val="none" w:sz="0" w:space="0" w:color="auto"/>
        <w:left w:val="none" w:sz="0" w:space="0" w:color="auto"/>
        <w:bottom w:val="none" w:sz="0" w:space="0" w:color="auto"/>
        <w:right w:val="none" w:sz="0" w:space="0" w:color="auto"/>
      </w:divBdr>
    </w:div>
    <w:div w:id="1452750696">
      <w:bodyDiv w:val="1"/>
      <w:marLeft w:val="0"/>
      <w:marRight w:val="0"/>
      <w:marTop w:val="0"/>
      <w:marBottom w:val="0"/>
      <w:divBdr>
        <w:top w:val="none" w:sz="0" w:space="0" w:color="auto"/>
        <w:left w:val="none" w:sz="0" w:space="0" w:color="auto"/>
        <w:bottom w:val="none" w:sz="0" w:space="0" w:color="auto"/>
        <w:right w:val="none" w:sz="0" w:space="0" w:color="auto"/>
      </w:divBdr>
      <w:divsChild>
        <w:div w:id="11690670">
          <w:marLeft w:val="480"/>
          <w:marRight w:val="0"/>
          <w:marTop w:val="0"/>
          <w:marBottom w:val="0"/>
          <w:divBdr>
            <w:top w:val="none" w:sz="0" w:space="0" w:color="auto"/>
            <w:left w:val="none" w:sz="0" w:space="0" w:color="auto"/>
            <w:bottom w:val="none" w:sz="0" w:space="0" w:color="auto"/>
            <w:right w:val="none" w:sz="0" w:space="0" w:color="auto"/>
          </w:divBdr>
        </w:div>
        <w:div w:id="37442077">
          <w:marLeft w:val="480"/>
          <w:marRight w:val="0"/>
          <w:marTop w:val="0"/>
          <w:marBottom w:val="0"/>
          <w:divBdr>
            <w:top w:val="none" w:sz="0" w:space="0" w:color="auto"/>
            <w:left w:val="none" w:sz="0" w:space="0" w:color="auto"/>
            <w:bottom w:val="none" w:sz="0" w:space="0" w:color="auto"/>
            <w:right w:val="none" w:sz="0" w:space="0" w:color="auto"/>
          </w:divBdr>
        </w:div>
        <w:div w:id="173613973">
          <w:marLeft w:val="480"/>
          <w:marRight w:val="0"/>
          <w:marTop w:val="0"/>
          <w:marBottom w:val="0"/>
          <w:divBdr>
            <w:top w:val="none" w:sz="0" w:space="0" w:color="auto"/>
            <w:left w:val="none" w:sz="0" w:space="0" w:color="auto"/>
            <w:bottom w:val="none" w:sz="0" w:space="0" w:color="auto"/>
            <w:right w:val="none" w:sz="0" w:space="0" w:color="auto"/>
          </w:divBdr>
        </w:div>
        <w:div w:id="237252784">
          <w:marLeft w:val="480"/>
          <w:marRight w:val="0"/>
          <w:marTop w:val="0"/>
          <w:marBottom w:val="0"/>
          <w:divBdr>
            <w:top w:val="none" w:sz="0" w:space="0" w:color="auto"/>
            <w:left w:val="none" w:sz="0" w:space="0" w:color="auto"/>
            <w:bottom w:val="none" w:sz="0" w:space="0" w:color="auto"/>
            <w:right w:val="none" w:sz="0" w:space="0" w:color="auto"/>
          </w:divBdr>
        </w:div>
        <w:div w:id="290136521">
          <w:marLeft w:val="480"/>
          <w:marRight w:val="0"/>
          <w:marTop w:val="0"/>
          <w:marBottom w:val="0"/>
          <w:divBdr>
            <w:top w:val="none" w:sz="0" w:space="0" w:color="auto"/>
            <w:left w:val="none" w:sz="0" w:space="0" w:color="auto"/>
            <w:bottom w:val="none" w:sz="0" w:space="0" w:color="auto"/>
            <w:right w:val="none" w:sz="0" w:space="0" w:color="auto"/>
          </w:divBdr>
        </w:div>
        <w:div w:id="400258092">
          <w:marLeft w:val="480"/>
          <w:marRight w:val="0"/>
          <w:marTop w:val="0"/>
          <w:marBottom w:val="0"/>
          <w:divBdr>
            <w:top w:val="none" w:sz="0" w:space="0" w:color="auto"/>
            <w:left w:val="none" w:sz="0" w:space="0" w:color="auto"/>
            <w:bottom w:val="none" w:sz="0" w:space="0" w:color="auto"/>
            <w:right w:val="none" w:sz="0" w:space="0" w:color="auto"/>
          </w:divBdr>
        </w:div>
        <w:div w:id="590939335">
          <w:marLeft w:val="480"/>
          <w:marRight w:val="0"/>
          <w:marTop w:val="0"/>
          <w:marBottom w:val="0"/>
          <w:divBdr>
            <w:top w:val="none" w:sz="0" w:space="0" w:color="auto"/>
            <w:left w:val="none" w:sz="0" w:space="0" w:color="auto"/>
            <w:bottom w:val="none" w:sz="0" w:space="0" w:color="auto"/>
            <w:right w:val="none" w:sz="0" w:space="0" w:color="auto"/>
          </w:divBdr>
        </w:div>
        <w:div w:id="725422223">
          <w:marLeft w:val="480"/>
          <w:marRight w:val="0"/>
          <w:marTop w:val="0"/>
          <w:marBottom w:val="0"/>
          <w:divBdr>
            <w:top w:val="none" w:sz="0" w:space="0" w:color="auto"/>
            <w:left w:val="none" w:sz="0" w:space="0" w:color="auto"/>
            <w:bottom w:val="none" w:sz="0" w:space="0" w:color="auto"/>
            <w:right w:val="none" w:sz="0" w:space="0" w:color="auto"/>
          </w:divBdr>
        </w:div>
        <w:div w:id="782110493">
          <w:marLeft w:val="480"/>
          <w:marRight w:val="0"/>
          <w:marTop w:val="0"/>
          <w:marBottom w:val="0"/>
          <w:divBdr>
            <w:top w:val="none" w:sz="0" w:space="0" w:color="auto"/>
            <w:left w:val="none" w:sz="0" w:space="0" w:color="auto"/>
            <w:bottom w:val="none" w:sz="0" w:space="0" w:color="auto"/>
            <w:right w:val="none" w:sz="0" w:space="0" w:color="auto"/>
          </w:divBdr>
        </w:div>
        <w:div w:id="825588663">
          <w:marLeft w:val="480"/>
          <w:marRight w:val="0"/>
          <w:marTop w:val="0"/>
          <w:marBottom w:val="0"/>
          <w:divBdr>
            <w:top w:val="none" w:sz="0" w:space="0" w:color="auto"/>
            <w:left w:val="none" w:sz="0" w:space="0" w:color="auto"/>
            <w:bottom w:val="none" w:sz="0" w:space="0" w:color="auto"/>
            <w:right w:val="none" w:sz="0" w:space="0" w:color="auto"/>
          </w:divBdr>
        </w:div>
        <w:div w:id="850686923">
          <w:marLeft w:val="480"/>
          <w:marRight w:val="0"/>
          <w:marTop w:val="0"/>
          <w:marBottom w:val="0"/>
          <w:divBdr>
            <w:top w:val="none" w:sz="0" w:space="0" w:color="auto"/>
            <w:left w:val="none" w:sz="0" w:space="0" w:color="auto"/>
            <w:bottom w:val="none" w:sz="0" w:space="0" w:color="auto"/>
            <w:right w:val="none" w:sz="0" w:space="0" w:color="auto"/>
          </w:divBdr>
        </w:div>
        <w:div w:id="1185050551">
          <w:marLeft w:val="480"/>
          <w:marRight w:val="0"/>
          <w:marTop w:val="0"/>
          <w:marBottom w:val="0"/>
          <w:divBdr>
            <w:top w:val="none" w:sz="0" w:space="0" w:color="auto"/>
            <w:left w:val="none" w:sz="0" w:space="0" w:color="auto"/>
            <w:bottom w:val="none" w:sz="0" w:space="0" w:color="auto"/>
            <w:right w:val="none" w:sz="0" w:space="0" w:color="auto"/>
          </w:divBdr>
        </w:div>
        <w:div w:id="1224369286">
          <w:marLeft w:val="480"/>
          <w:marRight w:val="0"/>
          <w:marTop w:val="0"/>
          <w:marBottom w:val="0"/>
          <w:divBdr>
            <w:top w:val="none" w:sz="0" w:space="0" w:color="auto"/>
            <w:left w:val="none" w:sz="0" w:space="0" w:color="auto"/>
            <w:bottom w:val="none" w:sz="0" w:space="0" w:color="auto"/>
            <w:right w:val="none" w:sz="0" w:space="0" w:color="auto"/>
          </w:divBdr>
        </w:div>
        <w:div w:id="1257179153">
          <w:marLeft w:val="480"/>
          <w:marRight w:val="0"/>
          <w:marTop w:val="0"/>
          <w:marBottom w:val="0"/>
          <w:divBdr>
            <w:top w:val="none" w:sz="0" w:space="0" w:color="auto"/>
            <w:left w:val="none" w:sz="0" w:space="0" w:color="auto"/>
            <w:bottom w:val="none" w:sz="0" w:space="0" w:color="auto"/>
            <w:right w:val="none" w:sz="0" w:space="0" w:color="auto"/>
          </w:divBdr>
        </w:div>
        <w:div w:id="1260719065">
          <w:marLeft w:val="480"/>
          <w:marRight w:val="0"/>
          <w:marTop w:val="0"/>
          <w:marBottom w:val="0"/>
          <w:divBdr>
            <w:top w:val="none" w:sz="0" w:space="0" w:color="auto"/>
            <w:left w:val="none" w:sz="0" w:space="0" w:color="auto"/>
            <w:bottom w:val="none" w:sz="0" w:space="0" w:color="auto"/>
            <w:right w:val="none" w:sz="0" w:space="0" w:color="auto"/>
          </w:divBdr>
        </w:div>
        <w:div w:id="1291126236">
          <w:marLeft w:val="480"/>
          <w:marRight w:val="0"/>
          <w:marTop w:val="0"/>
          <w:marBottom w:val="0"/>
          <w:divBdr>
            <w:top w:val="none" w:sz="0" w:space="0" w:color="auto"/>
            <w:left w:val="none" w:sz="0" w:space="0" w:color="auto"/>
            <w:bottom w:val="none" w:sz="0" w:space="0" w:color="auto"/>
            <w:right w:val="none" w:sz="0" w:space="0" w:color="auto"/>
          </w:divBdr>
        </w:div>
        <w:div w:id="1291520568">
          <w:marLeft w:val="480"/>
          <w:marRight w:val="0"/>
          <w:marTop w:val="0"/>
          <w:marBottom w:val="0"/>
          <w:divBdr>
            <w:top w:val="none" w:sz="0" w:space="0" w:color="auto"/>
            <w:left w:val="none" w:sz="0" w:space="0" w:color="auto"/>
            <w:bottom w:val="none" w:sz="0" w:space="0" w:color="auto"/>
            <w:right w:val="none" w:sz="0" w:space="0" w:color="auto"/>
          </w:divBdr>
        </w:div>
        <w:div w:id="1510556171">
          <w:marLeft w:val="480"/>
          <w:marRight w:val="0"/>
          <w:marTop w:val="0"/>
          <w:marBottom w:val="0"/>
          <w:divBdr>
            <w:top w:val="none" w:sz="0" w:space="0" w:color="auto"/>
            <w:left w:val="none" w:sz="0" w:space="0" w:color="auto"/>
            <w:bottom w:val="none" w:sz="0" w:space="0" w:color="auto"/>
            <w:right w:val="none" w:sz="0" w:space="0" w:color="auto"/>
          </w:divBdr>
        </w:div>
        <w:div w:id="1532650716">
          <w:marLeft w:val="480"/>
          <w:marRight w:val="0"/>
          <w:marTop w:val="0"/>
          <w:marBottom w:val="0"/>
          <w:divBdr>
            <w:top w:val="none" w:sz="0" w:space="0" w:color="auto"/>
            <w:left w:val="none" w:sz="0" w:space="0" w:color="auto"/>
            <w:bottom w:val="none" w:sz="0" w:space="0" w:color="auto"/>
            <w:right w:val="none" w:sz="0" w:space="0" w:color="auto"/>
          </w:divBdr>
        </w:div>
        <w:div w:id="1566336701">
          <w:marLeft w:val="480"/>
          <w:marRight w:val="0"/>
          <w:marTop w:val="0"/>
          <w:marBottom w:val="0"/>
          <w:divBdr>
            <w:top w:val="none" w:sz="0" w:space="0" w:color="auto"/>
            <w:left w:val="none" w:sz="0" w:space="0" w:color="auto"/>
            <w:bottom w:val="none" w:sz="0" w:space="0" w:color="auto"/>
            <w:right w:val="none" w:sz="0" w:space="0" w:color="auto"/>
          </w:divBdr>
        </w:div>
        <w:div w:id="1592004444">
          <w:marLeft w:val="480"/>
          <w:marRight w:val="0"/>
          <w:marTop w:val="0"/>
          <w:marBottom w:val="0"/>
          <w:divBdr>
            <w:top w:val="none" w:sz="0" w:space="0" w:color="auto"/>
            <w:left w:val="none" w:sz="0" w:space="0" w:color="auto"/>
            <w:bottom w:val="none" w:sz="0" w:space="0" w:color="auto"/>
            <w:right w:val="none" w:sz="0" w:space="0" w:color="auto"/>
          </w:divBdr>
        </w:div>
        <w:div w:id="1643271687">
          <w:marLeft w:val="480"/>
          <w:marRight w:val="0"/>
          <w:marTop w:val="0"/>
          <w:marBottom w:val="0"/>
          <w:divBdr>
            <w:top w:val="none" w:sz="0" w:space="0" w:color="auto"/>
            <w:left w:val="none" w:sz="0" w:space="0" w:color="auto"/>
            <w:bottom w:val="none" w:sz="0" w:space="0" w:color="auto"/>
            <w:right w:val="none" w:sz="0" w:space="0" w:color="auto"/>
          </w:divBdr>
        </w:div>
        <w:div w:id="1664317101">
          <w:marLeft w:val="480"/>
          <w:marRight w:val="0"/>
          <w:marTop w:val="0"/>
          <w:marBottom w:val="0"/>
          <w:divBdr>
            <w:top w:val="none" w:sz="0" w:space="0" w:color="auto"/>
            <w:left w:val="none" w:sz="0" w:space="0" w:color="auto"/>
            <w:bottom w:val="none" w:sz="0" w:space="0" w:color="auto"/>
            <w:right w:val="none" w:sz="0" w:space="0" w:color="auto"/>
          </w:divBdr>
        </w:div>
        <w:div w:id="1756515936">
          <w:marLeft w:val="480"/>
          <w:marRight w:val="0"/>
          <w:marTop w:val="0"/>
          <w:marBottom w:val="0"/>
          <w:divBdr>
            <w:top w:val="none" w:sz="0" w:space="0" w:color="auto"/>
            <w:left w:val="none" w:sz="0" w:space="0" w:color="auto"/>
            <w:bottom w:val="none" w:sz="0" w:space="0" w:color="auto"/>
            <w:right w:val="none" w:sz="0" w:space="0" w:color="auto"/>
          </w:divBdr>
        </w:div>
        <w:div w:id="1787848499">
          <w:marLeft w:val="480"/>
          <w:marRight w:val="0"/>
          <w:marTop w:val="0"/>
          <w:marBottom w:val="0"/>
          <w:divBdr>
            <w:top w:val="none" w:sz="0" w:space="0" w:color="auto"/>
            <w:left w:val="none" w:sz="0" w:space="0" w:color="auto"/>
            <w:bottom w:val="none" w:sz="0" w:space="0" w:color="auto"/>
            <w:right w:val="none" w:sz="0" w:space="0" w:color="auto"/>
          </w:divBdr>
        </w:div>
        <w:div w:id="1878273427">
          <w:marLeft w:val="480"/>
          <w:marRight w:val="0"/>
          <w:marTop w:val="0"/>
          <w:marBottom w:val="0"/>
          <w:divBdr>
            <w:top w:val="none" w:sz="0" w:space="0" w:color="auto"/>
            <w:left w:val="none" w:sz="0" w:space="0" w:color="auto"/>
            <w:bottom w:val="none" w:sz="0" w:space="0" w:color="auto"/>
            <w:right w:val="none" w:sz="0" w:space="0" w:color="auto"/>
          </w:divBdr>
        </w:div>
        <w:div w:id="1904288972">
          <w:marLeft w:val="480"/>
          <w:marRight w:val="0"/>
          <w:marTop w:val="0"/>
          <w:marBottom w:val="0"/>
          <w:divBdr>
            <w:top w:val="none" w:sz="0" w:space="0" w:color="auto"/>
            <w:left w:val="none" w:sz="0" w:space="0" w:color="auto"/>
            <w:bottom w:val="none" w:sz="0" w:space="0" w:color="auto"/>
            <w:right w:val="none" w:sz="0" w:space="0" w:color="auto"/>
          </w:divBdr>
        </w:div>
        <w:div w:id="2048600874">
          <w:marLeft w:val="480"/>
          <w:marRight w:val="0"/>
          <w:marTop w:val="0"/>
          <w:marBottom w:val="0"/>
          <w:divBdr>
            <w:top w:val="none" w:sz="0" w:space="0" w:color="auto"/>
            <w:left w:val="none" w:sz="0" w:space="0" w:color="auto"/>
            <w:bottom w:val="none" w:sz="0" w:space="0" w:color="auto"/>
            <w:right w:val="none" w:sz="0" w:space="0" w:color="auto"/>
          </w:divBdr>
        </w:div>
        <w:div w:id="2072658498">
          <w:marLeft w:val="480"/>
          <w:marRight w:val="0"/>
          <w:marTop w:val="0"/>
          <w:marBottom w:val="0"/>
          <w:divBdr>
            <w:top w:val="none" w:sz="0" w:space="0" w:color="auto"/>
            <w:left w:val="none" w:sz="0" w:space="0" w:color="auto"/>
            <w:bottom w:val="none" w:sz="0" w:space="0" w:color="auto"/>
            <w:right w:val="none" w:sz="0" w:space="0" w:color="auto"/>
          </w:divBdr>
        </w:div>
        <w:div w:id="2141416771">
          <w:marLeft w:val="480"/>
          <w:marRight w:val="0"/>
          <w:marTop w:val="0"/>
          <w:marBottom w:val="0"/>
          <w:divBdr>
            <w:top w:val="none" w:sz="0" w:space="0" w:color="auto"/>
            <w:left w:val="none" w:sz="0" w:space="0" w:color="auto"/>
            <w:bottom w:val="none" w:sz="0" w:space="0" w:color="auto"/>
            <w:right w:val="none" w:sz="0" w:space="0" w:color="auto"/>
          </w:divBdr>
        </w:div>
      </w:divsChild>
    </w:div>
    <w:div w:id="1454405392">
      <w:bodyDiv w:val="1"/>
      <w:marLeft w:val="0"/>
      <w:marRight w:val="0"/>
      <w:marTop w:val="0"/>
      <w:marBottom w:val="0"/>
      <w:divBdr>
        <w:top w:val="none" w:sz="0" w:space="0" w:color="auto"/>
        <w:left w:val="none" w:sz="0" w:space="0" w:color="auto"/>
        <w:bottom w:val="none" w:sz="0" w:space="0" w:color="auto"/>
        <w:right w:val="none" w:sz="0" w:space="0" w:color="auto"/>
      </w:divBdr>
      <w:divsChild>
        <w:div w:id="194777601">
          <w:marLeft w:val="480"/>
          <w:marRight w:val="0"/>
          <w:marTop w:val="0"/>
          <w:marBottom w:val="0"/>
          <w:divBdr>
            <w:top w:val="none" w:sz="0" w:space="0" w:color="auto"/>
            <w:left w:val="none" w:sz="0" w:space="0" w:color="auto"/>
            <w:bottom w:val="none" w:sz="0" w:space="0" w:color="auto"/>
            <w:right w:val="none" w:sz="0" w:space="0" w:color="auto"/>
          </w:divBdr>
        </w:div>
        <w:div w:id="519703333">
          <w:marLeft w:val="480"/>
          <w:marRight w:val="0"/>
          <w:marTop w:val="0"/>
          <w:marBottom w:val="0"/>
          <w:divBdr>
            <w:top w:val="none" w:sz="0" w:space="0" w:color="auto"/>
            <w:left w:val="none" w:sz="0" w:space="0" w:color="auto"/>
            <w:bottom w:val="none" w:sz="0" w:space="0" w:color="auto"/>
            <w:right w:val="none" w:sz="0" w:space="0" w:color="auto"/>
          </w:divBdr>
        </w:div>
        <w:div w:id="584412542">
          <w:marLeft w:val="480"/>
          <w:marRight w:val="0"/>
          <w:marTop w:val="0"/>
          <w:marBottom w:val="0"/>
          <w:divBdr>
            <w:top w:val="none" w:sz="0" w:space="0" w:color="auto"/>
            <w:left w:val="none" w:sz="0" w:space="0" w:color="auto"/>
            <w:bottom w:val="none" w:sz="0" w:space="0" w:color="auto"/>
            <w:right w:val="none" w:sz="0" w:space="0" w:color="auto"/>
          </w:divBdr>
        </w:div>
        <w:div w:id="635842802">
          <w:marLeft w:val="480"/>
          <w:marRight w:val="0"/>
          <w:marTop w:val="0"/>
          <w:marBottom w:val="0"/>
          <w:divBdr>
            <w:top w:val="none" w:sz="0" w:space="0" w:color="auto"/>
            <w:left w:val="none" w:sz="0" w:space="0" w:color="auto"/>
            <w:bottom w:val="none" w:sz="0" w:space="0" w:color="auto"/>
            <w:right w:val="none" w:sz="0" w:space="0" w:color="auto"/>
          </w:divBdr>
        </w:div>
        <w:div w:id="684478008">
          <w:marLeft w:val="480"/>
          <w:marRight w:val="0"/>
          <w:marTop w:val="0"/>
          <w:marBottom w:val="0"/>
          <w:divBdr>
            <w:top w:val="none" w:sz="0" w:space="0" w:color="auto"/>
            <w:left w:val="none" w:sz="0" w:space="0" w:color="auto"/>
            <w:bottom w:val="none" w:sz="0" w:space="0" w:color="auto"/>
            <w:right w:val="none" w:sz="0" w:space="0" w:color="auto"/>
          </w:divBdr>
        </w:div>
        <w:div w:id="702369185">
          <w:marLeft w:val="480"/>
          <w:marRight w:val="0"/>
          <w:marTop w:val="0"/>
          <w:marBottom w:val="0"/>
          <w:divBdr>
            <w:top w:val="none" w:sz="0" w:space="0" w:color="auto"/>
            <w:left w:val="none" w:sz="0" w:space="0" w:color="auto"/>
            <w:bottom w:val="none" w:sz="0" w:space="0" w:color="auto"/>
            <w:right w:val="none" w:sz="0" w:space="0" w:color="auto"/>
          </w:divBdr>
        </w:div>
        <w:div w:id="747651375">
          <w:marLeft w:val="480"/>
          <w:marRight w:val="0"/>
          <w:marTop w:val="0"/>
          <w:marBottom w:val="0"/>
          <w:divBdr>
            <w:top w:val="none" w:sz="0" w:space="0" w:color="auto"/>
            <w:left w:val="none" w:sz="0" w:space="0" w:color="auto"/>
            <w:bottom w:val="none" w:sz="0" w:space="0" w:color="auto"/>
            <w:right w:val="none" w:sz="0" w:space="0" w:color="auto"/>
          </w:divBdr>
        </w:div>
        <w:div w:id="843473129">
          <w:marLeft w:val="480"/>
          <w:marRight w:val="0"/>
          <w:marTop w:val="0"/>
          <w:marBottom w:val="0"/>
          <w:divBdr>
            <w:top w:val="none" w:sz="0" w:space="0" w:color="auto"/>
            <w:left w:val="none" w:sz="0" w:space="0" w:color="auto"/>
            <w:bottom w:val="none" w:sz="0" w:space="0" w:color="auto"/>
            <w:right w:val="none" w:sz="0" w:space="0" w:color="auto"/>
          </w:divBdr>
        </w:div>
        <w:div w:id="884101459">
          <w:marLeft w:val="480"/>
          <w:marRight w:val="0"/>
          <w:marTop w:val="0"/>
          <w:marBottom w:val="0"/>
          <w:divBdr>
            <w:top w:val="none" w:sz="0" w:space="0" w:color="auto"/>
            <w:left w:val="none" w:sz="0" w:space="0" w:color="auto"/>
            <w:bottom w:val="none" w:sz="0" w:space="0" w:color="auto"/>
            <w:right w:val="none" w:sz="0" w:space="0" w:color="auto"/>
          </w:divBdr>
        </w:div>
        <w:div w:id="911934342">
          <w:marLeft w:val="480"/>
          <w:marRight w:val="0"/>
          <w:marTop w:val="0"/>
          <w:marBottom w:val="0"/>
          <w:divBdr>
            <w:top w:val="none" w:sz="0" w:space="0" w:color="auto"/>
            <w:left w:val="none" w:sz="0" w:space="0" w:color="auto"/>
            <w:bottom w:val="none" w:sz="0" w:space="0" w:color="auto"/>
            <w:right w:val="none" w:sz="0" w:space="0" w:color="auto"/>
          </w:divBdr>
        </w:div>
        <w:div w:id="1173884434">
          <w:marLeft w:val="480"/>
          <w:marRight w:val="0"/>
          <w:marTop w:val="0"/>
          <w:marBottom w:val="0"/>
          <w:divBdr>
            <w:top w:val="none" w:sz="0" w:space="0" w:color="auto"/>
            <w:left w:val="none" w:sz="0" w:space="0" w:color="auto"/>
            <w:bottom w:val="none" w:sz="0" w:space="0" w:color="auto"/>
            <w:right w:val="none" w:sz="0" w:space="0" w:color="auto"/>
          </w:divBdr>
        </w:div>
        <w:div w:id="1182283708">
          <w:marLeft w:val="480"/>
          <w:marRight w:val="0"/>
          <w:marTop w:val="0"/>
          <w:marBottom w:val="0"/>
          <w:divBdr>
            <w:top w:val="none" w:sz="0" w:space="0" w:color="auto"/>
            <w:left w:val="none" w:sz="0" w:space="0" w:color="auto"/>
            <w:bottom w:val="none" w:sz="0" w:space="0" w:color="auto"/>
            <w:right w:val="none" w:sz="0" w:space="0" w:color="auto"/>
          </w:divBdr>
        </w:div>
        <w:div w:id="1199663376">
          <w:marLeft w:val="480"/>
          <w:marRight w:val="0"/>
          <w:marTop w:val="0"/>
          <w:marBottom w:val="0"/>
          <w:divBdr>
            <w:top w:val="none" w:sz="0" w:space="0" w:color="auto"/>
            <w:left w:val="none" w:sz="0" w:space="0" w:color="auto"/>
            <w:bottom w:val="none" w:sz="0" w:space="0" w:color="auto"/>
            <w:right w:val="none" w:sz="0" w:space="0" w:color="auto"/>
          </w:divBdr>
        </w:div>
        <w:div w:id="1308629122">
          <w:marLeft w:val="480"/>
          <w:marRight w:val="0"/>
          <w:marTop w:val="0"/>
          <w:marBottom w:val="0"/>
          <w:divBdr>
            <w:top w:val="none" w:sz="0" w:space="0" w:color="auto"/>
            <w:left w:val="none" w:sz="0" w:space="0" w:color="auto"/>
            <w:bottom w:val="none" w:sz="0" w:space="0" w:color="auto"/>
            <w:right w:val="none" w:sz="0" w:space="0" w:color="auto"/>
          </w:divBdr>
        </w:div>
        <w:div w:id="1541045759">
          <w:marLeft w:val="480"/>
          <w:marRight w:val="0"/>
          <w:marTop w:val="0"/>
          <w:marBottom w:val="0"/>
          <w:divBdr>
            <w:top w:val="none" w:sz="0" w:space="0" w:color="auto"/>
            <w:left w:val="none" w:sz="0" w:space="0" w:color="auto"/>
            <w:bottom w:val="none" w:sz="0" w:space="0" w:color="auto"/>
            <w:right w:val="none" w:sz="0" w:space="0" w:color="auto"/>
          </w:divBdr>
        </w:div>
        <w:div w:id="1763722109">
          <w:marLeft w:val="480"/>
          <w:marRight w:val="0"/>
          <w:marTop w:val="0"/>
          <w:marBottom w:val="0"/>
          <w:divBdr>
            <w:top w:val="none" w:sz="0" w:space="0" w:color="auto"/>
            <w:left w:val="none" w:sz="0" w:space="0" w:color="auto"/>
            <w:bottom w:val="none" w:sz="0" w:space="0" w:color="auto"/>
            <w:right w:val="none" w:sz="0" w:space="0" w:color="auto"/>
          </w:divBdr>
        </w:div>
      </w:divsChild>
    </w:div>
    <w:div w:id="1457719690">
      <w:bodyDiv w:val="1"/>
      <w:marLeft w:val="0"/>
      <w:marRight w:val="0"/>
      <w:marTop w:val="0"/>
      <w:marBottom w:val="0"/>
      <w:divBdr>
        <w:top w:val="none" w:sz="0" w:space="0" w:color="auto"/>
        <w:left w:val="none" w:sz="0" w:space="0" w:color="auto"/>
        <w:bottom w:val="none" w:sz="0" w:space="0" w:color="auto"/>
        <w:right w:val="none" w:sz="0" w:space="0" w:color="auto"/>
      </w:divBdr>
      <w:divsChild>
        <w:div w:id="27731036">
          <w:marLeft w:val="480"/>
          <w:marRight w:val="0"/>
          <w:marTop w:val="0"/>
          <w:marBottom w:val="0"/>
          <w:divBdr>
            <w:top w:val="none" w:sz="0" w:space="0" w:color="auto"/>
            <w:left w:val="none" w:sz="0" w:space="0" w:color="auto"/>
            <w:bottom w:val="none" w:sz="0" w:space="0" w:color="auto"/>
            <w:right w:val="none" w:sz="0" w:space="0" w:color="auto"/>
          </w:divBdr>
        </w:div>
        <w:div w:id="261686265">
          <w:marLeft w:val="480"/>
          <w:marRight w:val="0"/>
          <w:marTop w:val="0"/>
          <w:marBottom w:val="0"/>
          <w:divBdr>
            <w:top w:val="none" w:sz="0" w:space="0" w:color="auto"/>
            <w:left w:val="none" w:sz="0" w:space="0" w:color="auto"/>
            <w:bottom w:val="none" w:sz="0" w:space="0" w:color="auto"/>
            <w:right w:val="none" w:sz="0" w:space="0" w:color="auto"/>
          </w:divBdr>
        </w:div>
        <w:div w:id="271478263">
          <w:marLeft w:val="480"/>
          <w:marRight w:val="0"/>
          <w:marTop w:val="0"/>
          <w:marBottom w:val="0"/>
          <w:divBdr>
            <w:top w:val="none" w:sz="0" w:space="0" w:color="auto"/>
            <w:left w:val="none" w:sz="0" w:space="0" w:color="auto"/>
            <w:bottom w:val="none" w:sz="0" w:space="0" w:color="auto"/>
            <w:right w:val="none" w:sz="0" w:space="0" w:color="auto"/>
          </w:divBdr>
        </w:div>
        <w:div w:id="431246019">
          <w:marLeft w:val="480"/>
          <w:marRight w:val="0"/>
          <w:marTop w:val="0"/>
          <w:marBottom w:val="0"/>
          <w:divBdr>
            <w:top w:val="none" w:sz="0" w:space="0" w:color="auto"/>
            <w:left w:val="none" w:sz="0" w:space="0" w:color="auto"/>
            <w:bottom w:val="none" w:sz="0" w:space="0" w:color="auto"/>
            <w:right w:val="none" w:sz="0" w:space="0" w:color="auto"/>
          </w:divBdr>
        </w:div>
        <w:div w:id="440927500">
          <w:marLeft w:val="480"/>
          <w:marRight w:val="0"/>
          <w:marTop w:val="0"/>
          <w:marBottom w:val="0"/>
          <w:divBdr>
            <w:top w:val="none" w:sz="0" w:space="0" w:color="auto"/>
            <w:left w:val="none" w:sz="0" w:space="0" w:color="auto"/>
            <w:bottom w:val="none" w:sz="0" w:space="0" w:color="auto"/>
            <w:right w:val="none" w:sz="0" w:space="0" w:color="auto"/>
          </w:divBdr>
        </w:div>
        <w:div w:id="531578032">
          <w:marLeft w:val="480"/>
          <w:marRight w:val="0"/>
          <w:marTop w:val="0"/>
          <w:marBottom w:val="0"/>
          <w:divBdr>
            <w:top w:val="none" w:sz="0" w:space="0" w:color="auto"/>
            <w:left w:val="none" w:sz="0" w:space="0" w:color="auto"/>
            <w:bottom w:val="none" w:sz="0" w:space="0" w:color="auto"/>
            <w:right w:val="none" w:sz="0" w:space="0" w:color="auto"/>
          </w:divBdr>
        </w:div>
        <w:div w:id="643581301">
          <w:marLeft w:val="480"/>
          <w:marRight w:val="0"/>
          <w:marTop w:val="0"/>
          <w:marBottom w:val="0"/>
          <w:divBdr>
            <w:top w:val="none" w:sz="0" w:space="0" w:color="auto"/>
            <w:left w:val="none" w:sz="0" w:space="0" w:color="auto"/>
            <w:bottom w:val="none" w:sz="0" w:space="0" w:color="auto"/>
            <w:right w:val="none" w:sz="0" w:space="0" w:color="auto"/>
          </w:divBdr>
        </w:div>
        <w:div w:id="646937658">
          <w:marLeft w:val="480"/>
          <w:marRight w:val="0"/>
          <w:marTop w:val="0"/>
          <w:marBottom w:val="0"/>
          <w:divBdr>
            <w:top w:val="none" w:sz="0" w:space="0" w:color="auto"/>
            <w:left w:val="none" w:sz="0" w:space="0" w:color="auto"/>
            <w:bottom w:val="none" w:sz="0" w:space="0" w:color="auto"/>
            <w:right w:val="none" w:sz="0" w:space="0" w:color="auto"/>
          </w:divBdr>
        </w:div>
        <w:div w:id="847250706">
          <w:marLeft w:val="480"/>
          <w:marRight w:val="0"/>
          <w:marTop w:val="0"/>
          <w:marBottom w:val="0"/>
          <w:divBdr>
            <w:top w:val="none" w:sz="0" w:space="0" w:color="auto"/>
            <w:left w:val="none" w:sz="0" w:space="0" w:color="auto"/>
            <w:bottom w:val="none" w:sz="0" w:space="0" w:color="auto"/>
            <w:right w:val="none" w:sz="0" w:space="0" w:color="auto"/>
          </w:divBdr>
        </w:div>
        <w:div w:id="853762672">
          <w:marLeft w:val="480"/>
          <w:marRight w:val="0"/>
          <w:marTop w:val="0"/>
          <w:marBottom w:val="0"/>
          <w:divBdr>
            <w:top w:val="none" w:sz="0" w:space="0" w:color="auto"/>
            <w:left w:val="none" w:sz="0" w:space="0" w:color="auto"/>
            <w:bottom w:val="none" w:sz="0" w:space="0" w:color="auto"/>
            <w:right w:val="none" w:sz="0" w:space="0" w:color="auto"/>
          </w:divBdr>
        </w:div>
        <w:div w:id="1029600387">
          <w:marLeft w:val="480"/>
          <w:marRight w:val="0"/>
          <w:marTop w:val="0"/>
          <w:marBottom w:val="0"/>
          <w:divBdr>
            <w:top w:val="none" w:sz="0" w:space="0" w:color="auto"/>
            <w:left w:val="none" w:sz="0" w:space="0" w:color="auto"/>
            <w:bottom w:val="none" w:sz="0" w:space="0" w:color="auto"/>
            <w:right w:val="none" w:sz="0" w:space="0" w:color="auto"/>
          </w:divBdr>
        </w:div>
        <w:div w:id="1077824964">
          <w:marLeft w:val="480"/>
          <w:marRight w:val="0"/>
          <w:marTop w:val="0"/>
          <w:marBottom w:val="0"/>
          <w:divBdr>
            <w:top w:val="none" w:sz="0" w:space="0" w:color="auto"/>
            <w:left w:val="none" w:sz="0" w:space="0" w:color="auto"/>
            <w:bottom w:val="none" w:sz="0" w:space="0" w:color="auto"/>
            <w:right w:val="none" w:sz="0" w:space="0" w:color="auto"/>
          </w:divBdr>
        </w:div>
        <w:div w:id="1091707192">
          <w:marLeft w:val="480"/>
          <w:marRight w:val="0"/>
          <w:marTop w:val="0"/>
          <w:marBottom w:val="0"/>
          <w:divBdr>
            <w:top w:val="none" w:sz="0" w:space="0" w:color="auto"/>
            <w:left w:val="none" w:sz="0" w:space="0" w:color="auto"/>
            <w:bottom w:val="none" w:sz="0" w:space="0" w:color="auto"/>
            <w:right w:val="none" w:sz="0" w:space="0" w:color="auto"/>
          </w:divBdr>
        </w:div>
        <w:div w:id="1096054742">
          <w:marLeft w:val="480"/>
          <w:marRight w:val="0"/>
          <w:marTop w:val="0"/>
          <w:marBottom w:val="0"/>
          <w:divBdr>
            <w:top w:val="none" w:sz="0" w:space="0" w:color="auto"/>
            <w:left w:val="none" w:sz="0" w:space="0" w:color="auto"/>
            <w:bottom w:val="none" w:sz="0" w:space="0" w:color="auto"/>
            <w:right w:val="none" w:sz="0" w:space="0" w:color="auto"/>
          </w:divBdr>
        </w:div>
        <w:div w:id="1177841133">
          <w:marLeft w:val="480"/>
          <w:marRight w:val="0"/>
          <w:marTop w:val="0"/>
          <w:marBottom w:val="0"/>
          <w:divBdr>
            <w:top w:val="none" w:sz="0" w:space="0" w:color="auto"/>
            <w:left w:val="none" w:sz="0" w:space="0" w:color="auto"/>
            <w:bottom w:val="none" w:sz="0" w:space="0" w:color="auto"/>
            <w:right w:val="none" w:sz="0" w:space="0" w:color="auto"/>
          </w:divBdr>
        </w:div>
        <w:div w:id="1183785154">
          <w:marLeft w:val="480"/>
          <w:marRight w:val="0"/>
          <w:marTop w:val="0"/>
          <w:marBottom w:val="0"/>
          <w:divBdr>
            <w:top w:val="none" w:sz="0" w:space="0" w:color="auto"/>
            <w:left w:val="none" w:sz="0" w:space="0" w:color="auto"/>
            <w:bottom w:val="none" w:sz="0" w:space="0" w:color="auto"/>
            <w:right w:val="none" w:sz="0" w:space="0" w:color="auto"/>
          </w:divBdr>
        </w:div>
        <w:div w:id="1221939605">
          <w:marLeft w:val="480"/>
          <w:marRight w:val="0"/>
          <w:marTop w:val="0"/>
          <w:marBottom w:val="0"/>
          <w:divBdr>
            <w:top w:val="none" w:sz="0" w:space="0" w:color="auto"/>
            <w:left w:val="none" w:sz="0" w:space="0" w:color="auto"/>
            <w:bottom w:val="none" w:sz="0" w:space="0" w:color="auto"/>
            <w:right w:val="none" w:sz="0" w:space="0" w:color="auto"/>
          </w:divBdr>
        </w:div>
        <w:div w:id="1279869943">
          <w:marLeft w:val="480"/>
          <w:marRight w:val="0"/>
          <w:marTop w:val="0"/>
          <w:marBottom w:val="0"/>
          <w:divBdr>
            <w:top w:val="none" w:sz="0" w:space="0" w:color="auto"/>
            <w:left w:val="none" w:sz="0" w:space="0" w:color="auto"/>
            <w:bottom w:val="none" w:sz="0" w:space="0" w:color="auto"/>
            <w:right w:val="none" w:sz="0" w:space="0" w:color="auto"/>
          </w:divBdr>
        </w:div>
        <w:div w:id="1297487621">
          <w:marLeft w:val="480"/>
          <w:marRight w:val="0"/>
          <w:marTop w:val="0"/>
          <w:marBottom w:val="0"/>
          <w:divBdr>
            <w:top w:val="none" w:sz="0" w:space="0" w:color="auto"/>
            <w:left w:val="none" w:sz="0" w:space="0" w:color="auto"/>
            <w:bottom w:val="none" w:sz="0" w:space="0" w:color="auto"/>
            <w:right w:val="none" w:sz="0" w:space="0" w:color="auto"/>
          </w:divBdr>
        </w:div>
        <w:div w:id="1421439934">
          <w:marLeft w:val="480"/>
          <w:marRight w:val="0"/>
          <w:marTop w:val="0"/>
          <w:marBottom w:val="0"/>
          <w:divBdr>
            <w:top w:val="none" w:sz="0" w:space="0" w:color="auto"/>
            <w:left w:val="none" w:sz="0" w:space="0" w:color="auto"/>
            <w:bottom w:val="none" w:sz="0" w:space="0" w:color="auto"/>
            <w:right w:val="none" w:sz="0" w:space="0" w:color="auto"/>
          </w:divBdr>
        </w:div>
        <w:div w:id="1480538404">
          <w:marLeft w:val="480"/>
          <w:marRight w:val="0"/>
          <w:marTop w:val="0"/>
          <w:marBottom w:val="0"/>
          <w:divBdr>
            <w:top w:val="none" w:sz="0" w:space="0" w:color="auto"/>
            <w:left w:val="none" w:sz="0" w:space="0" w:color="auto"/>
            <w:bottom w:val="none" w:sz="0" w:space="0" w:color="auto"/>
            <w:right w:val="none" w:sz="0" w:space="0" w:color="auto"/>
          </w:divBdr>
        </w:div>
        <w:div w:id="1751803870">
          <w:marLeft w:val="480"/>
          <w:marRight w:val="0"/>
          <w:marTop w:val="0"/>
          <w:marBottom w:val="0"/>
          <w:divBdr>
            <w:top w:val="none" w:sz="0" w:space="0" w:color="auto"/>
            <w:left w:val="none" w:sz="0" w:space="0" w:color="auto"/>
            <w:bottom w:val="none" w:sz="0" w:space="0" w:color="auto"/>
            <w:right w:val="none" w:sz="0" w:space="0" w:color="auto"/>
          </w:divBdr>
        </w:div>
        <w:div w:id="1757751776">
          <w:marLeft w:val="480"/>
          <w:marRight w:val="0"/>
          <w:marTop w:val="0"/>
          <w:marBottom w:val="0"/>
          <w:divBdr>
            <w:top w:val="none" w:sz="0" w:space="0" w:color="auto"/>
            <w:left w:val="none" w:sz="0" w:space="0" w:color="auto"/>
            <w:bottom w:val="none" w:sz="0" w:space="0" w:color="auto"/>
            <w:right w:val="none" w:sz="0" w:space="0" w:color="auto"/>
          </w:divBdr>
        </w:div>
        <w:div w:id="1790709162">
          <w:marLeft w:val="480"/>
          <w:marRight w:val="0"/>
          <w:marTop w:val="0"/>
          <w:marBottom w:val="0"/>
          <w:divBdr>
            <w:top w:val="none" w:sz="0" w:space="0" w:color="auto"/>
            <w:left w:val="none" w:sz="0" w:space="0" w:color="auto"/>
            <w:bottom w:val="none" w:sz="0" w:space="0" w:color="auto"/>
            <w:right w:val="none" w:sz="0" w:space="0" w:color="auto"/>
          </w:divBdr>
        </w:div>
        <w:div w:id="1802377194">
          <w:marLeft w:val="480"/>
          <w:marRight w:val="0"/>
          <w:marTop w:val="0"/>
          <w:marBottom w:val="0"/>
          <w:divBdr>
            <w:top w:val="none" w:sz="0" w:space="0" w:color="auto"/>
            <w:left w:val="none" w:sz="0" w:space="0" w:color="auto"/>
            <w:bottom w:val="none" w:sz="0" w:space="0" w:color="auto"/>
            <w:right w:val="none" w:sz="0" w:space="0" w:color="auto"/>
          </w:divBdr>
        </w:div>
        <w:div w:id="1809083049">
          <w:marLeft w:val="480"/>
          <w:marRight w:val="0"/>
          <w:marTop w:val="0"/>
          <w:marBottom w:val="0"/>
          <w:divBdr>
            <w:top w:val="none" w:sz="0" w:space="0" w:color="auto"/>
            <w:left w:val="none" w:sz="0" w:space="0" w:color="auto"/>
            <w:bottom w:val="none" w:sz="0" w:space="0" w:color="auto"/>
            <w:right w:val="none" w:sz="0" w:space="0" w:color="auto"/>
          </w:divBdr>
        </w:div>
        <w:div w:id="1897937245">
          <w:marLeft w:val="480"/>
          <w:marRight w:val="0"/>
          <w:marTop w:val="0"/>
          <w:marBottom w:val="0"/>
          <w:divBdr>
            <w:top w:val="none" w:sz="0" w:space="0" w:color="auto"/>
            <w:left w:val="none" w:sz="0" w:space="0" w:color="auto"/>
            <w:bottom w:val="none" w:sz="0" w:space="0" w:color="auto"/>
            <w:right w:val="none" w:sz="0" w:space="0" w:color="auto"/>
          </w:divBdr>
        </w:div>
        <w:div w:id="1903130370">
          <w:marLeft w:val="480"/>
          <w:marRight w:val="0"/>
          <w:marTop w:val="0"/>
          <w:marBottom w:val="0"/>
          <w:divBdr>
            <w:top w:val="none" w:sz="0" w:space="0" w:color="auto"/>
            <w:left w:val="none" w:sz="0" w:space="0" w:color="auto"/>
            <w:bottom w:val="none" w:sz="0" w:space="0" w:color="auto"/>
            <w:right w:val="none" w:sz="0" w:space="0" w:color="auto"/>
          </w:divBdr>
        </w:div>
        <w:div w:id="1950425903">
          <w:marLeft w:val="480"/>
          <w:marRight w:val="0"/>
          <w:marTop w:val="0"/>
          <w:marBottom w:val="0"/>
          <w:divBdr>
            <w:top w:val="none" w:sz="0" w:space="0" w:color="auto"/>
            <w:left w:val="none" w:sz="0" w:space="0" w:color="auto"/>
            <w:bottom w:val="none" w:sz="0" w:space="0" w:color="auto"/>
            <w:right w:val="none" w:sz="0" w:space="0" w:color="auto"/>
          </w:divBdr>
        </w:div>
        <w:div w:id="1996957626">
          <w:marLeft w:val="480"/>
          <w:marRight w:val="0"/>
          <w:marTop w:val="0"/>
          <w:marBottom w:val="0"/>
          <w:divBdr>
            <w:top w:val="none" w:sz="0" w:space="0" w:color="auto"/>
            <w:left w:val="none" w:sz="0" w:space="0" w:color="auto"/>
            <w:bottom w:val="none" w:sz="0" w:space="0" w:color="auto"/>
            <w:right w:val="none" w:sz="0" w:space="0" w:color="auto"/>
          </w:divBdr>
        </w:div>
        <w:div w:id="2007203837">
          <w:marLeft w:val="480"/>
          <w:marRight w:val="0"/>
          <w:marTop w:val="0"/>
          <w:marBottom w:val="0"/>
          <w:divBdr>
            <w:top w:val="none" w:sz="0" w:space="0" w:color="auto"/>
            <w:left w:val="none" w:sz="0" w:space="0" w:color="auto"/>
            <w:bottom w:val="none" w:sz="0" w:space="0" w:color="auto"/>
            <w:right w:val="none" w:sz="0" w:space="0" w:color="auto"/>
          </w:divBdr>
        </w:div>
        <w:div w:id="2034186528">
          <w:marLeft w:val="480"/>
          <w:marRight w:val="0"/>
          <w:marTop w:val="0"/>
          <w:marBottom w:val="0"/>
          <w:divBdr>
            <w:top w:val="none" w:sz="0" w:space="0" w:color="auto"/>
            <w:left w:val="none" w:sz="0" w:space="0" w:color="auto"/>
            <w:bottom w:val="none" w:sz="0" w:space="0" w:color="auto"/>
            <w:right w:val="none" w:sz="0" w:space="0" w:color="auto"/>
          </w:divBdr>
        </w:div>
        <w:div w:id="2092657261">
          <w:marLeft w:val="480"/>
          <w:marRight w:val="0"/>
          <w:marTop w:val="0"/>
          <w:marBottom w:val="0"/>
          <w:divBdr>
            <w:top w:val="none" w:sz="0" w:space="0" w:color="auto"/>
            <w:left w:val="none" w:sz="0" w:space="0" w:color="auto"/>
            <w:bottom w:val="none" w:sz="0" w:space="0" w:color="auto"/>
            <w:right w:val="none" w:sz="0" w:space="0" w:color="auto"/>
          </w:divBdr>
        </w:div>
        <w:div w:id="2107384597">
          <w:marLeft w:val="480"/>
          <w:marRight w:val="0"/>
          <w:marTop w:val="0"/>
          <w:marBottom w:val="0"/>
          <w:divBdr>
            <w:top w:val="none" w:sz="0" w:space="0" w:color="auto"/>
            <w:left w:val="none" w:sz="0" w:space="0" w:color="auto"/>
            <w:bottom w:val="none" w:sz="0" w:space="0" w:color="auto"/>
            <w:right w:val="none" w:sz="0" w:space="0" w:color="auto"/>
          </w:divBdr>
        </w:div>
      </w:divsChild>
    </w:div>
    <w:div w:id="1460108925">
      <w:bodyDiv w:val="1"/>
      <w:marLeft w:val="0"/>
      <w:marRight w:val="0"/>
      <w:marTop w:val="0"/>
      <w:marBottom w:val="0"/>
      <w:divBdr>
        <w:top w:val="none" w:sz="0" w:space="0" w:color="auto"/>
        <w:left w:val="none" w:sz="0" w:space="0" w:color="auto"/>
        <w:bottom w:val="none" w:sz="0" w:space="0" w:color="auto"/>
        <w:right w:val="none" w:sz="0" w:space="0" w:color="auto"/>
      </w:divBdr>
    </w:div>
    <w:div w:id="1462263540">
      <w:bodyDiv w:val="1"/>
      <w:marLeft w:val="0"/>
      <w:marRight w:val="0"/>
      <w:marTop w:val="0"/>
      <w:marBottom w:val="0"/>
      <w:divBdr>
        <w:top w:val="none" w:sz="0" w:space="0" w:color="auto"/>
        <w:left w:val="none" w:sz="0" w:space="0" w:color="auto"/>
        <w:bottom w:val="none" w:sz="0" w:space="0" w:color="auto"/>
        <w:right w:val="none" w:sz="0" w:space="0" w:color="auto"/>
      </w:divBdr>
    </w:div>
    <w:div w:id="1466699637">
      <w:bodyDiv w:val="1"/>
      <w:marLeft w:val="0"/>
      <w:marRight w:val="0"/>
      <w:marTop w:val="0"/>
      <w:marBottom w:val="0"/>
      <w:divBdr>
        <w:top w:val="none" w:sz="0" w:space="0" w:color="auto"/>
        <w:left w:val="none" w:sz="0" w:space="0" w:color="auto"/>
        <w:bottom w:val="none" w:sz="0" w:space="0" w:color="auto"/>
        <w:right w:val="none" w:sz="0" w:space="0" w:color="auto"/>
      </w:divBdr>
    </w:div>
    <w:div w:id="1468666517">
      <w:bodyDiv w:val="1"/>
      <w:marLeft w:val="0"/>
      <w:marRight w:val="0"/>
      <w:marTop w:val="0"/>
      <w:marBottom w:val="0"/>
      <w:divBdr>
        <w:top w:val="none" w:sz="0" w:space="0" w:color="auto"/>
        <w:left w:val="none" w:sz="0" w:space="0" w:color="auto"/>
        <w:bottom w:val="none" w:sz="0" w:space="0" w:color="auto"/>
        <w:right w:val="none" w:sz="0" w:space="0" w:color="auto"/>
      </w:divBdr>
    </w:div>
    <w:div w:id="1469936138">
      <w:bodyDiv w:val="1"/>
      <w:marLeft w:val="0"/>
      <w:marRight w:val="0"/>
      <w:marTop w:val="0"/>
      <w:marBottom w:val="0"/>
      <w:divBdr>
        <w:top w:val="none" w:sz="0" w:space="0" w:color="auto"/>
        <w:left w:val="none" w:sz="0" w:space="0" w:color="auto"/>
        <w:bottom w:val="none" w:sz="0" w:space="0" w:color="auto"/>
        <w:right w:val="none" w:sz="0" w:space="0" w:color="auto"/>
      </w:divBdr>
      <w:divsChild>
        <w:div w:id="71775789">
          <w:marLeft w:val="480"/>
          <w:marRight w:val="0"/>
          <w:marTop w:val="0"/>
          <w:marBottom w:val="0"/>
          <w:divBdr>
            <w:top w:val="none" w:sz="0" w:space="0" w:color="auto"/>
            <w:left w:val="none" w:sz="0" w:space="0" w:color="auto"/>
            <w:bottom w:val="none" w:sz="0" w:space="0" w:color="auto"/>
            <w:right w:val="none" w:sz="0" w:space="0" w:color="auto"/>
          </w:divBdr>
        </w:div>
        <w:div w:id="156382273">
          <w:marLeft w:val="480"/>
          <w:marRight w:val="0"/>
          <w:marTop w:val="0"/>
          <w:marBottom w:val="0"/>
          <w:divBdr>
            <w:top w:val="none" w:sz="0" w:space="0" w:color="auto"/>
            <w:left w:val="none" w:sz="0" w:space="0" w:color="auto"/>
            <w:bottom w:val="none" w:sz="0" w:space="0" w:color="auto"/>
            <w:right w:val="none" w:sz="0" w:space="0" w:color="auto"/>
          </w:divBdr>
        </w:div>
        <w:div w:id="456338531">
          <w:marLeft w:val="480"/>
          <w:marRight w:val="0"/>
          <w:marTop w:val="0"/>
          <w:marBottom w:val="0"/>
          <w:divBdr>
            <w:top w:val="none" w:sz="0" w:space="0" w:color="auto"/>
            <w:left w:val="none" w:sz="0" w:space="0" w:color="auto"/>
            <w:bottom w:val="none" w:sz="0" w:space="0" w:color="auto"/>
            <w:right w:val="none" w:sz="0" w:space="0" w:color="auto"/>
          </w:divBdr>
        </w:div>
        <w:div w:id="1090275300">
          <w:marLeft w:val="480"/>
          <w:marRight w:val="0"/>
          <w:marTop w:val="0"/>
          <w:marBottom w:val="0"/>
          <w:divBdr>
            <w:top w:val="none" w:sz="0" w:space="0" w:color="auto"/>
            <w:left w:val="none" w:sz="0" w:space="0" w:color="auto"/>
            <w:bottom w:val="none" w:sz="0" w:space="0" w:color="auto"/>
            <w:right w:val="none" w:sz="0" w:space="0" w:color="auto"/>
          </w:divBdr>
        </w:div>
        <w:div w:id="1111585834">
          <w:marLeft w:val="480"/>
          <w:marRight w:val="0"/>
          <w:marTop w:val="0"/>
          <w:marBottom w:val="0"/>
          <w:divBdr>
            <w:top w:val="none" w:sz="0" w:space="0" w:color="auto"/>
            <w:left w:val="none" w:sz="0" w:space="0" w:color="auto"/>
            <w:bottom w:val="none" w:sz="0" w:space="0" w:color="auto"/>
            <w:right w:val="none" w:sz="0" w:space="0" w:color="auto"/>
          </w:divBdr>
        </w:div>
        <w:div w:id="1143933665">
          <w:marLeft w:val="480"/>
          <w:marRight w:val="0"/>
          <w:marTop w:val="0"/>
          <w:marBottom w:val="0"/>
          <w:divBdr>
            <w:top w:val="none" w:sz="0" w:space="0" w:color="auto"/>
            <w:left w:val="none" w:sz="0" w:space="0" w:color="auto"/>
            <w:bottom w:val="none" w:sz="0" w:space="0" w:color="auto"/>
            <w:right w:val="none" w:sz="0" w:space="0" w:color="auto"/>
          </w:divBdr>
        </w:div>
        <w:div w:id="1151289174">
          <w:marLeft w:val="480"/>
          <w:marRight w:val="0"/>
          <w:marTop w:val="0"/>
          <w:marBottom w:val="0"/>
          <w:divBdr>
            <w:top w:val="none" w:sz="0" w:space="0" w:color="auto"/>
            <w:left w:val="none" w:sz="0" w:space="0" w:color="auto"/>
            <w:bottom w:val="none" w:sz="0" w:space="0" w:color="auto"/>
            <w:right w:val="none" w:sz="0" w:space="0" w:color="auto"/>
          </w:divBdr>
        </w:div>
        <w:div w:id="1258322635">
          <w:marLeft w:val="480"/>
          <w:marRight w:val="0"/>
          <w:marTop w:val="0"/>
          <w:marBottom w:val="0"/>
          <w:divBdr>
            <w:top w:val="none" w:sz="0" w:space="0" w:color="auto"/>
            <w:left w:val="none" w:sz="0" w:space="0" w:color="auto"/>
            <w:bottom w:val="none" w:sz="0" w:space="0" w:color="auto"/>
            <w:right w:val="none" w:sz="0" w:space="0" w:color="auto"/>
          </w:divBdr>
        </w:div>
        <w:div w:id="1469663732">
          <w:marLeft w:val="480"/>
          <w:marRight w:val="0"/>
          <w:marTop w:val="0"/>
          <w:marBottom w:val="0"/>
          <w:divBdr>
            <w:top w:val="none" w:sz="0" w:space="0" w:color="auto"/>
            <w:left w:val="none" w:sz="0" w:space="0" w:color="auto"/>
            <w:bottom w:val="none" w:sz="0" w:space="0" w:color="auto"/>
            <w:right w:val="none" w:sz="0" w:space="0" w:color="auto"/>
          </w:divBdr>
        </w:div>
        <w:div w:id="1876775293">
          <w:marLeft w:val="480"/>
          <w:marRight w:val="0"/>
          <w:marTop w:val="0"/>
          <w:marBottom w:val="0"/>
          <w:divBdr>
            <w:top w:val="none" w:sz="0" w:space="0" w:color="auto"/>
            <w:left w:val="none" w:sz="0" w:space="0" w:color="auto"/>
            <w:bottom w:val="none" w:sz="0" w:space="0" w:color="auto"/>
            <w:right w:val="none" w:sz="0" w:space="0" w:color="auto"/>
          </w:divBdr>
        </w:div>
        <w:div w:id="1961496996">
          <w:marLeft w:val="480"/>
          <w:marRight w:val="0"/>
          <w:marTop w:val="0"/>
          <w:marBottom w:val="0"/>
          <w:divBdr>
            <w:top w:val="none" w:sz="0" w:space="0" w:color="auto"/>
            <w:left w:val="none" w:sz="0" w:space="0" w:color="auto"/>
            <w:bottom w:val="none" w:sz="0" w:space="0" w:color="auto"/>
            <w:right w:val="none" w:sz="0" w:space="0" w:color="auto"/>
          </w:divBdr>
        </w:div>
      </w:divsChild>
    </w:div>
    <w:div w:id="1470898845">
      <w:bodyDiv w:val="1"/>
      <w:marLeft w:val="0"/>
      <w:marRight w:val="0"/>
      <w:marTop w:val="0"/>
      <w:marBottom w:val="0"/>
      <w:divBdr>
        <w:top w:val="none" w:sz="0" w:space="0" w:color="auto"/>
        <w:left w:val="none" w:sz="0" w:space="0" w:color="auto"/>
        <w:bottom w:val="none" w:sz="0" w:space="0" w:color="auto"/>
        <w:right w:val="none" w:sz="0" w:space="0" w:color="auto"/>
      </w:divBdr>
    </w:div>
    <w:div w:id="1474717238">
      <w:bodyDiv w:val="1"/>
      <w:marLeft w:val="0"/>
      <w:marRight w:val="0"/>
      <w:marTop w:val="0"/>
      <w:marBottom w:val="0"/>
      <w:divBdr>
        <w:top w:val="none" w:sz="0" w:space="0" w:color="auto"/>
        <w:left w:val="none" w:sz="0" w:space="0" w:color="auto"/>
        <w:bottom w:val="none" w:sz="0" w:space="0" w:color="auto"/>
        <w:right w:val="none" w:sz="0" w:space="0" w:color="auto"/>
      </w:divBdr>
    </w:div>
    <w:div w:id="1476483689">
      <w:bodyDiv w:val="1"/>
      <w:marLeft w:val="0"/>
      <w:marRight w:val="0"/>
      <w:marTop w:val="0"/>
      <w:marBottom w:val="0"/>
      <w:divBdr>
        <w:top w:val="none" w:sz="0" w:space="0" w:color="auto"/>
        <w:left w:val="none" w:sz="0" w:space="0" w:color="auto"/>
        <w:bottom w:val="none" w:sz="0" w:space="0" w:color="auto"/>
        <w:right w:val="none" w:sz="0" w:space="0" w:color="auto"/>
      </w:divBdr>
    </w:div>
    <w:div w:id="1479882454">
      <w:bodyDiv w:val="1"/>
      <w:marLeft w:val="0"/>
      <w:marRight w:val="0"/>
      <w:marTop w:val="0"/>
      <w:marBottom w:val="0"/>
      <w:divBdr>
        <w:top w:val="none" w:sz="0" w:space="0" w:color="auto"/>
        <w:left w:val="none" w:sz="0" w:space="0" w:color="auto"/>
        <w:bottom w:val="none" w:sz="0" w:space="0" w:color="auto"/>
        <w:right w:val="none" w:sz="0" w:space="0" w:color="auto"/>
      </w:divBdr>
    </w:div>
    <w:div w:id="1480220385">
      <w:bodyDiv w:val="1"/>
      <w:marLeft w:val="0"/>
      <w:marRight w:val="0"/>
      <w:marTop w:val="0"/>
      <w:marBottom w:val="0"/>
      <w:divBdr>
        <w:top w:val="none" w:sz="0" w:space="0" w:color="auto"/>
        <w:left w:val="none" w:sz="0" w:space="0" w:color="auto"/>
        <w:bottom w:val="none" w:sz="0" w:space="0" w:color="auto"/>
        <w:right w:val="none" w:sz="0" w:space="0" w:color="auto"/>
      </w:divBdr>
    </w:div>
    <w:div w:id="1484738384">
      <w:bodyDiv w:val="1"/>
      <w:marLeft w:val="0"/>
      <w:marRight w:val="0"/>
      <w:marTop w:val="0"/>
      <w:marBottom w:val="0"/>
      <w:divBdr>
        <w:top w:val="none" w:sz="0" w:space="0" w:color="auto"/>
        <w:left w:val="none" w:sz="0" w:space="0" w:color="auto"/>
        <w:bottom w:val="none" w:sz="0" w:space="0" w:color="auto"/>
        <w:right w:val="none" w:sz="0" w:space="0" w:color="auto"/>
      </w:divBdr>
    </w:div>
    <w:div w:id="1486554143">
      <w:bodyDiv w:val="1"/>
      <w:marLeft w:val="0"/>
      <w:marRight w:val="0"/>
      <w:marTop w:val="0"/>
      <w:marBottom w:val="0"/>
      <w:divBdr>
        <w:top w:val="none" w:sz="0" w:space="0" w:color="auto"/>
        <w:left w:val="none" w:sz="0" w:space="0" w:color="auto"/>
        <w:bottom w:val="none" w:sz="0" w:space="0" w:color="auto"/>
        <w:right w:val="none" w:sz="0" w:space="0" w:color="auto"/>
      </w:divBdr>
      <w:divsChild>
        <w:div w:id="17854802">
          <w:marLeft w:val="480"/>
          <w:marRight w:val="0"/>
          <w:marTop w:val="0"/>
          <w:marBottom w:val="0"/>
          <w:divBdr>
            <w:top w:val="none" w:sz="0" w:space="0" w:color="auto"/>
            <w:left w:val="none" w:sz="0" w:space="0" w:color="auto"/>
            <w:bottom w:val="none" w:sz="0" w:space="0" w:color="auto"/>
            <w:right w:val="none" w:sz="0" w:space="0" w:color="auto"/>
          </w:divBdr>
        </w:div>
        <w:div w:id="76442294">
          <w:marLeft w:val="480"/>
          <w:marRight w:val="0"/>
          <w:marTop w:val="0"/>
          <w:marBottom w:val="0"/>
          <w:divBdr>
            <w:top w:val="none" w:sz="0" w:space="0" w:color="auto"/>
            <w:left w:val="none" w:sz="0" w:space="0" w:color="auto"/>
            <w:bottom w:val="none" w:sz="0" w:space="0" w:color="auto"/>
            <w:right w:val="none" w:sz="0" w:space="0" w:color="auto"/>
          </w:divBdr>
        </w:div>
        <w:div w:id="109864769">
          <w:marLeft w:val="480"/>
          <w:marRight w:val="0"/>
          <w:marTop w:val="0"/>
          <w:marBottom w:val="0"/>
          <w:divBdr>
            <w:top w:val="none" w:sz="0" w:space="0" w:color="auto"/>
            <w:left w:val="none" w:sz="0" w:space="0" w:color="auto"/>
            <w:bottom w:val="none" w:sz="0" w:space="0" w:color="auto"/>
            <w:right w:val="none" w:sz="0" w:space="0" w:color="auto"/>
          </w:divBdr>
        </w:div>
        <w:div w:id="159807480">
          <w:marLeft w:val="480"/>
          <w:marRight w:val="0"/>
          <w:marTop w:val="0"/>
          <w:marBottom w:val="0"/>
          <w:divBdr>
            <w:top w:val="none" w:sz="0" w:space="0" w:color="auto"/>
            <w:left w:val="none" w:sz="0" w:space="0" w:color="auto"/>
            <w:bottom w:val="none" w:sz="0" w:space="0" w:color="auto"/>
            <w:right w:val="none" w:sz="0" w:space="0" w:color="auto"/>
          </w:divBdr>
        </w:div>
        <w:div w:id="187371588">
          <w:marLeft w:val="480"/>
          <w:marRight w:val="0"/>
          <w:marTop w:val="0"/>
          <w:marBottom w:val="0"/>
          <w:divBdr>
            <w:top w:val="none" w:sz="0" w:space="0" w:color="auto"/>
            <w:left w:val="none" w:sz="0" w:space="0" w:color="auto"/>
            <w:bottom w:val="none" w:sz="0" w:space="0" w:color="auto"/>
            <w:right w:val="none" w:sz="0" w:space="0" w:color="auto"/>
          </w:divBdr>
        </w:div>
        <w:div w:id="295574821">
          <w:marLeft w:val="480"/>
          <w:marRight w:val="0"/>
          <w:marTop w:val="0"/>
          <w:marBottom w:val="0"/>
          <w:divBdr>
            <w:top w:val="none" w:sz="0" w:space="0" w:color="auto"/>
            <w:left w:val="none" w:sz="0" w:space="0" w:color="auto"/>
            <w:bottom w:val="none" w:sz="0" w:space="0" w:color="auto"/>
            <w:right w:val="none" w:sz="0" w:space="0" w:color="auto"/>
          </w:divBdr>
        </w:div>
        <w:div w:id="410195816">
          <w:marLeft w:val="480"/>
          <w:marRight w:val="0"/>
          <w:marTop w:val="0"/>
          <w:marBottom w:val="0"/>
          <w:divBdr>
            <w:top w:val="none" w:sz="0" w:space="0" w:color="auto"/>
            <w:left w:val="none" w:sz="0" w:space="0" w:color="auto"/>
            <w:bottom w:val="none" w:sz="0" w:space="0" w:color="auto"/>
            <w:right w:val="none" w:sz="0" w:space="0" w:color="auto"/>
          </w:divBdr>
        </w:div>
        <w:div w:id="413012432">
          <w:marLeft w:val="480"/>
          <w:marRight w:val="0"/>
          <w:marTop w:val="0"/>
          <w:marBottom w:val="0"/>
          <w:divBdr>
            <w:top w:val="none" w:sz="0" w:space="0" w:color="auto"/>
            <w:left w:val="none" w:sz="0" w:space="0" w:color="auto"/>
            <w:bottom w:val="none" w:sz="0" w:space="0" w:color="auto"/>
            <w:right w:val="none" w:sz="0" w:space="0" w:color="auto"/>
          </w:divBdr>
        </w:div>
        <w:div w:id="433595849">
          <w:marLeft w:val="480"/>
          <w:marRight w:val="0"/>
          <w:marTop w:val="0"/>
          <w:marBottom w:val="0"/>
          <w:divBdr>
            <w:top w:val="none" w:sz="0" w:space="0" w:color="auto"/>
            <w:left w:val="none" w:sz="0" w:space="0" w:color="auto"/>
            <w:bottom w:val="none" w:sz="0" w:space="0" w:color="auto"/>
            <w:right w:val="none" w:sz="0" w:space="0" w:color="auto"/>
          </w:divBdr>
        </w:div>
        <w:div w:id="434251488">
          <w:marLeft w:val="480"/>
          <w:marRight w:val="0"/>
          <w:marTop w:val="0"/>
          <w:marBottom w:val="0"/>
          <w:divBdr>
            <w:top w:val="none" w:sz="0" w:space="0" w:color="auto"/>
            <w:left w:val="none" w:sz="0" w:space="0" w:color="auto"/>
            <w:bottom w:val="none" w:sz="0" w:space="0" w:color="auto"/>
            <w:right w:val="none" w:sz="0" w:space="0" w:color="auto"/>
          </w:divBdr>
        </w:div>
        <w:div w:id="463622186">
          <w:marLeft w:val="480"/>
          <w:marRight w:val="0"/>
          <w:marTop w:val="0"/>
          <w:marBottom w:val="0"/>
          <w:divBdr>
            <w:top w:val="none" w:sz="0" w:space="0" w:color="auto"/>
            <w:left w:val="none" w:sz="0" w:space="0" w:color="auto"/>
            <w:bottom w:val="none" w:sz="0" w:space="0" w:color="auto"/>
            <w:right w:val="none" w:sz="0" w:space="0" w:color="auto"/>
          </w:divBdr>
        </w:div>
        <w:div w:id="466973752">
          <w:marLeft w:val="480"/>
          <w:marRight w:val="0"/>
          <w:marTop w:val="0"/>
          <w:marBottom w:val="0"/>
          <w:divBdr>
            <w:top w:val="none" w:sz="0" w:space="0" w:color="auto"/>
            <w:left w:val="none" w:sz="0" w:space="0" w:color="auto"/>
            <w:bottom w:val="none" w:sz="0" w:space="0" w:color="auto"/>
            <w:right w:val="none" w:sz="0" w:space="0" w:color="auto"/>
          </w:divBdr>
        </w:div>
        <w:div w:id="519007324">
          <w:marLeft w:val="480"/>
          <w:marRight w:val="0"/>
          <w:marTop w:val="0"/>
          <w:marBottom w:val="0"/>
          <w:divBdr>
            <w:top w:val="none" w:sz="0" w:space="0" w:color="auto"/>
            <w:left w:val="none" w:sz="0" w:space="0" w:color="auto"/>
            <w:bottom w:val="none" w:sz="0" w:space="0" w:color="auto"/>
            <w:right w:val="none" w:sz="0" w:space="0" w:color="auto"/>
          </w:divBdr>
        </w:div>
        <w:div w:id="637993357">
          <w:marLeft w:val="480"/>
          <w:marRight w:val="0"/>
          <w:marTop w:val="0"/>
          <w:marBottom w:val="0"/>
          <w:divBdr>
            <w:top w:val="none" w:sz="0" w:space="0" w:color="auto"/>
            <w:left w:val="none" w:sz="0" w:space="0" w:color="auto"/>
            <w:bottom w:val="none" w:sz="0" w:space="0" w:color="auto"/>
            <w:right w:val="none" w:sz="0" w:space="0" w:color="auto"/>
          </w:divBdr>
        </w:div>
        <w:div w:id="700980700">
          <w:marLeft w:val="480"/>
          <w:marRight w:val="0"/>
          <w:marTop w:val="0"/>
          <w:marBottom w:val="0"/>
          <w:divBdr>
            <w:top w:val="none" w:sz="0" w:space="0" w:color="auto"/>
            <w:left w:val="none" w:sz="0" w:space="0" w:color="auto"/>
            <w:bottom w:val="none" w:sz="0" w:space="0" w:color="auto"/>
            <w:right w:val="none" w:sz="0" w:space="0" w:color="auto"/>
          </w:divBdr>
        </w:div>
        <w:div w:id="760294412">
          <w:marLeft w:val="480"/>
          <w:marRight w:val="0"/>
          <w:marTop w:val="0"/>
          <w:marBottom w:val="0"/>
          <w:divBdr>
            <w:top w:val="none" w:sz="0" w:space="0" w:color="auto"/>
            <w:left w:val="none" w:sz="0" w:space="0" w:color="auto"/>
            <w:bottom w:val="none" w:sz="0" w:space="0" w:color="auto"/>
            <w:right w:val="none" w:sz="0" w:space="0" w:color="auto"/>
          </w:divBdr>
        </w:div>
        <w:div w:id="775949183">
          <w:marLeft w:val="480"/>
          <w:marRight w:val="0"/>
          <w:marTop w:val="0"/>
          <w:marBottom w:val="0"/>
          <w:divBdr>
            <w:top w:val="none" w:sz="0" w:space="0" w:color="auto"/>
            <w:left w:val="none" w:sz="0" w:space="0" w:color="auto"/>
            <w:bottom w:val="none" w:sz="0" w:space="0" w:color="auto"/>
            <w:right w:val="none" w:sz="0" w:space="0" w:color="auto"/>
          </w:divBdr>
        </w:div>
        <w:div w:id="842011122">
          <w:marLeft w:val="480"/>
          <w:marRight w:val="0"/>
          <w:marTop w:val="0"/>
          <w:marBottom w:val="0"/>
          <w:divBdr>
            <w:top w:val="none" w:sz="0" w:space="0" w:color="auto"/>
            <w:left w:val="none" w:sz="0" w:space="0" w:color="auto"/>
            <w:bottom w:val="none" w:sz="0" w:space="0" w:color="auto"/>
            <w:right w:val="none" w:sz="0" w:space="0" w:color="auto"/>
          </w:divBdr>
        </w:div>
        <w:div w:id="850264379">
          <w:marLeft w:val="480"/>
          <w:marRight w:val="0"/>
          <w:marTop w:val="0"/>
          <w:marBottom w:val="0"/>
          <w:divBdr>
            <w:top w:val="none" w:sz="0" w:space="0" w:color="auto"/>
            <w:left w:val="none" w:sz="0" w:space="0" w:color="auto"/>
            <w:bottom w:val="none" w:sz="0" w:space="0" w:color="auto"/>
            <w:right w:val="none" w:sz="0" w:space="0" w:color="auto"/>
          </w:divBdr>
        </w:div>
        <w:div w:id="877737333">
          <w:marLeft w:val="480"/>
          <w:marRight w:val="0"/>
          <w:marTop w:val="0"/>
          <w:marBottom w:val="0"/>
          <w:divBdr>
            <w:top w:val="none" w:sz="0" w:space="0" w:color="auto"/>
            <w:left w:val="none" w:sz="0" w:space="0" w:color="auto"/>
            <w:bottom w:val="none" w:sz="0" w:space="0" w:color="auto"/>
            <w:right w:val="none" w:sz="0" w:space="0" w:color="auto"/>
          </w:divBdr>
        </w:div>
        <w:div w:id="988558923">
          <w:marLeft w:val="480"/>
          <w:marRight w:val="0"/>
          <w:marTop w:val="0"/>
          <w:marBottom w:val="0"/>
          <w:divBdr>
            <w:top w:val="none" w:sz="0" w:space="0" w:color="auto"/>
            <w:left w:val="none" w:sz="0" w:space="0" w:color="auto"/>
            <w:bottom w:val="none" w:sz="0" w:space="0" w:color="auto"/>
            <w:right w:val="none" w:sz="0" w:space="0" w:color="auto"/>
          </w:divBdr>
        </w:div>
        <w:div w:id="1032919254">
          <w:marLeft w:val="480"/>
          <w:marRight w:val="0"/>
          <w:marTop w:val="0"/>
          <w:marBottom w:val="0"/>
          <w:divBdr>
            <w:top w:val="none" w:sz="0" w:space="0" w:color="auto"/>
            <w:left w:val="none" w:sz="0" w:space="0" w:color="auto"/>
            <w:bottom w:val="none" w:sz="0" w:space="0" w:color="auto"/>
            <w:right w:val="none" w:sz="0" w:space="0" w:color="auto"/>
          </w:divBdr>
        </w:div>
        <w:div w:id="1156150230">
          <w:marLeft w:val="480"/>
          <w:marRight w:val="0"/>
          <w:marTop w:val="0"/>
          <w:marBottom w:val="0"/>
          <w:divBdr>
            <w:top w:val="none" w:sz="0" w:space="0" w:color="auto"/>
            <w:left w:val="none" w:sz="0" w:space="0" w:color="auto"/>
            <w:bottom w:val="none" w:sz="0" w:space="0" w:color="auto"/>
            <w:right w:val="none" w:sz="0" w:space="0" w:color="auto"/>
          </w:divBdr>
        </w:div>
        <w:div w:id="1489862088">
          <w:marLeft w:val="480"/>
          <w:marRight w:val="0"/>
          <w:marTop w:val="0"/>
          <w:marBottom w:val="0"/>
          <w:divBdr>
            <w:top w:val="none" w:sz="0" w:space="0" w:color="auto"/>
            <w:left w:val="none" w:sz="0" w:space="0" w:color="auto"/>
            <w:bottom w:val="none" w:sz="0" w:space="0" w:color="auto"/>
            <w:right w:val="none" w:sz="0" w:space="0" w:color="auto"/>
          </w:divBdr>
        </w:div>
        <w:div w:id="1532065809">
          <w:marLeft w:val="480"/>
          <w:marRight w:val="0"/>
          <w:marTop w:val="0"/>
          <w:marBottom w:val="0"/>
          <w:divBdr>
            <w:top w:val="none" w:sz="0" w:space="0" w:color="auto"/>
            <w:left w:val="none" w:sz="0" w:space="0" w:color="auto"/>
            <w:bottom w:val="none" w:sz="0" w:space="0" w:color="auto"/>
            <w:right w:val="none" w:sz="0" w:space="0" w:color="auto"/>
          </w:divBdr>
        </w:div>
        <w:div w:id="1576671005">
          <w:marLeft w:val="480"/>
          <w:marRight w:val="0"/>
          <w:marTop w:val="0"/>
          <w:marBottom w:val="0"/>
          <w:divBdr>
            <w:top w:val="none" w:sz="0" w:space="0" w:color="auto"/>
            <w:left w:val="none" w:sz="0" w:space="0" w:color="auto"/>
            <w:bottom w:val="none" w:sz="0" w:space="0" w:color="auto"/>
            <w:right w:val="none" w:sz="0" w:space="0" w:color="auto"/>
          </w:divBdr>
        </w:div>
        <w:div w:id="1586456440">
          <w:marLeft w:val="480"/>
          <w:marRight w:val="0"/>
          <w:marTop w:val="0"/>
          <w:marBottom w:val="0"/>
          <w:divBdr>
            <w:top w:val="none" w:sz="0" w:space="0" w:color="auto"/>
            <w:left w:val="none" w:sz="0" w:space="0" w:color="auto"/>
            <w:bottom w:val="none" w:sz="0" w:space="0" w:color="auto"/>
            <w:right w:val="none" w:sz="0" w:space="0" w:color="auto"/>
          </w:divBdr>
        </w:div>
        <w:div w:id="1601177499">
          <w:marLeft w:val="480"/>
          <w:marRight w:val="0"/>
          <w:marTop w:val="0"/>
          <w:marBottom w:val="0"/>
          <w:divBdr>
            <w:top w:val="none" w:sz="0" w:space="0" w:color="auto"/>
            <w:left w:val="none" w:sz="0" w:space="0" w:color="auto"/>
            <w:bottom w:val="none" w:sz="0" w:space="0" w:color="auto"/>
            <w:right w:val="none" w:sz="0" w:space="0" w:color="auto"/>
          </w:divBdr>
        </w:div>
        <w:div w:id="1638148270">
          <w:marLeft w:val="480"/>
          <w:marRight w:val="0"/>
          <w:marTop w:val="0"/>
          <w:marBottom w:val="0"/>
          <w:divBdr>
            <w:top w:val="none" w:sz="0" w:space="0" w:color="auto"/>
            <w:left w:val="none" w:sz="0" w:space="0" w:color="auto"/>
            <w:bottom w:val="none" w:sz="0" w:space="0" w:color="auto"/>
            <w:right w:val="none" w:sz="0" w:space="0" w:color="auto"/>
          </w:divBdr>
        </w:div>
        <w:div w:id="1675109482">
          <w:marLeft w:val="480"/>
          <w:marRight w:val="0"/>
          <w:marTop w:val="0"/>
          <w:marBottom w:val="0"/>
          <w:divBdr>
            <w:top w:val="none" w:sz="0" w:space="0" w:color="auto"/>
            <w:left w:val="none" w:sz="0" w:space="0" w:color="auto"/>
            <w:bottom w:val="none" w:sz="0" w:space="0" w:color="auto"/>
            <w:right w:val="none" w:sz="0" w:space="0" w:color="auto"/>
          </w:divBdr>
        </w:div>
        <w:div w:id="1776704088">
          <w:marLeft w:val="480"/>
          <w:marRight w:val="0"/>
          <w:marTop w:val="0"/>
          <w:marBottom w:val="0"/>
          <w:divBdr>
            <w:top w:val="none" w:sz="0" w:space="0" w:color="auto"/>
            <w:left w:val="none" w:sz="0" w:space="0" w:color="auto"/>
            <w:bottom w:val="none" w:sz="0" w:space="0" w:color="auto"/>
            <w:right w:val="none" w:sz="0" w:space="0" w:color="auto"/>
          </w:divBdr>
        </w:div>
        <w:div w:id="1785342426">
          <w:marLeft w:val="480"/>
          <w:marRight w:val="0"/>
          <w:marTop w:val="0"/>
          <w:marBottom w:val="0"/>
          <w:divBdr>
            <w:top w:val="none" w:sz="0" w:space="0" w:color="auto"/>
            <w:left w:val="none" w:sz="0" w:space="0" w:color="auto"/>
            <w:bottom w:val="none" w:sz="0" w:space="0" w:color="auto"/>
            <w:right w:val="none" w:sz="0" w:space="0" w:color="auto"/>
          </w:divBdr>
        </w:div>
        <w:div w:id="1792481787">
          <w:marLeft w:val="480"/>
          <w:marRight w:val="0"/>
          <w:marTop w:val="0"/>
          <w:marBottom w:val="0"/>
          <w:divBdr>
            <w:top w:val="none" w:sz="0" w:space="0" w:color="auto"/>
            <w:left w:val="none" w:sz="0" w:space="0" w:color="auto"/>
            <w:bottom w:val="none" w:sz="0" w:space="0" w:color="auto"/>
            <w:right w:val="none" w:sz="0" w:space="0" w:color="auto"/>
          </w:divBdr>
        </w:div>
        <w:div w:id="1833522924">
          <w:marLeft w:val="480"/>
          <w:marRight w:val="0"/>
          <w:marTop w:val="0"/>
          <w:marBottom w:val="0"/>
          <w:divBdr>
            <w:top w:val="none" w:sz="0" w:space="0" w:color="auto"/>
            <w:left w:val="none" w:sz="0" w:space="0" w:color="auto"/>
            <w:bottom w:val="none" w:sz="0" w:space="0" w:color="auto"/>
            <w:right w:val="none" w:sz="0" w:space="0" w:color="auto"/>
          </w:divBdr>
        </w:div>
        <w:div w:id="1839727152">
          <w:marLeft w:val="480"/>
          <w:marRight w:val="0"/>
          <w:marTop w:val="0"/>
          <w:marBottom w:val="0"/>
          <w:divBdr>
            <w:top w:val="none" w:sz="0" w:space="0" w:color="auto"/>
            <w:left w:val="none" w:sz="0" w:space="0" w:color="auto"/>
            <w:bottom w:val="none" w:sz="0" w:space="0" w:color="auto"/>
            <w:right w:val="none" w:sz="0" w:space="0" w:color="auto"/>
          </w:divBdr>
        </w:div>
        <w:div w:id="1951938231">
          <w:marLeft w:val="480"/>
          <w:marRight w:val="0"/>
          <w:marTop w:val="0"/>
          <w:marBottom w:val="0"/>
          <w:divBdr>
            <w:top w:val="none" w:sz="0" w:space="0" w:color="auto"/>
            <w:left w:val="none" w:sz="0" w:space="0" w:color="auto"/>
            <w:bottom w:val="none" w:sz="0" w:space="0" w:color="auto"/>
            <w:right w:val="none" w:sz="0" w:space="0" w:color="auto"/>
          </w:divBdr>
        </w:div>
        <w:div w:id="1975594644">
          <w:marLeft w:val="480"/>
          <w:marRight w:val="0"/>
          <w:marTop w:val="0"/>
          <w:marBottom w:val="0"/>
          <w:divBdr>
            <w:top w:val="none" w:sz="0" w:space="0" w:color="auto"/>
            <w:left w:val="none" w:sz="0" w:space="0" w:color="auto"/>
            <w:bottom w:val="none" w:sz="0" w:space="0" w:color="auto"/>
            <w:right w:val="none" w:sz="0" w:space="0" w:color="auto"/>
          </w:divBdr>
        </w:div>
        <w:div w:id="2002539458">
          <w:marLeft w:val="480"/>
          <w:marRight w:val="0"/>
          <w:marTop w:val="0"/>
          <w:marBottom w:val="0"/>
          <w:divBdr>
            <w:top w:val="none" w:sz="0" w:space="0" w:color="auto"/>
            <w:left w:val="none" w:sz="0" w:space="0" w:color="auto"/>
            <w:bottom w:val="none" w:sz="0" w:space="0" w:color="auto"/>
            <w:right w:val="none" w:sz="0" w:space="0" w:color="auto"/>
          </w:divBdr>
        </w:div>
        <w:div w:id="2064718318">
          <w:marLeft w:val="480"/>
          <w:marRight w:val="0"/>
          <w:marTop w:val="0"/>
          <w:marBottom w:val="0"/>
          <w:divBdr>
            <w:top w:val="none" w:sz="0" w:space="0" w:color="auto"/>
            <w:left w:val="none" w:sz="0" w:space="0" w:color="auto"/>
            <w:bottom w:val="none" w:sz="0" w:space="0" w:color="auto"/>
            <w:right w:val="none" w:sz="0" w:space="0" w:color="auto"/>
          </w:divBdr>
        </w:div>
        <w:div w:id="2077972323">
          <w:marLeft w:val="480"/>
          <w:marRight w:val="0"/>
          <w:marTop w:val="0"/>
          <w:marBottom w:val="0"/>
          <w:divBdr>
            <w:top w:val="none" w:sz="0" w:space="0" w:color="auto"/>
            <w:left w:val="none" w:sz="0" w:space="0" w:color="auto"/>
            <w:bottom w:val="none" w:sz="0" w:space="0" w:color="auto"/>
            <w:right w:val="none" w:sz="0" w:space="0" w:color="auto"/>
          </w:divBdr>
        </w:div>
        <w:div w:id="2099014288">
          <w:marLeft w:val="480"/>
          <w:marRight w:val="0"/>
          <w:marTop w:val="0"/>
          <w:marBottom w:val="0"/>
          <w:divBdr>
            <w:top w:val="none" w:sz="0" w:space="0" w:color="auto"/>
            <w:left w:val="none" w:sz="0" w:space="0" w:color="auto"/>
            <w:bottom w:val="none" w:sz="0" w:space="0" w:color="auto"/>
            <w:right w:val="none" w:sz="0" w:space="0" w:color="auto"/>
          </w:divBdr>
        </w:div>
        <w:div w:id="2099473986">
          <w:marLeft w:val="480"/>
          <w:marRight w:val="0"/>
          <w:marTop w:val="0"/>
          <w:marBottom w:val="0"/>
          <w:divBdr>
            <w:top w:val="none" w:sz="0" w:space="0" w:color="auto"/>
            <w:left w:val="none" w:sz="0" w:space="0" w:color="auto"/>
            <w:bottom w:val="none" w:sz="0" w:space="0" w:color="auto"/>
            <w:right w:val="none" w:sz="0" w:space="0" w:color="auto"/>
          </w:divBdr>
        </w:div>
      </w:divsChild>
    </w:div>
    <w:div w:id="1490290173">
      <w:bodyDiv w:val="1"/>
      <w:marLeft w:val="0"/>
      <w:marRight w:val="0"/>
      <w:marTop w:val="0"/>
      <w:marBottom w:val="0"/>
      <w:divBdr>
        <w:top w:val="none" w:sz="0" w:space="0" w:color="auto"/>
        <w:left w:val="none" w:sz="0" w:space="0" w:color="auto"/>
        <w:bottom w:val="none" w:sz="0" w:space="0" w:color="auto"/>
        <w:right w:val="none" w:sz="0" w:space="0" w:color="auto"/>
      </w:divBdr>
    </w:div>
    <w:div w:id="1492065880">
      <w:bodyDiv w:val="1"/>
      <w:marLeft w:val="0"/>
      <w:marRight w:val="0"/>
      <w:marTop w:val="0"/>
      <w:marBottom w:val="0"/>
      <w:divBdr>
        <w:top w:val="none" w:sz="0" w:space="0" w:color="auto"/>
        <w:left w:val="none" w:sz="0" w:space="0" w:color="auto"/>
        <w:bottom w:val="none" w:sz="0" w:space="0" w:color="auto"/>
        <w:right w:val="none" w:sz="0" w:space="0" w:color="auto"/>
      </w:divBdr>
    </w:div>
    <w:div w:id="1493255324">
      <w:bodyDiv w:val="1"/>
      <w:marLeft w:val="0"/>
      <w:marRight w:val="0"/>
      <w:marTop w:val="0"/>
      <w:marBottom w:val="0"/>
      <w:divBdr>
        <w:top w:val="none" w:sz="0" w:space="0" w:color="auto"/>
        <w:left w:val="none" w:sz="0" w:space="0" w:color="auto"/>
        <w:bottom w:val="none" w:sz="0" w:space="0" w:color="auto"/>
        <w:right w:val="none" w:sz="0" w:space="0" w:color="auto"/>
      </w:divBdr>
    </w:div>
    <w:div w:id="1494907908">
      <w:bodyDiv w:val="1"/>
      <w:marLeft w:val="0"/>
      <w:marRight w:val="0"/>
      <w:marTop w:val="0"/>
      <w:marBottom w:val="0"/>
      <w:divBdr>
        <w:top w:val="none" w:sz="0" w:space="0" w:color="auto"/>
        <w:left w:val="none" w:sz="0" w:space="0" w:color="auto"/>
        <w:bottom w:val="none" w:sz="0" w:space="0" w:color="auto"/>
        <w:right w:val="none" w:sz="0" w:space="0" w:color="auto"/>
      </w:divBdr>
    </w:div>
    <w:div w:id="1495992656">
      <w:bodyDiv w:val="1"/>
      <w:marLeft w:val="0"/>
      <w:marRight w:val="0"/>
      <w:marTop w:val="0"/>
      <w:marBottom w:val="0"/>
      <w:divBdr>
        <w:top w:val="none" w:sz="0" w:space="0" w:color="auto"/>
        <w:left w:val="none" w:sz="0" w:space="0" w:color="auto"/>
        <w:bottom w:val="none" w:sz="0" w:space="0" w:color="auto"/>
        <w:right w:val="none" w:sz="0" w:space="0" w:color="auto"/>
      </w:divBdr>
    </w:div>
    <w:div w:id="1498376277">
      <w:bodyDiv w:val="1"/>
      <w:marLeft w:val="0"/>
      <w:marRight w:val="0"/>
      <w:marTop w:val="0"/>
      <w:marBottom w:val="0"/>
      <w:divBdr>
        <w:top w:val="none" w:sz="0" w:space="0" w:color="auto"/>
        <w:left w:val="none" w:sz="0" w:space="0" w:color="auto"/>
        <w:bottom w:val="none" w:sz="0" w:space="0" w:color="auto"/>
        <w:right w:val="none" w:sz="0" w:space="0" w:color="auto"/>
      </w:divBdr>
    </w:div>
    <w:div w:id="1498955609">
      <w:bodyDiv w:val="1"/>
      <w:marLeft w:val="0"/>
      <w:marRight w:val="0"/>
      <w:marTop w:val="0"/>
      <w:marBottom w:val="0"/>
      <w:divBdr>
        <w:top w:val="none" w:sz="0" w:space="0" w:color="auto"/>
        <w:left w:val="none" w:sz="0" w:space="0" w:color="auto"/>
        <w:bottom w:val="none" w:sz="0" w:space="0" w:color="auto"/>
        <w:right w:val="none" w:sz="0" w:space="0" w:color="auto"/>
      </w:divBdr>
      <w:divsChild>
        <w:div w:id="64575641">
          <w:marLeft w:val="480"/>
          <w:marRight w:val="0"/>
          <w:marTop w:val="0"/>
          <w:marBottom w:val="0"/>
          <w:divBdr>
            <w:top w:val="none" w:sz="0" w:space="0" w:color="auto"/>
            <w:left w:val="none" w:sz="0" w:space="0" w:color="auto"/>
            <w:bottom w:val="none" w:sz="0" w:space="0" w:color="auto"/>
            <w:right w:val="none" w:sz="0" w:space="0" w:color="auto"/>
          </w:divBdr>
        </w:div>
        <w:div w:id="67309902">
          <w:marLeft w:val="480"/>
          <w:marRight w:val="0"/>
          <w:marTop w:val="0"/>
          <w:marBottom w:val="0"/>
          <w:divBdr>
            <w:top w:val="none" w:sz="0" w:space="0" w:color="auto"/>
            <w:left w:val="none" w:sz="0" w:space="0" w:color="auto"/>
            <w:bottom w:val="none" w:sz="0" w:space="0" w:color="auto"/>
            <w:right w:val="none" w:sz="0" w:space="0" w:color="auto"/>
          </w:divBdr>
        </w:div>
        <w:div w:id="199321589">
          <w:marLeft w:val="480"/>
          <w:marRight w:val="0"/>
          <w:marTop w:val="0"/>
          <w:marBottom w:val="0"/>
          <w:divBdr>
            <w:top w:val="none" w:sz="0" w:space="0" w:color="auto"/>
            <w:left w:val="none" w:sz="0" w:space="0" w:color="auto"/>
            <w:bottom w:val="none" w:sz="0" w:space="0" w:color="auto"/>
            <w:right w:val="none" w:sz="0" w:space="0" w:color="auto"/>
          </w:divBdr>
        </w:div>
        <w:div w:id="283578951">
          <w:marLeft w:val="480"/>
          <w:marRight w:val="0"/>
          <w:marTop w:val="0"/>
          <w:marBottom w:val="0"/>
          <w:divBdr>
            <w:top w:val="none" w:sz="0" w:space="0" w:color="auto"/>
            <w:left w:val="none" w:sz="0" w:space="0" w:color="auto"/>
            <w:bottom w:val="none" w:sz="0" w:space="0" w:color="auto"/>
            <w:right w:val="none" w:sz="0" w:space="0" w:color="auto"/>
          </w:divBdr>
        </w:div>
        <w:div w:id="347367966">
          <w:marLeft w:val="480"/>
          <w:marRight w:val="0"/>
          <w:marTop w:val="0"/>
          <w:marBottom w:val="0"/>
          <w:divBdr>
            <w:top w:val="none" w:sz="0" w:space="0" w:color="auto"/>
            <w:left w:val="none" w:sz="0" w:space="0" w:color="auto"/>
            <w:bottom w:val="none" w:sz="0" w:space="0" w:color="auto"/>
            <w:right w:val="none" w:sz="0" w:space="0" w:color="auto"/>
          </w:divBdr>
        </w:div>
        <w:div w:id="401684781">
          <w:marLeft w:val="480"/>
          <w:marRight w:val="0"/>
          <w:marTop w:val="0"/>
          <w:marBottom w:val="0"/>
          <w:divBdr>
            <w:top w:val="none" w:sz="0" w:space="0" w:color="auto"/>
            <w:left w:val="none" w:sz="0" w:space="0" w:color="auto"/>
            <w:bottom w:val="none" w:sz="0" w:space="0" w:color="auto"/>
            <w:right w:val="none" w:sz="0" w:space="0" w:color="auto"/>
          </w:divBdr>
        </w:div>
        <w:div w:id="473177822">
          <w:marLeft w:val="480"/>
          <w:marRight w:val="0"/>
          <w:marTop w:val="0"/>
          <w:marBottom w:val="0"/>
          <w:divBdr>
            <w:top w:val="none" w:sz="0" w:space="0" w:color="auto"/>
            <w:left w:val="none" w:sz="0" w:space="0" w:color="auto"/>
            <w:bottom w:val="none" w:sz="0" w:space="0" w:color="auto"/>
            <w:right w:val="none" w:sz="0" w:space="0" w:color="auto"/>
          </w:divBdr>
        </w:div>
        <w:div w:id="490947897">
          <w:marLeft w:val="480"/>
          <w:marRight w:val="0"/>
          <w:marTop w:val="0"/>
          <w:marBottom w:val="0"/>
          <w:divBdr>
            <w:top w:val="none" w:sz="0" w:space="0" w:color="auto"/>
            <w:left w:val="none" w:sz="0" w:space="0" w:color="auto"/>
            <w:bottom w:val="none" w:sz="0" w:space="0" w:color="auto"/>
            <w:right w:val="none" w:sz="0" w:space="0" w:color="auto"/>
          </w:divBdr>
        </w:div>
        <w:div w:id="529806416">
          <w:marLeft w:val="480"/>
          <w:marRight w:val="0"/>
          <w:marTop w:val="0"/>
          <w:marBottom w:val="0"/>
          <w:divBdr>
            <w:top w:val="none" w:sz="0" w:space="0" w:color="auto"/>
            <w:left w:val="none" w:sz="0" w:space="0" w:color="auto"/>
            <w:bottom w:val="none" w:sz="0" w:space="0" w:color="auto"/>
            <w:right w:val="none" w:sz="0" w:space="0" w:color="auto"/>
          </w:divBdr>
        </w:div>
        <w:div w:id="557595437">
          <w:marLeft w:val="480"/>
          <w:marRight w:val="0"/>
          <w:marTop w:val="0"/>
          <w:marBottom w:val="0"/>
          <w:divBdr>
            <w:top w:val="none" w:sz="0" w:space="0" w:color="auto"/>
            <w:left w:val="none" w:sz="0" w:space="0" w:color="auto"/>
            <w:bottom w:val="none" w:sz="0" w:space="0" w:color="auto"/>
            <w:right w:val="none" w:sz="0" w:space="0" w:color="auto"/>
          </w:divBdr>
        </w:div>
        <w:div w:id="596600289">
          <w:marLeft w:val="480"/>
          <w:marRight w:val="0"/>
          <w:marTop w:val="0"/>
          <w:marBottom w:val="0"/>
          <w:divBdr>
            <w:top w:val="none" w:sz="0" w:space="0" w:color="auto"/>
            <w:left w:val="none" w:sz="0" w:space="0" w:color="auto"/>
            <w:bottom w:val="none" w:sz="0" w:space="0" w:color="auto"/>
            <w:right w:val="none" w:sz="0" w:space="0" w:color="auto"/>
          </w:divBdr>
        </w:div>
        <w:div w:id="698118087">
          <w:marLeft w:val="480"/>
          <w:marRight w:val="0"/>
          <w:marTop w:val="0"/>
          <w:marBottom w:val="0"/>
          <w:divBdr>
            <w:top w:val="none" w:sz="0" w:space="0" w:color="auto"/>
            <w:left w:val="none" w:sz="0" w:space="0" w:color="auto"/>
            <w:bottom w:val="none" w:sz="0" w:space="0" w:color="auto"/>
            <w:right w:val="none" w:sz="0" w:space="0" w:color="auto"/>
          </w:divBdr>
        </w:div>
        <w:div w:id="788940000">
          <w:marLeft w:val="480"/>
          <w:marRight w:val="0"/>
          <w:marTop w:val="0"/>
          <w:marBottom w:val="0"/>
          <w:divBdr>
            <w:top w:val="none" w:sz="0" w:space="0" w:color="auto"/>
            <w:left w:val="none" w:sz="0" w:space="0" w:color="auto"/>
            <w:bottom w:val="none" w:sz="0" w:space="0" w:color="auto"/>
            <w:right w:val="none" w:sz="0" w:space="0" w:color="auto"/>
          </w:divBdr>
        </w:div>
        <w:div w:id="799305444">
          <w:marLeft w:val="480"/>
          <w:marRight w:val="0"/>
          <w:marTop w:val="0"/>
          <w:marBottom w:val="0"/>
          <w:divBdr>
            <w:top w:val="none" w:sz="0" w:space="0" w:color="auto"/>
            <w:left w:val="none" w:sz="0" w:space="0" w:color="auto"/>
            <w:bottom w:val="none" w:sz="0" w:space="0" w:color="auto"/>
            <w:right w:val="none" w:sz="0" w:space="0" w:color="auto"/>
          </w:divBdr>
        </w:div>
        <w:div w:id="945500465">
          <w:marLeft w:val="480"/>
          <w:marRight w:val="0"/>
          <w:marTop w:val="0"/>
          <w:marBottom w:val="0"/>
          <w:divBdr>
            <w:top w:val="none" w:sz="0" w:space="0" w:color="auto"/>
            <w:left w:val="none" w:sz="0" w:space="0" w:color="auto"/>
            <w:bottom w:val="none" w:sz="0" w:space="0" w:color="auto"/>
            <w:right w:val="none" w:sz="0" w:space="0" w:color="auto"/>
          </w:divBdr>
        </w:div>
        <w:div w:id="1064647756">
          <w:marLeft w:val="480"/>
          <w:marRight w:val="0"/>
          <w:marTop w:val="0"/>
          <w:marBottom w:val="0"/>
          <w:divBdr>
            <w:top w:val="none" w:sz="0" w:space="0" w:color="auto"/>
            <w:left w:val="none" w:sz="0" w:space="0" w:color="auto"/>
            <w:bottom w:val="none" w:sz="0" w:space="0" w:color="auto"/>
            <w:right w:val="none" w:sz="0" w:space="0" w:color="auto"/>
          </w:divBdr>
        </w:div>
        <w:div w:id="1071002064">
          <w:marLeft w:val="480"/>
          <w:marRight w:val="0"/>
          <w:marTop w:val="0"/>
          <w:marBottom w:val="0"/>
          <w:divBdr>
            <w:top w:val="none" w:sz="0" w:space="0" w:color="auto"/>
            <w:left w:val="none" w:sz="0" w:space="0" w:color="auto"/>
            <w:bottom w:val="none" w:sz="0" w:space="0" w:color="auto"/>
            <w:right w:val="none" w:sz="0" w:space="0" w:color="auto"/>
          </w:divBdr>
        </w:div>
        <w:div w:id="1097554921">
          <w:marLeft w:val="480"/>
          <w:marRight w:val="0"/>
          <w:marTop w:val="0"/>
          <w:marBottom w:val="0"/>
          <w:divBdr>
            <w:top w:val="none" w:sz="0" w:space="0" w:color="auto"/>
            <w:left w:val="none" w:sz="0" w:space="0" w:color="auto"/>
            <w:bottom w:val="none" w:sz="0" w:space="0" w:color="auto"/>
            <w:right w:val="none" w:sz="0" w:space="0" w:color="auto"/>
          </w:divBdr>
        </w:div>
        <w:div w:id="1123621655">
          <w:marLeft w:val="480"/>
          <w:marRight w:val="0"/>
          <w:marTop w:val="0"/>
          <w:marBottom w:val="0"/>
          <w:divBdr>
            <w:top w:val="none" w:sz="0" w:space="0" w:color="auto"/>
            <w:left w:val="none" w:sz="0" w:space="0" w:color="auto"/>
            <w:bottom w:val="none" w:sz="0" w:space="0" w:color="auto"/>
            <w:right w:val="none" w:sz="0" w:space="0" w:color="auto"/>
          </w:divBdr>
        </w:div>
        <w:div w:id="1248490980">
          <w:marLeft w:val="480"/>
          <w:marRight w:val="0"/>
          <w:marTop w:val="0"/>
          <w:marBottom w:val="0"/>
          <w:divBdr>
            <w:top w:val="none" w:sz="0" w:space="0" w:color="auto"/>
            <w:left w:val="none" w:sz="0" w:space="0" w:color="auto"/>
            <w:bottom w:val="none" w:sz="0" w:space="0" w:color="auto"/>
            <w:right w:val="none" w:sz="0" w:space="0" w:color="auto"/>
          </w:divBdr>
        </w:div>
        <w:div w:id="1258056342">
          <w:marLeft w:val="480"/>
          <w:marRight w:val="0"/>
          <w:marTop w:val="0"/>
          <w:marBottom w:val="0"/>
          <w:divBdr>
            <w:top w:val="none" w:sz="0" w:space="0" w:color="auto"/>
            <w:left w:val="none" w:sz="0" w:space="0" w:color="auto"/>
            <w:bottom w:val="none" w:sz="0" w:space="0" w:color="auto"/>
            <w:right w:val="none" w:sz="0" w:space="0" w:color="auto"/>
          </w:divBdr>
        </w:div>
        <w:div w:id="1269312098">
          <w:marLeft w:val="480"/>
          <w:marRight w:val="0"/>
          <w:marTop w:val="0"/>
          <w:marBottom w:val="0"/>
          <w:divBdr>
            <w:top w:val="none" w:sz="0" w:space="0" w:color="auto"/>
            <w:left w:val="none" w:sz="0" w:space="0" w:color="auto"/>
            <w:bottom w:val="none" w:sz="0" w:space="0" w:color="auto"/>
            <w:right w:val="none" w:sz="0" w:space="0" w:color="auto"/>
          </w:divBdr>
        </w:div>
        <w:div w:id="1291667013">
          <w:marLeft w:val="480"/>
          <w:marRight w:val="0"/>
          <w:marTop w:val="0"/>
          <w:marBottom w:val="0"/>
          <w:divBdr>
            <w:top w:val="none" w:sz="0" w:space="0" w:color="auto"/>
            <w:left w:val="none" w:sz="0" w:space="0" w:color="auto"/>
            <w:bottom w:val="none" w:sz="0" w:space="0" w:color="auto"/>
            <w:right w:val="none" w:sz="0" w:space="0" w:color="auto"/>
          </w:divBdr>
        </w:div>
        <w:div w:id="1340699274">
          <w:marLeft w:val="480"/>
          <w:marRight w:val="0"/>
          <w:marTop w:val="0"/>
          <w:marBottom w:val="0"/>
          <w:divBdr>
            <w:top w:val="none" w:sz="0" w:space="0" w:color="auto"/>
            <w:left w:val="none" w:sz="0" w:space="0" w:color="auto"/>
            <w:bottom w:val="none" w:sz="0" w:space="0" w:color="auto"/>
            <w:right w:val="none" w:sz="0" w:space="0" w:color="auto"/>
          </w:divBdr>
        </w:div>
        <w:div w:id="1346443029">
          <w:marLeft w:val="480"/>
          <w:marRight w:val="0"/>
          <w:marTop w:val="0"/>
          <w:marBottom w:val="0"/>
          <w:divBdr>
            <w:top w:val="none" w:sz="0" w:space="0" w:color="auto"/>
            <w:left w:val="none" w:sz="0" w:space="0" w:color="auto"/>
            <w:bottom w:val="none" w:sz="0" w:space="0" w:color="auto"/>
            <w:right w:val="none" w:sz="0" w:space="0" w:color="auto"/>
          </w:divBdr>
        </w:div>
        <w:div w:id="1355957389">
          <w:marLeft w:val="480"/>
          <w:marRight w:val="0"/>
          <w:marTop w:val="0"/>
          <w:marBottom w:val="0"/>
          <w:divBdr>
            <w:top w:val="none" w:sz="0" w:space="0" w:color="auto"/>
            <w:left w:val="none" w:sz="0" w:space="0" w:color="auto"/>
            <w:bottom w:val="none" w:sz="0" w:space="0" w:color="auto"/>
            <w:right w:val="none" w:sz="0" w:space="0" w:color="auto"/>
          </w:divBdr>
        </w:div>
        <w:div w:id="1434789904">
          <w:marLeft w:val="480"/>
          <w:marRight w:val="0"/>
          <w:marTop w:val="0"/>
          <w:marBottom w:val="0"/>
          <w:divBdr>
            <w:top w:val="none" w:sz="0" w:space="0" w:color="auto"/>
            <w:left w:val="none" w:sz="0" w:space="0" w:color="auto"/>
            <w:bottom w:val="none" w:sz="0" w:space="0" w:color="auto"/>
            <w:right w:val="none" w:sz="0" w:space="0" w:color="auto"/>
          </w:divBdr>
        </w:div>
        <w:div w:id="1483043216">
          <w:marLeft w:val="480"/>
          <w:marRight w:val="0"/>
          <w:marTop w:val="0"/>
          <w:marBottom w:val="0"/>
          <w:divBdr>
            <w:top w:val="none" w:sz="0" w:space="0" w:color="auto"/>
            <w:left w:val="none" w:sz="0" w:space="0" w:color="auto"/>
            <w:bottom w:val="none" w:sz="0" w:space="0" w:color="auto"/>
            <w:right w:val="none" w:sz="0" w:space="0" w:color="auto"/>
          </w:divBdr>
        </w:div>
        <w:div w:id="1554731587">
          <w:marLeft w:val="480"/>
          <w:marRight w:val="0"/>
          <w:marTop w:val="0"/>
          <w:marBottom w:val="0"/>
          <w:divBdr>
            <w:top w:val="none" w:sz="0" w:space="0" w:color="auto"/>
            <w:left w:val="none" w:sz="0" w:space="0" w:color="auto"/>
            <w:bottom w:val="none" w:sz="0" w:space="0" w:color="auto"/>
            <w:right w:val="none" w:sz="0" w:space="0" w:color="auto"/>
          </w:divBdr>
        </w:div>
        <w:div w:id="1648362964">
          <w:marLeft w:val="480"/>
          <w:marRight w:val="0"/>
          <w:marTop w:val="0"/>
          <w:marBottom w:val="0"/>
          <w:divBdr>
            <w:top w:val="none" w:sz="0" w:space="0" w:color="auto"/>
            <w:left w:val="none" w:sz="0" w:space="0" w:color="auto"/>
            <w:bottom w:val="none" w:sz="0" w:space="0" w:color="auto"/>
            <w:right w:val="none" w:sz="0" w:space="0" w:color="auto"/>
          </w:divBdr>
        </w:div>
        <w:div w:id="1707100774">
          <w:marLeft w:val="480"/>
          <w:marRight w:val="0"/>
          <w:marTop w:val="0"/>
          <w:marBottom w:val="0"/>
          <w:divBdr>
            <w:top w:val="none" w:sz="0" w:space="0" w:color="auto"/>
            <w:left w:val="none" w:sz="0" w:space="0" w:color="auto"/>
            <w:bottom w:val="none" w:sz="0" w:space="0" w:color="auto"/>
            <w:right w:val="none" w:sz="0" w:space="0" w:color="auto"/>
          </w:divBdr>
        </w:div>
        <w:div w:id="1742756904">
          <w:marLeft w:val="480"/>
          <w:marRight w:val="0"/>
          <w:marTop w:val="0"/>
          <w:marBottom w:val="0"/>
          <w:divBdr>
            <w:top w:val="none" w:sz="0" w:space="0" w:color="auto"/>
            <w:left w:val="none" w:sz="0" w:space="0" w:color="auto"/>
            <w:bottom w:val="none" w:sz="0" w:space="0" w:color="auto"/>
            <w:right w:val="none" w:sz="0" w:space="0" w:color="auto"/>
          </w:divBdr>
        </w:div>
        <w:div w:id="1791440241">
          <w:marLeft w:val="480"/>
          <w:marRight w:val="0"/>
          <w:marTop w:val="0"/>
          <w:marBottom w:val="0"/>
          <w:divBdr>
            <w:top w:val="none" w:sz="0" w:space="0" w:color="auto"/>
            <w:left w:val="none" w:sz="0" w:space="0" w:color="auto"/>
            <w:bottom w:val="none" w:sz="0" w:space="0" w:color="auto"/>
            <w:right w:val="none" w:sz="0" w:space="0" w:color="auto"/>
          </w:divBdr>
        </w:div>
        <w:div w:id="2030638986">
          <w:marLeft w:val="480"/>
          <w:marRight w:val="0"/>
          <w:marTop w:val="0"/>
          <w:marBottom w:val="0"/>
          <w:divBdr>
            <w:top w:val="none" w:sz="0" w:space="0" w:color="auto"/>
            <w:left w:val="none" w:sz="0" w:space="0" w:color="auto"/>
            <w:bottom w:val="none" w:sz="0" w:space="0" w:color="auto"/>
            <w:right w:val="none" w:sz="0" w:space="0" w:color="auto"/>
          </w:divBdr>
        </w:div>
        <w:div w:id="2039622623">
          <w:marLeft w:val="480"/>
          <w:marRight w:val="0"/>
          <w:marTop w:val="0"/>
          <w:marBottom w:val="0"/>
          <w:divBdr>
            <w:top w:val="none" w:sz="0" w:space="0" w:color="auto"/>
            <w:left w:val="none" w:sz="0" w:space="0" w:color="auto"/>
            <w:bottom w:val="none" w:sz="0" w:space="0" w:color="auto"/>
            <w:right w:val="none" w:sz="0" w:space="0" w:color="auto"/>
          </w:divBdr>
        </w:div>
      </w:divsChild>
    </w:div>
    <w:div w:id="1501845191">
      <w:bodyDiv w:val="1"/>
      <w:marLeft w:val="0"/>
      <w:marRight w:val="0"/>
      <w:marTop w:val="0"/>
      <w:marBottom w:val="0"/>
      <w:divBdr>
        <w:top w:val="none" w:sz="0" w:space="0" w:color="auto"/>
        <w:left w:val="none" w:sz="0" w:space="0" w:color="auto"/>
        <w:bottom w:val="none" w:sz="0" w:space="0" w:color="auto"/>
        <w:right w:val="none" w:sz="0" w:space="0" w:color="auto"/>
      </w:divBdr>
      <w:divsChild>
        <w:div w:id="83647304">
          <w:marLeft w:val="480"/>
          <w:marRight w:val="0"/>
          <w:marTop w:val="0"/>
          <w:marBottom w:val="0"/>
          <w:divBdr>
            <w:top w:val="none" w:sz="0" w:space="0" w:color="auto"/>
            <w:left w:val="none" w:sz="0" w:space="0" w:color="auto"/>
            <w:bottom w:val="none" w:sz="0" w:space="0" w:color="auto"/>
            <w:right w:val="none" w:sz="0" w:space="0" w:color="auto"/>
          </w:divBdr>
        </w:div>
        <w:div w:id="103423806">
          <w:marLeft w:val="480"/>
          <w:marRight w:val="0"/>
          <w:marTop w:val="0"/>
          <w:marBottom w:val="0"/>
          <w:divBdr>
            <w:top w:val="none" w:sz="0" w:space="0" w:color="auto"/>
            <w:left w:val="none" w:sz="0" w:space="0" w:color="auto"/>
            <w:bottom w:val="none" w:sz="0" w:space="0" w:color="auto"/>
            <w:right w:val="none" w:sz="0" w:space="0" w:color="auto"/>
          </w:divBdr>
        </w:div>
        <w:div w:id="145363698">
          <w:marLeft w:val="480"/>
          <w:marRight w:val="0"/>
          <w:marTop w:val="0"/>
          <w:marBottom w:val="0"/>
          <w:divBdr>
            <w:top w:val="none" w:sz="0" w:space="0" w:color="auto"/>
            <w:left w:val="none" w:sz="0" w:space="0" w:color="auto"/>
            <w:bottom w:val="none" w:sz="0" w:space="0" w:color="auto"/>
            <w:right w:val="none" w:sz="0" w:space="0" w:color="auto"/>
          </w:divBdr>
        </w:div>
        <w:div w:id="205410066">
          <w:marLeft w:val="480"/>
          <w:marRight w:val="0"/>
          <w:marTop w:val="0"/>
          <w:marBottom w:val="0"/>
          <w:divBdr>
            <w:top w:val="none" w:sz="0" w:space="0" w:color="auto"/>
            <w:left w:val="none" w:sz="0" w:space="0" w:color="auto"/>
            <w:bottom w:val="none" w:sz="0" w:space="0" w:color="auto"/>
            <w:right w:val="none" w:sz="0" w:space="0" w:color="auto"/>
          </w:divBdr>
        </w:div>
        <w:div w:id="236209408">
          <w:marLeft w:val="480"/>
          <w:marRight w:val="0"/>
          <w:marTop w:val="0"/>
          <w:marBottom w:val="0"/>
          <w:divBdr>
            <w:top w:val="none" w:sz="0" w:space="0" w:color="auto"/>
            <w:left w:val="none" w:sz="0" w:space="0" w:color="auto"/>
            <w:bottom w:val="none" w:sz="0" w:space="0" w:color="auto"/>
            <w:right w:val="none" w:sz="0" w:space="0" w:color="auto"/>
          </w:divBdr>
        </w:div>
        <w:div w:id="241379035">
          <w:marLeft w:val="480"/>
          <w:marRight w:val="0"/>
          <w:marTop w:val="0"/>
          <w:marBottom w:val="0"/>
          <w:divBdr>
            <w:top w:val="none" w:sz="0" w:space="0" w:color="auto"/>
            <w:left w:val="none" w:sz="0" w:space="0" w:color="auto"/>
            <w:bottom w:val="none" w:sz="0" w:space="0" w:color="auto"/>
            <w:right w:val="none" w:sz="0" w:space="0" w:color="auto"/>
          </w:divBdr>
        </w:div>
        <w:div w:id="284391040">
          <w:marLeft w:val="480"/>
          <w:marRight w:val="0"/>
          <w:marTop w:val="0"/>
          <w:marBottom w:val="0"/>
          <w:divBdr>
            <w:top w:val="none" w:sz="0" w:space="0" w:color="auto"/>
            <w:left w:val="none" w:sz="0" w:space="0" w:color="auto"/>
            <w:bottom w:val="none" w:sz="0" w:space="0" w:color="auto"/>
            <w:right w:val="none" w:sz="0" w:space="0" w:color="auto"/>
          </w:divBdr>
        </w:div>
        <w:div w:id="455370350">
          <w:marLeft w:val="480"/>
          <w:marRight w:val="0"/>
          <w:marTop w:val="0"/>
          <w:marBottom w:val="0"/>
          <w:divBdr>
            <w:top w:val="none" w:sz="0" w:space="0" w:color="auto"/>
            <w:left w:val="none" w:sz="0" w:space="0" w:color="auto"/>
            <w:bottom w:val="none" w:sz="0" w:space="0" w:color="auto"/>
            <w:right w:val="none" w:sz="0" w:space="0" w:color="auto"/>
          </w:divBdr>
        </w:div>
        <w:div w:id="556628762">
          <w:marLeft w:val="480"/>
          <w:marRight w:val="0"/>
          <w:marTop w:val="0"/>
          <w:marBottom w:val="0"/>
          <w:divBdr>
            <w:top w:val="none" w:sz="0" w:space="0" w:color="auto"/>
            <w:left w:val="none" w:sz="0" w:space="0" w:color="auto"/>
            <w:bottom w:val="none" w:sz="0" w:space="0" w:color="auto"/>
            <w:right w:val="none" w:sz="0" w:space="0" w:color="auto"/>
          </w:divBdr>
        </w:div>
        <w:div w:id="579683650">
          <w:marLeft w:val="480"/>
          <w:marRight w:val="0"/>
          <w:marTop w:val="0"/>
          <w:marBottom w:val="0"/>
          <w:divBdr>
            <w:top w:val="none" w:sz="0" w:space="0" w:color="auto"/>
            <w:left w:val="none" w:sz="0" w:space="0" w:color="auto"/>
            <w:bottom w:val="none" w:sz="0" w:space="0" w:color="auto"/>
            <w:right w:val="none" w:sz="0" w:space="0" w:color="auto"/>
          </w:divBdr>
        </w:div>
        <w:div w:id="583534256">
          <w:marLeft w:val="480"/>
          <w:marRight w:val="0"/>
          <w:marTop w:val="0"/>
          <w:marBottom w:val="0"/>
          <w:divBdr>
            <w:top w:val="none" w:sz="0" w:space="0" w:color="auto"/>
            <w:left w:val="none" w:sz="0" w:space="0" w:color="auto"/>
            <w:bottom w:val="none" w:sz="0" w:space="0" w:color="auto"/>
            <w:right w:val="none" w:sz="0" w:space="0" w:color="auto"/>
          </w:divBdr>
        </w:div>
        <w:div w:id="603540840">
          <w:marLeft w:val="480"/>
          <w:marRight w:val="0"/>
          <w:marTop w:val="0"/>
          <w:marBottom w:val="0"/>
          <w:divBdr>
            <w:top w:val="none" w:sz="0" w:space="0" w:color="auto"/>
            <w:left w:val="none" w:sz="0" w:space="0" w:color="auto"/>
            <w:bottom w:val="none" w:sz="0" w:space="0" w:color="auto"/>
            <w:right w:val="none" w:sz="0" w:space="0" w:color="auto"/>
          </w:divBdr>
        </w:div>
        <w:div w:id="742796380">
          <w:marLeft w:val="480"/>
          <w:marRight w:val="0"/>
          <w:marTop w:val="0"/>
          <w:marBottom w:val="0"/>
          <w:divBdr>
            <w:top w:val="none" w:sz="0" w:space="0" w:color="auto"/>
            <w:left w:val="none" w:sz="0" w:space="0" w:color="auto"/>
            <w:bottom w:val="none" w:sz="0" w:space="0" w:color="auto"/>
            <w:right w:val="none" w:sz="0" w:space="0" w:color="auto"/>
          </w:divBdr>
        </w:div>
        <w:div w:id="798687528">
          <w:marLeft w:val="480"/>
          <w:marRight w:val="0"/>
          <w:marTop w:val="0"/>
          <w:marBottom w:val="0"/>
          <w:divBdr>
            <w:top w:val="none" w:sz="0" w:space="0" w:color="auto"/>
            <w:left w:val="none" w:sz="0" w:space="0" w:color="auto"/>
            <w:bottom w:val="none" w:sz="0" w:space="0" w:color="auto"/>
            <w:right w:val="none" w:sz="0" w:space="0" w:color="auto"/>
          </w:divBdr>
        </w:div>
        <w:div w:id="858155860">
          <w:marLeft w:val="480"/>
          <w:marRight w:val="0"/>
          <w:marTop w:val="0"/>
          <w:marBottom w:val="0"/>
          <w:divBdr>
            <w:top w:val="none" w:sz="0" w:space="0" w:color="auto"/>
            <w:left w:val="none" w:sz="0" w:space="0" w:color="auto"/>
            <w:bottom w:val="none" w:sz="0" w:space="0" w:color="auto"/>
            <w:right w:val="none" w:sz="0" w:space="0" w:color="auto"/>
          </w:divBdr>
        </w:div>
        <w:div w:id="889075892">
          <w:marLeft w:val="480"/>
          <w:marRight w:val="0"/>
          <w:marTop w:val="0"/>
          <w:marBottom w:val="0"/>
          <w:divBdr>
            <w:top w:val="none" w:sz="0" w:space="0" w:color="auto"/>
            <w:left w:val="none" w:sz="0" w:space="0" w:color="auto"/>
            <w:bottom w:val="none" w:sz="0" w:space="0" w:color="auto"/>
            <w:right w:val="none" w:sz="0" w:space="0" w:color="auto"/>
          </w:divBdr>
        </w:div>
        <w:div w:id="905989931">
          <w:marLeft w:val="480"/>
          <w:marRight w:val="0"/>
          <w:marTop w:val="0"/>
          <w:marBottom w:val="0"/>
          <w:divBdr>
            <w:top w:val="none" w:sz="0" w:space="0" w:color="auto"/>
            <w:left w:val="none" w:sz="0" w:space="0" w:color="auto"/>
            <w:bottom w:val="none" w:sz="0" w:space="0" w:color="auto"/>
            <w:right w:val="none" w:sz="0" w:space="0" w:color="auto"/>
          </w:divBdr>
        </w:div>
        <w:div w:id="923224713">
          <w:marLeft w:val="480"/>
          <w:marRight w:val="0"/>
          <w:marTop w:val="0"/>
          <w:marBottom w:val="0"/>
          <w:divBdr>
            <w:top w:val="none" w:sz="0" w:space="0" w:color="auto"/>
            <w:left w:val="none" w:sz="0" w:space="0" w:color="auto"/>
            <w:bottom w:val="none" w:sz="0" w:space="0" w:color="auto"/>
            <w:right w:val="none" w:sz="0" w:space="0" w:color="auto"/>
          </w:divBdr>
        </w:div>
        <w:div w:id="991563845">
          <w:marLeft w:val="480"/>
          <w:marRight w:val="0"/>
          <w:marTop w:val="0"/>
          <w:marBottom w:val="0"/>
          <w:divBdr>
            <w:top w:val="none" w:sz="0" w:space="0" w:color="auto"/>
            <w:left w:val="none" w:sz="0" w:space="0" w:color="auto"/>
            <w:bottom w:val="none" w:sz="0" w:space="0" w:color="auto"/>
            <w:right w:val="none" w:sz="0" w:space="0" w:color="auto"/>
          </w:divBdr>
        </w:div>
        <w:div w:id="1006445181">
          <w:marLeft w:val="480"/>
          <w:marRight w:val="0"/>
          <w:marTop w:val="0"/>
          <w:marBottom w:val="0"/>
          <w:divBdr>
            <w:top w:val="none" w:sz="0" w:space="0" w:color="auto"/>
            <w:left w:val="none" w:sz="0" w:space="0" w:color="auto"/>
            <w:bottom w:val="none" w:sz="0" w:space="0" w:color="auto"/>
            <w:right w:val="none" w:sz="0" w:space="0" w:color="auto"/>
          </w:divBdr>
        </w:div>
        <w:div w:id="1047148248">
          <w:marLeft w:val="480"/>
          <w:marRight w:val="0"/>
          <w:marTop w:val="0"/>
          <w:marBottom w:val="0"/>
          <w:divBdr>
            <w:top w:val="none" w:sz="0" w:space="0" w:color="auto"/>
            <w:left w:val="none" w:sz="0" w:space="0" w:color="auto"/>
            <w:bottom w:val="none" w:sz="0" w:space="0" w:color="auto"/>
            <w:right w:val="none" w:sz="0" w:space="0" w:color="auto"/>
          </w:divBdr>
        </w:div>
        <w:div w:id="1171481840">
          <w:marLeft w:val="480"/>
          <w:marRight w:val="0"/>
          <w:marTop w:val="0"/>
          <w:marBottom w:val="0"/>
          <w:divBdr>
            <w:top w:val="none" w:sz="0" w:space="0" w:color="auto"/>
            <w:left w:val="none" w:sz="0" w:space="0" w:color="auto"/>
            <w:bottom w:val="none" w:sz="0" w:space="0" w:color="auto"/>
            <w:right w:val="none" w:sz="0" w:space="0" w:color="auto"/>
          </w:divBdr>
        </w:div>
        <w:div w:id="1188060428">
          <w:marLeft w:val="480"/>
          <w:marRight w:val="0"/>
          <w:marTop w:val="0"/>
          <w:marBottom w:val="0"/>
          <w:divBdr>
            <w:top w:val="none" w:sz="0" w:space="0" w:color="auto"/>
            <w:left w:val="none" w:sz="0" w:space="0" w:color="auto"/>
            <w:bottom w:val="none" w:sz="0" w:space="0" w:color="auto"/>
            <w:right w:val="none" w:sz="0" w:space="0" w:color="auto"/>
          </w:divBdr>
        </w:div>
        <w:div w:id="1242987836">
          <w:marLeft w:val="480"/>
          <w:marRight w:val="0"/>
          <w:marTop w:val="0"/>
          <w:marBottom w:val="0"/>
          <w:divBdr>
            <w:top w:val="none" w:sz="0" w:space="0" w:color="auto"/>
            <w:left w:val="none" w:sz="0" w:space="0" w:color="auto"/>
            <w:bottom w:val="none" w:sz="0" w:space="0" w:color="auto"/>
            <w:right w:val="none" w:sz="0" w:space="0" w:color="auto"/>
          </w:divBdr>
        </w:div>
        <w:div w:id="1284337518">
          <w:marLeft w:val="480"/>
          <w:marRight w:val="0"/>
          <w:marTop w:val="0"/>
          <w:marBottom w:val="0"/>
          <w:divBdr>
            <w:top w:val="none" w:sz="0" w:space="0" w:color="auto"/>
            <w:left w:val="none" w:sz="0" w:space="0" w:color="auto"/>
            <w:bottom w:val="none" w:sz="0" w:space="0" w:color="auto"/>
            <w:right w:val="none" w:sz="0" w:space="0" w:color="auto"/>
          </w:divBdr>
        </w:div>
        <w:div w:id="1663894487">
          <w:marLeft w:val="480"/>
          <w:marRight w:val="0"/>
          <w:marTop w:val="0"/>
          <w:marBottom w:val="0"/>
          <w:divBdr>
            <w:top w:val="none" w:sz="0" w:space="0" w:color="auto"/>
            <w:left w:val="none" w:sz="0" w:space="0" w:color="auto"/>
            <w:bottom w:val="none" w:sz="0" w:space="0" w:color="auto"/>
            <w:right w:val="none" w:sz="0" w:space="0" w:color="auto"/>
          </w:divBdr>
        </w:div>
        <w:div w:id="1767339384">
          <w:marLeft w:val="480"/>
          <w:marRight w:val="0"/>
          <w:marTop w:val="0"/>
          <w:marBottom w:val="0"/>
          <w:divBdr>
            <w:top w:val="none" w:sz="0" w:space="0" w:color="auto"/>
            <w:left w:val="none" w:sz="0" w:space="0" w:color="auto"/>
            <w:bottom w:val="none" w:sz="0" w:space="0" w:color="auto"/>
            <w:right w:val="none" w:sz="0" w:space="0" w:color="auto"/>
          </w:divBdr>
        </w:div>
        <w:div w:id="1773937411">
          <w:marLeft w:val="480"/>
          <w:marRight w:val="0"/>
          <w:marTop w:val="0"/>
          <w:marBottom w:val="0"/>
          <w:divBdr>
            <w:top w:val="none" w:sz="0" w:space="0" w:color="auto"/>
            <w:left w:val="none" w:sz="0" w:space="0" w:color="auto"/>
            <w:bottom w:val="none" w:sz="0" w:space="0" w:color="auto"/>
            <w:right w:val="none" w:sz="0" w:space="0" w:color="auto"/>
          </w:divBdr>
        </w:div>
        <w:div w:id="1774202591">
          <w:marLeft w:val="480"/>
          <w:marRight w:val="0"/>
          <w:marTop w:val="0"/>
          <w:marBottom w:val="0"/>
          <w:divBdr>
            <w:top w:val="none" w:sz="0" w:space="0" w:color="auto"/>
            <w:left w:val="none" w:sz="0" w:space="0" w:color="auto"/>
            <w:bottom w:val="none" w:sz="0" w:space="0" w:color="auto"/>
            <w:right w:val="none" w:sz="0" w:space="0" w:color="auto"/>
          </w:divBdr>
        </w:div>
        <w:div w:id="1827355955">
          <w:marLeft w:val="480"/>
          <w:marRight w:val="0"/>
          <w:marTop w:val="0"/>
          <w:marBottom w:val="0"/>
          <w:divBdr>
            <w:top w:val="none" w:sz="0" w:space="0" w:color="auto"/>
            <w:left w:val="none" w:sz="0" w:space="0" w:color="auto"/>
            <w:bottom w:val="none" w:sz="0" w:space="0" w:color="auto"/>
            <w:right w:val="none" w:sz="0" w:space="0" w:color="auto"/>
          </w:divBdr>
        </w:div>
        <w:div w:id="1860582792">
          <w:marLeft w:val="480"/>
          <w:marRight w:val="0"/>
          <w:marTop w:val="0"/>
          <w:marBottom w:val="0"/>
          <w:divBdr>
            <w:top w:val="none" w:sz="0" w:space="0" w:color="auto"/>
            <w:left w:val="none" w:sz="0" w:space="0" w:color="auto"/>
            <w:bottom w:val="none" w:sz="0" w:space="0" w:color="auto"/>
            <w:right w:val="none" w:sz="0" w:space="0" w:color="auto"/>
          </w:divBdr>
        </w:div>
        <w:div w:id="1961914430">
          <w:marLeft w:val="480"/>
          <w:marRight w:val="0"/>
          <w:marTop w:val="0"/>
          <w:marBottom w:val="0"/>
          <w:divBdr>
            <w:top w:val="none" w:sz="0" w:space="0" w:color="auto"/>
            <w:left w:val="none" w:sz="0" w:space="0" w:color="auto"/>
            <w:bottom w:val="none" w:sz="0" w:space="0" w:color="auto"/>
            <w:right w:val="none" w:sz="0" w:space="0" w:color="auto"/>
          </w:divBdr>
        </w:div>
        <w:div w:id="2028604011">
          <w:marLeft w:val="480"/>
          <w:marRight w:val="0"/>
          <w:marTop w:val="0"/>
          <w:marBottom w:val="0"/>
          <w:divBdr>
            <w:top w:val="none" w:sz="0" w:space="0" w:color="auto"/>
            <w:left w:val="none" w:sz="0" w:space="0" w:color="auto"/>
            <w:bottom w:val="none" w:sz="0" w:space="0" w:color="auto"/>
            <w:right w:val="none" w:sz="0" w:space="0" w:color="auto"/>
          </w:divBdr>
        </w:div>
      </w:divsChild>
    </w:div>
    <w:div w:id="1505438592">
      <w:bodyDiv w:val="1"/>
      <w:marLeft w:val="0"/>
      <w:marRight w:val="0"/>
      <w:marTop w:val="0"/>
      <w:marBottom w:val="0"/>
      <w:divBdr>
        <w:top w:val="none" w:sz="0" w:space="0" w:color="auto"/>
        <w:left w:val="none" w:sz="0" w:space="0" w:color="auto"/>
        <w:bottom w:val="none" w:sz="0" w:space="0" w:color="auto"/>
        <w:right w:val="none" w:sz="0" w:space="0" w:color="auto"/>
      </w:divBdr>
    </w:div>
    <w:div w:id="1507940749">
      <w:bodyDiv w:val="1"/>
      <w:marLeft w:val="0"/>
      <w:marRight w:val="0"/>
      <w:marTop w:val="0"/>
      <w:marBottom w:val="0"/>
      <w:divBdr>
        <w:top w:val="none" w:sz="0" w:space="0" w:color="auto"/>
        <w:left w:val="none" w:sz="0" w:space="0" w:color="auto"/>
        <w:bottom w:val="none" w:sz="0" w:space="0" w:color="auto"/>
        <w:right w:val="none" w:sz="0" w:space="0" w:color="auto"/>
      </w:divBdr>
    </w:div>
    <w:div w:id="1510370139">
      <w:bodyDiv w:val="1"/>
      <w:marLeft w:val="0"/>
      <w:marRight w:val="0"/>
      <w:marTop w:val="0"/>
      <w:marBottom w:val="0"/>
      <w:divBdr>
        <w:top w:val="none" w:sz="0" w:space="0" w:color="auto"/>
        <w:left w:val="none" w:sz="0" w:space="0" w:color="auto"/>
        <w:bottom w:val="none" w:sz="0" w:space="0" w:color="auto"/>
        <w:right w:val="none" w:sz="0" w:space="0" w:color="auto"/>
      </w:divBdr>
    </w:div>
    <w:div w:id="1514538786">
      <w:bodyDiv w:val="1"/>
      <w:marLeft w:val="0"/>
      <w:marRight w:val="0"/>
      <w:marTop w:val="0"/>
      <w:marBottom w:val="0"/>
      <w:divBdr>
        <w:top w:val="none" w:sz="0" w:space="0" w:color="auto"/>
        <w:left w:val="none" w:sz="0" w:space="0" w:color="auto"/>
        <w:bottom w:val="none" w:sz="0" w:space="0" w:color="auto"/>
        <w:right w:val="none" w:sz="0" w:space="0" w:color="auto"/>
      </w:divBdr>
    </w:div>
    <w:div w:id="1517188049">
      <w:bodyDiv w:val="1"/>
      <w:marLeft w:val="0"/>
      <w:marRight w:val="0"/>
      <w:marTop w:val="0"/>
      <w:marBottom w:val="0"/>
      <w:divBdr>
        <w:top w:val="none" w:sz="0" w:space="0" w:color="auto"/>
        <w:left w:val="none" w:sz="0" w:space="0" w:color="auto"/>
        <w:bottom w:val="none" w:sz="0" w:space="0" w:color="auto"/>
        <w:right w:val="none" w:sz="0" w:space="0" w:color="auto"/>
      </w:divBdr>
    </w:div>
    <w:div w:id="1522040825">
      <w:bodyDiv w:val="1"/>
      <w:marLeft w:val="0"/>
      <w:marRight w:val="0"/>
      <w:marTop w:val="0"/>
      <w:marBottom w:val="0"/>
      <w:divBdr>
        <w:top w:val="none" w:sz="0" w:space="0" w:color="auto"/>
        <w:left w:val="none" w:sz="0" w:space="0" w:color="auto"/>
        <w:bottom w:val="none" w:sz="0" w:space="0" w:color="auto"/>
        <w:right w:val="none" w:sz="0" w:space="0" w:color="auto"/>
      </w:divBdr>
      <w:divsChild>
        <w:div w:id="111822257">
          <w:marLeft w:val="480"/>
          <w:marRight w:val="0"/>
          <w:marTop w:val="0"/>
          <w:marBottom w:val="0"/>
          <w:divBdr>
            <w:top w:val="none" w:sz="0" w:space="0" w:color="auto"/>
            <w:left w:val="none" w:sz="0" w:space="0" w:color="auto"/>
            <w:bottom w:val="none" w:sz="0" w:space="0" w:color="auto"/>
            <w:right w:val="none" w:sz="0" w:space="0" w:color="auto"/>
          </w:divBdr>
        </w:div>
        <w:div w:id="288241014">
          <w:marLeft w:val="480"/>
          <w:marRight w:val="0"/>
          <w:marTop w:val="0"/>
          <w:marBottom w:val="0"/>
          <w:divBdr>
            <w:top w:val="none" w:sz="0" w:space="0" w:color="auto"/>
            <w:left w:val="none" w:sz="0" w:space="0" w:color="auto"/>
            <w:bottom w:val="none" w:sz="0" w:space="0" w:color="auto"/>
            <w:right w:val="none" w:sz="0" w:space="0" w:color="auto"/>
          </w:divBdr>
        </w:div>
        <w:div w:id="340936420">
          <w:marLeft w:val="480"/>
          <w:marRight w:val="0"/>
          <w:marTop w:val="0"/>
          <w:marBottom w:val="0"/>
          <w:divBdr>
            <w:top w:val="none" w:sz="0" w:space="0" w:color="auto"/>
            <w:left w:val="none" w:sz="0" w:space="0" w:color="auto"/>
            <w:bottom w:val="none" w:sz="0" w:space="0" w:color="auto"/>
            <w:right w:val="none" w:sz="0" w:space="0" w:color="auto"/>
          </w:divBdr>
        </w:div>
        <w:div w:id="354501388">
          <w:marLeft w:val="480"/>
          <w:marRight w:val="0"/>
          <w:marTop w:val="0"/>
          <w:marBottom w:val="0"/>
          <w:divBdr>
            <w:top w:val="none" w:sz="0" w:space="0" w:color="auto"/>
            <w:left w:val="none" w:sz="0" w:space="0" w:color="auto"/>
            <w:bottom w:val="none" w:sz="0" w:space="0" w:color="auto"/>
            <w:right w:val="none" w:sz="0" w:space="0" w:color="auto"/>
          </w:divBdr>
        </w:div>
        <w:div w:id="371030691">
          <w:marLeft w:val="480"/>
          <w:marRight w:val="0"/>
          <w:marTop w:val="0"/>
          <w:marBottom w:val="0"/>
          <w:divBdr>
            <w:top w:val="none" w:sz="0" w:space="0" w:color="auto"/>
            <w:left w:val="none" w:sz="0" w:space="0" w:color="auto"/>
            <w:bottom w:val="none" w:sz="0" w:space="0" w:color="auto"/>
            <w:right w:val="none" w:sz="0" w:space="0" w:color="auto"/>
          </w:divBdr>
        </w:div>
        <w:div w:id="391391417">
          <w:marLeft w:val="480"/>
          <w:marRight w:val="0"/>
          <w:marTop w:val="0"/>
          <w:marBottom w:val="0"/>
          <w:divBdr>
            <w:top w:val="none" w:sz="0" w:space="0" w:color="auto"/>
            <w:left w:val="none" w:sz="0" w:space="0" w:color="auto"/>
            <w:bottom w:val="none" w:sz="0" w:space="0" w:color="auto"/>
            <w:right w:val="none" w:sz="0" w:space="0" w:color="auto"/>
          </w:divBdr>
        </w:div>
        <w:div w:id="572012614">
          <w:marLeft w:val="480"/>
          <w:marRight w:val="0"/>
          <w:marTop w:val="0"/>
          <w:marBottom w:val="0"/>
          <w:divBdr>
            <w:top w:val="none" w:sz="0" w:space="0" w:color="auto"/>
            <w:left w:val="none" w:sz="0" w:space="0" w:color="auto"/>
            <w:bottom w:val="none" w:sz="0" w:space="0" w:color="auto"/>
            <w:right w:val="none" w:sz="0" w:space="0" w:color="auto"/>
          </w:divBdr>
        </w:div>
        <w:div w:id="662318560">
          <w:marLeft w:val="480"/>
          <w:marRight w:val="0"/>
          <w:marTop w:val="0"/>
          <w:marBottom w:val="0"/>
          <w:divBdr>
            <w:top w:val="none" w:sz="0" w:space="0" w:color="auto"/>
            <w:left w:val="none" w:sz="0" w:space="0" w:color="auto"/>
            <w:bottom w:val="none" w:sz="0" w:space="0" w:color="auto"/>
            <w:right w:val="none" w:sz="0" w:space="0" w:color="auto"/>
          </w:divBdr>
        </w:div>
        <w:div w:id="733086024">
          <w:marLeft w:val="480"/>
          <w:marRight w:val="0"/>
          <w:marTop w:val="0"/>
          <w:marBottom w:val="0"/>
          <w:divBdr>
            <w:top w:val="none" w:sz="0" w:space="0" w:color="auto"/>
            <w:left w:val="none" w:sz="0" w:space="0" w:color="auto"/>
            <w:bottom w:val="none" w:sz="0" w:space="0" w:color="auto"/>
            <w:right w:val="none" w:sz="0" w:space="0" w:color="auto"/>
          </w:divBdr>
        </w:div>
        <w:div w:id="779254057">
          <w:marLeft w:val="480"/>
          <w:marRight w:val="0"/>
          <w:marTop w:val="0"/>
          <w:marBottom w:val="0"/>
          <w:divBdr>
            <w:top w:val="none" w:sz="0" w:space="0" w:color="auto"/>
            <w:left w:val="none" w:sz="0" w:space="0" w:color="auto"/>
            <w:bottom w:val="none" w:sz="0" w:space="0" w:color="auto"/>
            <w:right w:val="none" w:sz="0" w:space="0" w:color="auto"/>
          </w:divBdr>
        </w:div>
        <w:div w:id="890845728">
          <w:marLeft w:val="480"/>
          <w:marRight w:val="0"/>
          <w:marTop w:val="0"/>
          <w:marBottom w:val="0"/>
          <w:divBdr>
            <w:top w:val="none" w:sz="0" w:space="0" w:color="auto"/>
            <w:left w:val="none" w:sz="0" w:space="0" w:color="auto"/>
            <w:bottom w:val="none" w:sz="0" w:space="0" w:color="auto"/>
            <w:right w:val="none" w:sz="0" w:space="0" w:color="auto"/>
          </w:divBdr>
        </w:div>
        <w:div w:id="935016541">
          <w:marLeft w:val="480"/>
          <w:marRight w:val="0"/>
          <w:marTop w:val="0"/>
          <w:marBottom w:val="0"/>
          <w:divBdr>
            <w:top w:val="none" w:sz="0" w:space="0" w:color="auto"/>
            <w:left w:val="none" w:sz="0" w:space="0" w:color="auto"/>
            <w:bottom w:val="none" w:sz="0" w:space="0" w:color="auto"/>
            <w:right w:val="none" w:sz="0" w:space="0" w:color="auto"/>
          </w:divBdr>
        </w:div>
        <w:div w:id="978999903">
          <w:marLeft w:val="480"/>
          <w:marRight w:val="0"/>
          <w:marTop w:val="0"/>
          <w:marBottom w:val="0"/>
          <w:divBdr>
            <w:top w:val="none" w:sz="0" w:space="0" w:color="auto"/>
            <w:left w:val="none" w:sz="0" w:space="0" w:color="auto"/>
            <w:bottom w:val="none" w:sz="0" w:space="0" w:color="auto"/>
            <w:right w:val="none" w:sz="0" w:space="0" w:color="auto"/>
          </w:divBdr>
        </w:div>
        <w:div w:id="1038159975">
          <w:marLeft w:val="480"/>
          <w:marRight w:val="0"/>
          <w:marTop w:val="0"/>
          <w:marBottom w:val="0"/>
          <w:divBdr>
            <w:top w:val="none" w:sz="0" w:space="0" w:color="auto"/>
            <w:left w:val="none" w:sz="0" w:space="0" w:color="auto"/>
            <w:bottom w:val="none" w:sz="0" w:space="0" w:color="auto"/>
            <w:right w:val="none" w:sz="0" w:space="0" w:color="auto"/>
          </w:divBdr>
        </w:div>
        <w:div w:id="1182863480">
          <w:marLeft w:val="480"/>
          <w:marRight w:val="0"/>
          <w:marTop w:val="0"/>
          <w:marBottom w:val="0"/>
          <w:divBdr>
            <w:top w:val="none" w:sz="0" w:space="0" w:color="auto"/>
            <w:left w:val="none" w:sz="0" w:space="0" w:color="auto"/>
            <w:bottom w:val="none" w:sz="0" w:space="0" w:color="auto"/>
            <w:right w:val="none" w:sz="0" w:space="0" w:color="auto"/>
          </w:divBdr>
        </w:div>
        <w:div w:id="1185436768">
          <w:marLeft w:val="480"/>
          <w:marRight w:val="0"/>
          <w:marTop w:val="0"/>
          <w:marBottom w:val="0"/>
          <w:divBdr>
            <w:top w:val="none" w:sz="0" w:space="0" w:color="auto"/>
            <w:left w:val="none" w:sz="0" w:space="0" w:color="auto"/>
            <w:bottom w:val="none" w:sz="0" w:space="0" w:color="auto"/>
            <w:right w:val="none" w:sz="0" w:space="0" w:color="auto"/>
          </w:divBdr>
        </w:div>
        <w:div w:id="1292709961">
          <w:marLeft w:val="480"/>
          <w:marRight w:val="0"/>
          <w:marTop w:val="0"/>
          <w:marBottom w:val="0"/>
          <w:divBdr>
            <w:top w:val="none" w:sz="0" w:space="0" w:color="auto"/>
            <w:left w:val="none" w:sz="0" w:space="0" w:color="auto"/>
            <w:bottom w:val="none" w:sz="0" w:space="0" w:color="auto"/>
            <w:right w:val="none" w:sz="0" w:space="0" w:color="auto"/>
          </w:divBdr>
        </w:div>
        <w:div w:id="1344744075">
          <w:marLeft w:val="480"/>
          <w:marRight w:val="0"/>
          <w:marTop w:val="0"/>
          <w:marBottom w:val="0"/>
          <w:divBdr>
            <w:top w:val="none" w:sz="0" w:space="0" w:color="auto"/>
            <w:left w:val="none" w:sz="0" w:space="0" w:color="auto"/>
            <w:bottom w:val="none" w:sz="0" w:space="0" w:color="auto"/>
            <w:right w:val="none" w:sz="0" w:space="0" w:color="auto"/>
          </w:divBdr>
        </w:div>
        <w:div w:id="1400516551">
          <w:marLeft w:val="480"/>
          <w:marRight w:val="0"/>
          <w:marTop w:val="0"/>
          <w:marBottom w:val="0"/>
          <w:divBdr>
            <w:top w:val="none" w:sz="0" w:space="0" w:color="auto"/>
            <w:left w:val="none" w:sz="0" w:space="0" w:color="auto"/>
            <w:bottom w:val="none" w:sz="0" w:space="0" w:color="auto"/>
            <w:right w:val="none" w:sz="0" w:space="0" w:color="auto"/>
          </w:divBdr>
        </w:div>
        <w:div w:id="1411780434">
          <w:marLeft w:val="480"/>
          <w:marRight w:val="0"/>
          <w:marTop w:val="0"/>
          <w:marBottom w:val="0"/>
          <w:divBdr>
            <w:top w:val="none" w:sz="0" w:space="0" w:color="auto"/>
            <w:left w:val="none" w:sz="0" w:space="0" w:color="auto"/>
            <w:bottom w:val="none" w:sz="0" w:space="0" w:color="auto"/>
            <w:right w:val="none" w:sz="0" w:space="0" w:color="auto"/>
          </w:divBdr>
        </w:div>
        <w:div w:id="1427768774">
          <w:marLeft w:val="480"/>
          <w:marRight w:val="0"/>
          <w:marTop w:val="0"/>
          <w:marBottom w:val="0"/>
          <w:divBdr>
            <w:top w:val="none" w:sz="0" w:space="0" w:color="auto"/>
            <w:left w:val="none" w:sz="0" w:space="0" w:color="auto"/>
            <w:bottom w:val="none" w:sz="0" w:space="0" w:color="auto"/>
            <w:right w:val="none" w:sz="0" w:space="0" w:color="auto"/>
          </w:divBdr>
        </w:div>
        <w:div w:id="1471827818">
          <w:marLeft w:val="480"/>
          <w:marRight w:val="0"/>
          <w:marTop w:val="0"/>
          <w:marBottom w:val="0"/>
          <w:divBdr>
            <w:top w:val="none" w:sz="0" w:space="0" w:color="auto"/>
            <w:left w:val="none" w:sz="0" w:space="0" w:color="auto"/>
            <w:bottom w:val="none" w:sz="0" w:space="0" w:color="auto"/>
            <w:right w:val="none" w:sz="0" w:space="0" w:color="auto"/>
          </w:divBdr>
        </w:div>
        <w:div w:id="1492024573">
          <w:marLeft w:val="480"/>
          <w:marRight w:val="0"/>
          <w:marTop w:val="0"/>
          <w:marBottom w:val="0"/>
          <w:divBdr>
            <w:top w:val="none" w:sz="0" w:space="0" w:color="auto"/>
            <w:left w:val="none" w:sz="0" w:space="0" w:color="auto"/>
            <w:bottom w:val="none" w:sz="0" w:space="0" w:color="auto"/>
            <w:right w:val="none" w:sz="0" w:space="0" w:color="auto"/>
          </w:divBdr>
        </w:div>
        <w:div w:id="1715501966">
          <w:marLeft w:val="480"/>
          <w:marRight w:val="0"/>
          <w:marTop w:val="0"/>
          <w:marBottom w:val="0"/>
          <w:divBdr>
            <w:top w:val="none" w:sz="0" w:space="0" w:color="auto"/>
            <w:left w:val="none" w:sz="0" w:space="0" w:color="auto"/>
            <w:bottom w:val="none" w:sz="0" w:space="0" w:color="auto"/>
            <w:right w:val="none" w:sz="0" w:space="0" w:color="auto"/>
          </w:divBdr>
        </w:div>
        <w:div w:id="1855264231">
          <w:marLeft w:val="480"/>
          <w:marRight w:val="0"/>
          <w:marTop w:val="0"/>
          <w:marBottom w:val="0"/>
          <w:divBdr>
            <w:top w:val="none" w:sz="0" w:space="0" w:color="auto"/>
            <w:left w:val="none" w:sz="0" w:space="0" w:color="auto"/>
            <w:bottom w:val="none" w:sz="0" w:space="0" w:color="auto"/>
            <w:right w:val="none" w:sz="0" w:space="0" w:color="auto"/>
          </w:divBdr>
        </w:div>
        <w:div w:id="1890408952">
          <w:marLeft w:val="480"/>
          <w:marRight w:val="0"/>
          <w:marTop w:val="0"/>
          <w:marBottom w:val="0"/>
          <w:divBdr>
            <w:top w:val="none" w:sz="0" w:space="0" w:color="auto"/>
            <w:left w:val="none" w:sz="0" w:space="0" w:color="auto"/>
            <w:bottom w:val="none" w:sz="0" w:space="0" w:color="auto"/>
            <w:right w:val="none" w:sz="0" w:space="0" w:color="auto"/>
          </w:divBdr>
        </w:div>
        <w:div w:id="1910649114">
          <w:marLeft w:val="480"/>
          <w:marRight w:val="0"/>
          <w:marTop w:val="0"/>
          <w:marBottom w:val="0"/>
          <w:divBdr>
            <w:top w:val="none" w:sz="0" w:space="0" w:color="auto"/>
            <w:left w:val="none" w:sz="0" w:space="0" w:color="auto"/>
            <w:bottom w:val="none" w:sz="0" w:space="0" w:color="auto"/>
            <w:right w:val="none" w:sz="0" w:space="0" w:color="auto"/>
          </w:divBdr>
        </w:div>
        <w:div w:id="1967546528">
          <w:marLeft w:val="480"/>
          <w:marRight w:val="0"/>
          <w:marTop w:val="0"/>
          <w:marBottom w:val="0"/>
          <w:divBdr>
            <w:top w:val="none" w:sz="0" w:space="0" w:color="auto"/>
            <w:left w:val="none" w:sz="0" w:space="0" w:color="auto"/>
            <w:bottom w:val="none" w:sz="0" w:space="0" w:color="auto"/>
            <w:right w:val="none" w:sz="0" w:space="0" w:color="auto"/>
          </w:divBdr>
        </w:div>
        <w:div w:id="2136870400">
          <w:marLeft w:val="480"/>
          <w:marRight w:val="0"/>
          <w:marTop w:val="0"/>
          <w:marBottom w:val="0"/>
          <w:divBdr>
            <w:top w:val="none" w:sz="0" w:space="0" w:color="auto"/>
            <w:left w:val="none" w:sz="0" w:space="0" w:color="auto"/>
            <w:bottom w:val="none" w:sz="0" w:space="0" w:color="auto"/>
            <w:right w:val="none" w:sz="0" w:space="0" w:color="auto"/>
          </w:divBdr>
        </w:div>
      </w:divsChild>
    </w:div>
    <w:div w:id="1526357977">
      <w:bodyDiv w:val="1"/>
      <w:marLeft w:val="0"/>
      <w:marRight w:val="0"/>
      <w:marTop w:val="0"/>
      <w:marBottom w:val="0"/>
      <w:divBdr>
        <w:top w:val="none" w:sz="0" w:space="0" w:color="auto"/>
        <w:left w:val="none" w:sz="0" w:space="0" w:color="auto"/>
        <w:bottom w:val="none" w:sz="0" w:space="0" w:color="auto"/>
        <w:right w:val="none" w:sz="0" w:space="0" w:color="auto"/>
      </w:divBdr>
    </w:div>
    <w:div w:id="1532495654">
      <w:bodyDiv w:val="1"/>
      <w:marLeft w:val="0"/>
      <w:marRight w:val="0"/>
      <w:marTop w:val="0"/>
      <w:marBottom w:val="0"/>
      <w:divBdr>
        <w:top w:val="none" w:sz="0" w:space="0" w:color="auto"/>
        <w:left w:val="none" w:sz="0" w:space="0" w:color="auto"/>
        <w:bottom w:val="none" w:sz="0" w:space="0" w:color="auto"/>
        <w:right w:val="none" w:sz="0" w:space="0" w:color="auto"/>
      </w:divBdr>
    </w:div>
    <w:div w:id="1533224044">
      <w:bodyDiv w:val="1"/>
      <w:marLeft w:val="0"/>
      <w:marRight w:val="0"/>
      <w:marTop w:val="0"/>
      <w:marBottom w:val="0"/>
      <w:divBdr>
        <w:top w:val="none" w:sz="0" w:space="0" w:color="auto"/>
        <w:left w:val="none" w:sz="0" w:space="0" w:color="auto"/>
        <w:bottom w:val="none" w:sz="0" w:space="0" w:color="auto"/>
        <w:right w:val="none" w:sz="0" w:space="0" w:color="auto"/>
      </w:divBdr>
    </w:div>
    <w:div w:id="1535147066">
      <w:bodyDiv w:val="1"/>
      <w:marLeft w:val="0"/>
      <w:marRight w:val="0"/>
      <w:marTop w:val="0"/>
      <w:marBottom w:val="0"/>
      <w:divBdr>
        <w:top w:val="none" w:sz="0" w:space="0" w:color="auto"/>
        <w:left w:val="none" w:sz="0" w:space="0" w:color="auto"/>
        <w:bottom w:val="none" w:sz="0" w:space="0" w:color="auto"/>
        <w:right w:val="none" w:sz="0" w:space="0" w:color="auto"/>
      </w:divBdr>
    </w:div>
    <w:div w:id="1538855973">
      <w:bodyDiv w:val="1"/>
      <w:marLeft w:val="0"/>
      <w:marRight w:val="0"/>
      <w:marTop w:val="0"/>
      <w:marBottom w:val="0"/>
      <w:divBdr>
        <w:top w:val="none" w:sz="0" w:space="0" w:color="auto"/>
        <w:left w:val="none" w:sz="0" w:space="0" w:color="auto"/>
        <w:bottom w:val="none" w:sz="0" w:space="0" w:color="auto"/>
        <w:right w:val="none" w:sz="0" w:space="0" w:color="auto"/>
      </w:divBdr>
    </w:div>
    <w:div w:id="1539009557">
      <w:bodyDiv w:val="1"/>
      <w:marLeft w:val="0"/>
      <w:marRight w:val="0"/>
      <w:marTop w:val="0"/>
      <w:marBottom w:val="0"/>
      <w:divBdr>
        <w:top w:val="none" w:sz="0" w:space="0" w:color="auto"/>
        <w:left w:val="none" w:sz="0" w:space="0" w:color="auto"/>
        <w:bottom w:val="none" w:sz="0" w:space="0" w:color="auto"/>
        <w:right w:val="none" w:sz="0" w:space="0" w:color="auto"/>
      </w:divBdr>
    </w:div>
    <w:div w:id="1540509803">
      <w:bodyDiv w:val="1"/>
      <w:marLeft w:val="0"/>
      <w:marRight w:val="0"/>
      <w:marTop w:val="0"/>
      <w:marBottom w:val="0"/>
      <w:divBdr>
        <w:top w:val="none" w:sz="0" w:space="0" w:color="auto"/>
        <w:left w:val="none" w:sz="0" w:space="0" w:color="auto"/>
        <w:bottom w:val="none" w:sz="0" w:space="0" w:color="auto"/>
        <w:right w:val="none" w:sz="0" w:space="0" w:color="auto"/>
      </w:divBdr>
    </w:div>
    <w:div w:id="1541553151">
      <w:bodyDiv w:val="1"/>
      <w:marLeft w:val="0"/>
      <w:marRight w:val="0"/>
      <w:marTop w:val="0"/>
      <w:marBottom w:val="0"/>
      <w:divBdr>
        <w:top w:val="none" w:sz="0" w:space="0" w:color="auto"/>
        <w:left w:val="none" w:sz="0" w:space="0" w:color="auto"/>
        <w:bottom w:val="none" w:sz="0" w:space="0" w:color="auto"/>
        <w:right w:val="none" w:sz="0" w:space="0" w:color="auto"/>
      </w:divBdr>
    </w:div>
    <w:div w:id="1542670970">
      <w:bodyDiv w:val="1"/>
      <w:marLeft w:val="0"/>
      <w:marRight w:val="0"/>
      <w:marTop w:val="0"/>
      <w:marBottom w:val="0"/>
      <w:divBdr>
        <w:top w:val="none" w:sz="0" w:space="0" w:color="auto"/>
        <w:left w:val="none" w:sz="0" w:space="0" w:color="auto"/>
        <w:bottom w:val="none" w:sz="0" w:space="0" w:color="auto"/>
        <w:right w:val="none" w:sz="0" w:space="0" w:color="auto"/>
      </w:divBdr>
    </w:div>
    <w:div w:id="1543205775">
      <w:bodyDiv w:val="1"/>
      <w:marLeft w:val="0"/>
      <w:marRight w:val="0"/>
      <w:marTop w:val="0"/>
      <w:marBottom w:val="0"/>
      <w:divBdr>
        <w:top w:val="none" w:sz="0" w:space="0" w:color="auto"/>
        <w:left w:val="none" w:sz="0" w:space="0" w:color="auto"/>
        <w:bottom w:val="none" w:sz="0" w:space="0" w:color="auto"/>
        <w:right w:val="none" w:sz="0" w:space="0" w:color="auto"/>
      </w:divBdr>
      <w:divsChild>
        <w:div w:id="47803749">
          <w:marLeft w:val="480"/>
          <w:marRight w:val="0"/>
          <w:marTop w:val="0"/>
          <w:marBottom w:val="0"/>
          <w:divBdr>
            <w:top w:val="none" w:sz="0" w:space="0" w:color="auto"/>
            <w:left w:val="none" w:sz="0" w:space="0" w:color="auto"/>
            <w:bottom w:val="none" w:sz="0" w:space="0" w:color="auto"/>
            <w:right w:val="none" w:sz="0" w:space="0" w:color="auto"/>
          </w:divBdr>
        </w:div>
        <w:div w:id="89661804">
          <w:marLeft w:val="480"/>
          <w:marRight w:val="0"/>
          <w:marTop w:val="0"/>
          <w:marBottom w:val="0"/>
          <w:divBdr>
            <w:top w:val="none" w:sz="0" w:space="0" w:color="auto"/>
            <w:left w:val="none" w:sz="0" w:space="0" w:color="auto"/>
            <w:bottom w:val="none" w:sz="0" w:space="0" w:color="auto"/>
            <w:right w:val="none" w:sz="0" w:space="0" w:color="auto"/>
          </w:divBdr>
        </w:div>
        <w:div w:id="160629479">
          <w:marLeft w:val="480"/>
          <w:marRight w:val="0"/>
          <w:marTop w:val="0"/>
          <w:marBottom w:val="0"/>
          <w:divBdr>
            <w:top w:val="none" w:sz="0" w:space="0" w:color="auto"/>
            <w:left w:val="none" w:sz="0" w:space="0" w:color="auto"/>
            <w:bottom w:val="none" w:sz="0" w:space="0" w:color="auto"/>
            <w:right w:val="none" w:sz="0" w:space="0" w:color="auto"/>
          </w:divBdr>
        </w:div>
        <w:div w:id="173693050">
          <w:marLeft w:val="480"/>
          <w:marRight w:val="0"/>
          <w:marTop w:val="0"/>
          <w:marBottom w:val="0"/>
          <w:divBdr>
            <w:top w:val="none" w:sz="0" w:space="0" w:color="auto"/>
            <w:left w:val="none" w:sz="0" w:space="0" w:color="auto"/>
            <w:bottom w:val="none" w:sz="0" w:space="0" w:color="auto"/>
            <w:right w:val="none" w:sz="0" w:space="0" w:color="auto"/>
          </w:divBdr>
        </w:div>
        <w:div w:id="263617226">
          <w:marLeft w:val="480"/>
          <w:marRight w:val="0"/>
          <w:marTop w:val="0"/>
          <w:marBottom w:val="0"/>
          <w:divBdr>
            <w:top w:val="none" w:sz="0" w:space="0" w:color="auto"/>
            <w:left w:val="none" w:sz="0" w:space="0" w:color="auto"/>
            <w:bottom w:val="none" w:sz="0" w:space="0" w:color="auto"/>
            <w:right w:val="none" w:sz="0" w:space="0" w:color="auto"/>
          </w:divBdr>
        </w:div>
        <w:div w:id="304504804">
          <w:marLeft w:val="480"/>
          <w:marRight w:val="0"/>
          <w:marTop w:val="0"/>
          <w:marBottom w:val="0"/>
          <w:divBdr>
            <w:top w:val="none" w:sz="0" w:space="0" w:color="auto"/>
            <w:left w:val="none" w:sz="0" w:space="0" w:color="auto"/>
            <w:bottom w:val="none" w:sz="0" w:space="0" w:color="auto"/>
            <w:right w:val="none" w:sz="0" w:space="0" w:color="auto"/>
          </w:divBdr>
        </w:div>
        <w:div w:id="480777782">
          <w:marLeft w:val="480"/>
          <w:marRight w:val="0"/>
          <w:marTop w:val="0"/>
          <w:marBottom w:val="0"/>
          <w:divBdr>
            <w:top w:val="none" w:sz="0" w:space="0" w:color="auto"/>
            <w:left w:val="none" w:sz="0" w:space="0" w:color="auto"/>
            <w:bottom w:val="none" w:sz="0" w:space="0" w:color="auto"/>
            <w:right w:val="none" w:sz="0" w:space="0" w:color="auto"/>
          </w:divBdr>
        </w:div>
        <w:div w:id="513032206">
          <w:marLeft w:val="480"/>
          <w:marRight w:val="0"/>
          <w:marTop w:val="0"/>
          <w:marBottom w:val="0"/>
          <w:divBdr>
            <w:top w:val="none" w:sz="0" w:space="0" w:color="auto"/>
            <w:left w:val="none" w:sz="0" w:space="0" w:color="auto"/>
            <w:bottom w:val="none" w:sz="0" w:space="0" w:color="auto"/>
            <w:right w:val="none" w:sz="0" w:space="0" w:color="auto"/>
          </w:divBdr>
        </w:div>
        <w:div w:id="532042401">
          <w:marLeft w:val="480"/>
          <w:marRight w:val="0"/>
          <w:marTop w:val="0"/>
          <w:marBottom w:val="0"/>
          <w:divBdr>
            <w:top w:val="none" w:sz="0" w:space="0" w:color="auto"/>
            <w:left w:val="none" w:sz="0" w:space="0" w:color="auto"/>
            <w:bottom w:val="none" w:sz="0" w:space="0" w:color="auto"/>
            <w:right w:val="none" w:sz="0" w:space="0" w:color="auto"/>
          </w:divBdr>
        </w:div>
        <w:div w:id="625552709">
          <w:marLeft w:val="480"/>
          <w:marRight w:val="0"/>
          <w:marTop w:val="0"/>
          <w:marBottom w:val="0"/>
          <w:divBdr>
            <w:top w:val="none" w:sz="0" w:space="0" w:color="auto"/>
            <w:left w:val="none" w:sz="0" w:space="0" w:color="auto"/>
            <w:bottom w:val="none" w:sz="0" w:space="0" w:color="auto"/>
            <w:right w:val="none" w:sz="0" w:space="0" w:color="auto"/>
          </w:divBdr>
        </w:div>
        <w:div w:id="689336005">
          <w:marLeft w:val="480"/>
          <w:marRight w:val="0"/>
          <w:marTop w:val="0"/>
          <w:marBottom w:val="0"/>
          <w:divBdr>
            <w:top w:val="none" w:sz="0" w:space="0" w:color="auto"/>
            <w:left w:val="none" w:sz="0" w:space="0" w:color="auto"/>
            <w:bottom w:val="none" w:sz="0" w:space="0" w:color="auto"/>
            <w:right w:val="none" w:sz="0" w:space="0" w:color="auto"/>
          </w:divBdr>
        </w:div>
        <w:div w:id="759063014">
          <w:marLeft w:val="480"/>
          <w:marRight w:val="0"/>
          <w:marTop w:val="0"/>
          <w:marBottom w:val="0"/>
          <w:divBdr>
            <w:top w:val="none" w:sz="0" w:space="0" w:color="auto"/>
            <w:left w:val="none" w:sz="0" w:space="0" w:color="auto"/>
            <w:bottom w:val="none" w:sz="0" w:space="0" w:color="auto"/>
            <w:right w:val="none" w:sz="0" w:space="0" w:color="auto"/>
          </w:divBdr>
        </w:div>
        <w:div w:id="780606701">
          <w:marLeft w:val="480"/>
          <w:marRight w:val="0"/>
          <w:marTop w:val="0"/>
          <w:marBottom w:val="0"/>
          <w:divBdr>
            <w:top w:val="none" w:sz="0" w:space="0" w:color="auto"/>
            <w:left w:val="none" w:sz="0" w:space="0" w:color="auto"/>
            <w:bottom w:val="none" w:sz="0" w:space="0" w:color="auto"/>
            <w:right w:val="none" w:sz="0" w:space="0" w:color="auto"/>
          </w:divBdr>
        </w:div>
        <w:div w:id="885457540">
          <w:marLeft w:val="480"/>
          <w:marRight w:val="0"/>
          <w:marTop w:val="0"/>
          <w:marBottom w:val="0"/>
          <w:divBdr>
            <w:top w:val="none" w:sz="0" w:space="0" w:color="auto"/>
            <w:left w:val="none" w:sz="0" w:space="0" w:color="auto"/>
            <w:bottom w:val="none" w:sz="0" w:space="0" w:color="auto"/>
            <w:right w:val="none" w:sz="0" w:space="0" w:color="auto"/>
          </w:divBdr>
        </w:div>
        <w:div w:id="915699994">
          <w:marLeft w:val="480"/>
          <w:marRight w:val="0"/>
          <w:marTop w:val="0"/>
          <w:marBottom w:val="0"/>
          <w:divBdr>
            <w:top w:val="none" w:sz="0" w:space="0" w:color="auto"/>
            <w:left w:val="none" w:sz="0" w:space="0" w:color="auto"/>
            <w:bottom w:val="none" w:sz="0" w:space="0" w:color="auto"/>
            <w:right w:val="none" w:sz="0" w:space="0" w:color="auto"/>
          </w:divBdr>
        </w:div>
        <w:div w:id="966663584">
          <w:marLeft w:val="480"/>
          <w:marRight w:val="0"/>
          <w:marTop w:val="0"/>
          <w:marBottom w:val="0"/>
          <w:divBdr>
            <w:top w:val="none" w:sz="0" w:space="0" w:color="auto"/>
            <w:left w:val="none" w:sz="0" w:space="0" w:color="auto"/>
            <w:bottom w:val="none" w:sz="0" w:space="0" w:color="auto"/>
            <w:right w:val="none" w:sz="0" w:space="0" w:color="auto"/>
          </w:divBdr>
        </w:div>
        <w:div w:id="978071292">
          <w:marLeft w:val="480"/>
          <w:marRight w:val="0"/>
          <w:marTop w:val="0"/>
          <w:marBottom w:val="0"/>
          <w:divBdr>
            <w:top w:val="none" w:sz="0" w:space="0" w:color="auto"/>
            <w:left w:val="none" w:sz="0" w:space="0" w:color="auto"/>
            <w:bottom w:val="none" w:sz="0" w:space="0" w:color="auto"/>
            <w:right w:val="none" w:sz="0" w:space="0" w:color="auto"/>
          </w:divBdr>
        </w:div>
        <w:div w:id="1008172575">
          <w:marLeft w:val="480"/>
          <w:marRight w:val="0"/>
          <w:marTop w:val="0"/>
          <w:marBottom w:val="0"/>
          <w:divBdr>
            <w:top w:val="none" w:sz="0" w:space="0" w:color="auto"/>
            <w:left w:val="none" w:sz="0" w:space="0" w:color="auto"/>
            <w:bottom w:val="none" w:sz="0" w:space="0" w:color="auto"/>
            <w:right w:val="none" w:sz="0" w:space="0" w:color="auto"/>
          </w:divBdr>
        </w:div>
        <w:div w:id="1039628028">
          <w:marLeft w:val="480"/>
          <w:marRight w:val="0"/>
          <w:marTop w:val="0"/>
          <w:marBottom w:val="0"/>
          <w:divBdr>
            <w:top w:val="none" w:sz="0" w:space="0" w:color="auto"/>
            <w:left w:val="none" w:sz="0" w:space="0" w:color="auto"/>
            <w:bottom w:val="none" w:sz="0" w:space="0" w:color="auto"/>
            <w:right w:val="none" w:sz="0" w:space="0" w:color="auto"/>
          </w:divBdr>
        </w:div>
        <w:div w:id="1044409653">
          <w:marLeft w:val="480"/>
          <w:marRight w:val="0"/>
          <w:marTop w:val="0"/>
          <w:marBottom w:val="0"/>
          <w:divBdr>
            <w:top w:val="none" w:sz="0" w:space="0" w:color="auto"/>
            <w:left w:val="none" w:sz="0" w:space="0" w:color="auto"/>
            <w:bottom w:val="none" w:sz="0" w:space="0" w:color="auto"/>
            <w:right w:val="none" w:sz="0" w:space="0" w:color="auto"/>
          </w:divBdr>
        </w:div>
        <w:div w:id="1083407522">
          <w:marLeft w:val="480"/>
          <w:marRight w:val="0"/>
          <w:marTop w:val="0"/>
          <w:marBottom w:val="0"/>
          <w:divBdr>
            <w:top w:val="none" w:sz="0" w:space="0" w:color="auto"/>
            <w:left w:val="none" w:sz="0" w:space="0" w:color="auto"/>
            <w:bottom w:val="none" w:sz="0" w:space="0" w:color="auto"/>
            <w:right w:val="none" w:sz="0" w:space="0" w:color="auto"/>
          </w:divBdr>
        </w:div>
        <w:div w:id="1089961689">
          <w:marLeft w:val="480"/>
          <w:marRight w:val="0"/>
          <w:marTop w:val="0"/>
          <w:marBottom w:val="0"/>
          <w:divBdr>
            <w:top w:val="none" w:sz="0" w:space="0" w:color="auto"/>
            <w:left w:val="none" w:sz="0" w:space="0" w:color="auto"/>
            <w:bottom w:val="none" w:sz="0" w:space="0" w:color="auto"/>
            <w:right w:val="none" w:sz="0" w:space="0" w:color="auto"/>
          </w:divBdr>
        </w:div>
        <w:div w:id="1161969138">
          <w:marLeft w:val="480"/>
          <w:marRight w:val="0"/>
          <w:marTop w:val="0"/>
          <w:marBottom w:val="0"/>
          <w:divBdr>
            <w:top w:val="none" w:sz="0" w:space="0" w:color="auto"/>
            <w:left w:val="none" w:sz="0" w:space="0" w:color="auto"/>
            <w:bottom w:val="none" w:sz="0" w:space="0" w:color="auto"/>
            <w:right w:val="none" w:sz="0" w:space="0" w:color="auto"/>
          </w:divBdr>
        </w:div>
        <w:div w:id="1221744798">
          <w:marLeft w:val="480"/>
          <w:marRight w:val="0"/>
          <w:marTop w:val="0"/>
          <w:marBottom w:val="0"/>
          <w:divBdr>
            <w:top w:val="none" w:sz="0" w:space="0" w:color="auto"/>
            <w:left w:val="none" w:sz="0" w:space="0" w:color="auto"/>
            <w:bottom w:val="none" w:sz="0" w:space="0" w:color="auto"/>
            <w:right w:val="none" w:sz="0" w:space="0" w:color="auto"/>
          </w:divBdr>
        </w:div>
        <w:div w:id="1376538917">
          <w:marLeft w:val="480"/>
          <w:marRight w:val="0"/>
          <w:marTop w:val="0"/>
          <w:marBottom w:val="0"/>
          <w:divBdr>
            <w:top w:val="none" w:sz="0" w:space="0" w:color="auto"/>
            <w:left w:val="none" w:sz="0" w:space="0" w:color="auto"/>
            <w:bottom w:val="none" w:sz="0" w:space="0" w:color="auto"/>
            <w:right w:val="none" w:sz="0" w:space="0" w:color="auto"/>
          </w:divBdr>
        </w:div>
        <w:div w:id="1377201016">
          <w:marLeft w:val="480"/>
          <w:marRight w:val="0"/>
          <w:marTop w:val="0"/>
          <w:marBottom w:val="0"/>
          <w:divBdr>
            <w:top w:val="none" w:sz="0" w:space="0" w:color="auto"/>
            <w:left w:val="none" w:sz="0" w:space="0" w:color="auto"/>
            <w:bottom w:val="none" w:sz="0" w:space="0" w:color="auto"/>
            <w:right w:val="none" w:sz="0" w:space="0" w:color="auto"/>
          </w:divBdr>
        </w:div>
        <w:div w:id="1395658024">
          <w:marLeft w:val="480"/>
          <w:marRight w:val="0"/>
          <w:marTop w:val="0"/>
          <w:marBottom w:val="0"/>
          <w:divBdr>
            <w:top w:val="none" w:sz="0" w:space="0" w:color="auto"/>
            <w:left w:val="none" w:sz="0" w:space="0" w:color="auto"/>
            <w:bottom w:val="none" w:sz="0" w:space="0" w:color="auto"/>
            <w:right w:val="none" w:sz="0" w:space="0" w:color="auto"/>
          </w:divBdr>
        </w:div>
        <w:div w:id="1471098730">
          <w:marLeft w:val="480"/>
          <w:marRight w:val="0"/>
          <w:marTop w:val="0"/>
          <w:marBottom w:val="0"/>
          <w:divBdr>
            <w:top w:val="none" w:sz="0" w:space="0" w:color="auto"/>
            <w:left w:val="none" w:sz="0" w:space="0" w:color="auto"/>
            <w:bottom w:val="none" w:sz="0" w:space="0" w:color="auto"/>
            <w:right w:val="none" w:sz="0" w:space="0" w:color="auto"/>
          </w:divBdr>
        </w:div>
        <w:div w:id="1522431199">
          <w:marLeft w:val="480"/>
          <w:marRight w:val="0"/>
          <w:marTop w:val="0"/>
          <w:marBottom w:val="0"/>
          <w:divBdr>
            <w:top w:val="none" w:sz="0" w:space="0" w:color="auto"/>
            <w:left w:val="none" w:sz="0" w:space="0" w:color="auto"/>
            <w:bottom w:val="none" w:sz="0" w:space="0" w:color="auto"/>
            <w:right w:val="none" w:sz="0" w:space="0" w:color="auto"/>
          </w:divBdr>
        </w:div>
        <w:div w:id="1587500932">
          <w:marLeft w:val="480"/>
          <w:marRight w:val="0"/>
          <w:marTop w:val="0"/>
          <w:marBottom w:val="0"/>
          <w:divBdr>
            <w:top w:val="none" w:sz="0" w:space="0" w:color="auto"/>
            <w:left w:val="none" w:sz="0" w:space="0" w:color="auto"/>
            <w:bottom w:val="none" w:sz="0" w:space="0" w:color="auto"/>
            <w:right w:val="none" w:sz="0" w:space="0" w:color="auto"/>
          </w:divBdr>
        </w:div>
        <w:div w:id="1646622286">
          <w:marLeft w:val="480"/>
          <w:marRight w:val="0"/>
          <w:marTop w:val="0"/>
          <w:marBottom w:val="0"/>
          <w:divBdr>
            <w:top w:val="none" w:sz="0" w:space="0" w:color="auto"/>
            <w:left w:val="none" w:sz="0" w:space="0" w:color="auto"/>
            <w:bottom w:val="none" w:sz="0" w:space="0" w:color="auto"/>
            <w:right w:val="none" w:sz="0" w:space="0" w:color="auto"/>
          </w:divBdr>
        </w:div>
        <w:div w:id="1971132737">
          <w:marLeft w:val="480"/>
          <w:marRight w:val="0"/>
          <w:marTop w:val="0"/>
          <w:marBottom w:val="0"/>
          <w:divBdr>
            <w:top w:val="none" w:sz="0" w:space="0" w:color="auto"/>
            <w:left w:val="none" w:sz="0" w:space="0" w:color="auto"/>
            <w:bottom w:val="none" w:sz="0" w:space="0" w:color="auto"/>
            <w:right w:val="none" w:sz="0" w:space="0" w:color="auto"/>
          </w:divBdr>
        </w:div>
        <w:div w:id="1997998256">
          <w:marLeft w:val="480"/>
          <w:marRight w:val="0"/>
          <w:marTop w:val="0"/>
          <w:marBottom w:val="0"/>
          <w:divBdr>
            <w:top w:val="none" w:sz="0" w:space="0" w:color="auto"/>
            <w:left w:val="none" w:sz="0" w:space="0" w:color="auto"/>
            <w:bottom w:val="none" w:sz="0" w:space="0" w:color="auto"/>
            <w:right w:val="none" w:sz="0" w:space="0" w:color="auto"/>
          </w:divBdr>
        </w:div>
        <w:div w:id="2041398808">
          <w:marLeft w:val="480"/>
          <w:marRight w:val="0"/>
          <w:marTop w:val="0"/>
          <w:marBottom w:val="0"/>
          <w:divBdr>
            <w:top w:val="none" w:sz="0" w:space="0" w:color="auto"/>
            <w:left w:val="none" w:sz="0" w:space="0" w:color="auto"/>
            <w:bottom w:val="none" w:sz="0" w:space="0" w:color="auto"/>
            <w:right w:val="none" w:sz="0" w:space="0" w:color="auto"/>
          </w:divBdr>
        </w:div>
        <w:div w:id="2051103269">
          <w:marLeft w:val="480"/>
          <w:marRight w:val="0"/>
          <w:marTop w:val="0"/>
          <w:marBottom w:val="0"/>
          <w:divBdr>
            <w:top w:val="none" w:sz="0" w:space="0" w:color="auto"/>
            <w:left w:val="none" w:sz="0" w:space="0" w:color="auto"/>
            <w:bottom w:val="none" w:sz="0" w:space="0" w:color="auto"/>
            <w:right w:val="none" w:sz="0" w:space="0" w:color="auto"/>
          </w:divBdr>
        </w:div>
        <w:div w:id="2135756388">
          <w:marLeft w:val="480"/>
          <w:marRight w:val="0"/>
          <w:marTop w:val="0"/>
          <w:marBottom w:val="0"/>
          <w:divBdr>
            <w:top w:val="none" w:sz="0" w:space="0" w:color="auto"/>
            <w:left w:val="none" w:sz="0" w:space="0" w:color="auto"/>
            <w:bottom w:val="none" w:sz="0" w:space="0" w:color="auto"/>
            <w:right w:val="none" w:sz="0" w:space="0" w:color="auto"/>
          </w:divBdr>
        </w:div>
      </w:divsChild>
    </w:div>
    <w:div w:id="1549344104">
      <w:bodyDiv w:val="1"/>
      <w:marLeft w:val="0"/>
      <w:marRight w:val="0"/>
      <w:marTop w:val="0"/>
      <w:marBottom w:val="0"/>
      <w:divBdr>
        <w:top w:val="none" w:sz="0" w:space="0" w:color="auto"/>
        <w:left w:val="none" w:sz="0" w:space="0" w:color="auto"/>
        <w:bottom w:val="none" w:sz="0" w:space="0" w:color="auto"/>
        <w:right w:val="none" w:sz="0" w:space="0" w:color="auto"/>
      </w:divBdr>
    </w:div>
    <w:div w:id="1550336478">
      <w:bodyDiv w:val="1"/>
      <w:marLeft w:val="0"/>
      <w:marRight w:val="0"/>
      <w:marTop w:val="0"/>
      <w:marBottom w:val="0"/>
      <w:divBdr>
        <w:top w:val="none" w:sz="0" w:space="0" w:color="auto"/>
        <w:left w:val="none" w:sz="0" w:space="0" w:color="auto"/>
        <w:bottom w:val="none" w:sz="0" w:space="0" w:color="auto"/>
        <w:right w:val="none" w:sz="0" w:space="0" w:color="auto"/>
      </w:divBdr>
    </w:div>
    <w:div w:id="1551922482">
      <w:bodyDiv w:val="1"/>
      <w:marLeft w:val="0"/>
      <w:marRight w:val="0"/>
      <w:marTop w:val="0"/>
      <w:marBottom w:val="0"/>
      <w:divBdr>
        <w:top w:val="none" w:sz="0" w:space="0" w:color="auto"/>
        <w:left w:val="none" w:sz="0" w:space="0" w:color="auto"/>
        <w:bottom w:val="none" w:sz="0" w:space="0" w:color="auto"/>
        <w:right w:val="none" w:sz="0" w:space="0" w:color="auto"/>
      </w:divBdr>
    </w:div>
    <w:div w:id="1555308166">
      <w:bodyDiv w:val="1"/>
      <w:marLeft w:val="0"/>
      <w:marRight w:val="0"/>
      <w:marTop w:val="0"/>
      <w:marBottom w:val="0"/>
      <w:divBdr>
        <w:top w:val="none" w:sz="0" w:space="0" w:color="auto"/>
        <w:left w:val="none" w:sz="0" w:space="0" w:color="auto"/>
        <w:bottom w:val="none" w:sz="0" w:space="0" w:color="auto"/>
        <w:right w:val="none" w:sz="0" w:space="0" w:color="auto"/>
      </w:divBdr>
    </w:div>
    <w:div w:id="1557086371">
      <w:bodyDiv w:val="1"/>
      <w:marLeft w:val="0"/>
      <w:marRight w:val="0"/>
      <w:marTop w:val="0"/>
      <w:marBottom w:val="0"/>
      <w:divBdr>
        <w:top w:val="none" w:sz="0" w:space="0" w:color="auto"/>
        <w:left w:val="none" w:sz="0" w:space="0" w:color="auto"/>
        <w:bottom w:val="none" w:sz="0" w:space="0" w:color="auto"/>
        <w:right w:val="none" w:sz="0" w:space="0" w:color="auto"/>
      </w:divBdr>
    </w:div>
    <w:div w:id="1563324951">
      <w:bodyDiv w:val="1"/>
      <w:marLeft w:val="0"/>
      <w:marRight w:val="0"/>
      <w:marTop w:val="0"/>
      <w:marBottom w:val="0"/>
      <w:divBdr>
        <w:top w:val="none" w:sz="0" w:space="0" w:color="auto"/>
        <w:left w:val="none" w:sz="0" w:space="0" w:color="auto"/>
        <w:bottom w:val="none" w:sz="0" w:space="0" w:color="auto"/>
        <w:right w:val="none" w:sz="0" w:space="0" w:color="auto"/>
      </w:divBdr>
    </w:div>
    <w:div w:id="1566530793">
      <w:bodyDiv w:val="1"/>
      <w:marLeft w:val="0"/>
      <w:marRight w:val="0"/>
      <w:marTop w:val="0"/>
      <w:marBottom w:val="0"/>
      <w:divBdr>
        <w:top w:val="none" w:sz="0" w:space="0" w:color="auto"/>
        <w:left w:val="none" w:sz="0" w:space="0" w:color="auto"/>
        <w:bottom w:val="none" w:sz="0" w:space="0" w:color="auto"/>
        <w:right w:val="none" w:sz="0" w:space="0" w:color="auto"/>
      </w:divBdr>
    </w:div>
    <w:div w:id="1566985072">
      <w:bodyDiv w:val="1"/>
      <w:marLeft w:val="0"/>
      <w:marRight w:val="0"/>
      <w:marTop w:val="0"/>
      <w:marBottom w:val="0"/>
      <w:divBdr>
        <w:top w:val="none" w:sz="0" w:space="0" w:color="auto"/>
        <w:left w:val="none" w:sz="0" w:space="0" w:color="auto"/>
        <w:bottom w:val="none" w:sz="0" w:space="0" w:color="auto"/>
        <w:right w:val="none" w:sz="0" w:space="0" w:color="auto"/>
      </w:divBdr>
    </w:div>
    <w:div w:id="1567303885">
      <w:bodyDiv w:val="1"/>
      <w:marLeft w:val="0"/>
      <w:marRight w:val="0"/>
      <w:marTop w:val="0"/>
      <w:marBottom w:val="0"/>
      <w:divBdr>
        <w:top w:val="none" w:sz="0" w:space="0" w:color="auto"/>
        <w:left w:val="none" w:sz="0" w:space="0" w:color="auto"/>
        <w:bottom w:val="none" w:sz="0" w:space="0" w:color="auto"/>
        <w:right w:val="none" w:sz="0" w:space="0" w:color="auto"/>
      </w:divBdr>
    </w:div>
    <w:div w:id="1567378787">
      <w:bodyDiv w:val="1"/>
      <w:marLeft w:val="0"/>
      <w:marRight w:val="0"/>
      <w:marTop w:val="0"/>
      <w:marBottom w:val="0"/>
      <w:divBdr>
        <w:top w:val="none" w:sz="0" w:space="0" w:color="auto"/>
        <w:left w:val="none" w:sz="0" w:space="0" w:color="auto"/>
        <w:bottom w:val="none" w:sz="0" w:space="0" w:color="auto"/>
        <w:right w:val="none" w:sz="0" w:space="0" w:color="auto"/>
      </w:divBdr>
      <w:divsChild>
        <w:div w:id="46295420">
          <w:marLeft w:val="480"/>
          <w:marRight w:val="0"/>
          <w:marTop w:val="0"/>
          <w:marBottom w:val="0"/>
          <w:divBdr>
            <w:top w:val="none" w:sz="0" w:space="0" w:color="auto"/>
            <w:left w:val="none" w:sz="0" w:space="0" w:color="auto"/>
            <w:bottom w:val="none" w:sz="0" w:space="0" w:color="auto"/>
            <w:right w:val="none" w:sz="0" w:space="0" w:color="auto"/>
          </w:divBdr>
        </w:div>
        <w:div w:id="383412924">
          <w:marLeft w:val="480"/>
          <w:marRight w:val="0"/>
          <w:marTop w:val="0"/>
          <w:marBottom w:val="0"/>
          <w:divBdr>
            <w:top w:val="none" w:sz="0" w:space="0" w:color="auto"/>
            <w:left w:val="none" w:sz="0" w:space="0" w:color="auto"/>
            <w:bottom w:val="none" w:sz="0" w:space="0" w:color="auto"/>
            <w:right w:val="none" w:sz="0" w:space="0" w:color="auto"/>
          </w:divBdr>
        </w:div>
        <w:div w:id="391200234">
          <w:marLeft w:val="480"/>
          <w:marRight w:val="0"/>
          <w:marTop w:val="0"/>
          <w:marBottom w:val="0"/>
          <w:divBdr>
            <w:top w:val="none" w:sz="0" w:space="0" w:color="auto"/>
            <w:left w:val="none" w:sz="0" w:space="0" w:color="auto"/>
            <w:bottom w:val="none" w:sz="0" w:space="0" w:color="auto"/>
            <w:right w:val="none" w:sz="0" w:space="0" w:color="auto"/>
          </w:divBdr>
        </w:div>
        <w:div w:id="1312557110">
          <w:marLeft w:val="480"/>
          <w:marRight w:val="0"/>
          <w:marTop w:val="0"/>
          <w:marBottom w:val="0"/>
          <w:divBdr>
            <w:top w:val="none" w:sz="0" w:space="0" w:color="auto"/>
            <w:left w:val="none" w:sz="0" w:space="0" w:color="auto"/>
            <w:bottom w:val="none" w:sz="0" w:space="0" w:color="auto"/>
            <w:right w:val="none" w:sz="0" w:space="0" w:color="auto"/>
          </w:divBdr>
        </w:div>
        <w:div w:id="1327856836">
          <w:marLeft w:val="480"/>
          <w:marRight w:val="0"/>
          <w:marTop w:val="0"/>
          <w:marBottom w:val="0"/>
          <w:divBdr>
            <w:top w:val="none" w:sz="0" w:space="0" w:color="auto"/>
            <w:left w:val="none" w:sz="0" w:space="0" w:color="auto"/>
            <w:bottom w:val="none" w:sz="0" w:space="0" w:color="auto"/>
            <w:right w:val="none" w:sz="0" w:space="0" w:color="auto"/>
          </w:divBdr>
        </w:div>
      </w:divsChild>
    </w:div>
    <w:div w:id="1567573799">
      <w:bodyDiv w:val="1"/>
      <w:marLeft w:val="0"/>
      <w:marRight w:val="0"/>
      <w:marTop w:val="0"/>
      <w:marBottom w:val="0"/>
      <w:divBdr>
        <w:top w:val="none" w:sz="0" w:space="0" w:color="auto"/>
        <w:left w:val="none" w:sz="0" w:space="0" w:color="auto"/>
        <w:bottom w:val="none" w:sz="0" w:space="0" w:color="auto"/>
        <w:right w:val="none" w:sz="0" w:space="0" w:color="auto"/>
      </w:divBdr>
    </w:div>
    <w:div w:id="1569220020">
      <w:bodyDiv w:val="1"/>
      <w:marLeft w:val="0"/>
      <w:marRight w:val="0"/>
      <w:marTop w:val="0"/>
      <w:marBottom w:val="0"/>
      <w:divBdr>
        <w:top w:val="none" w:sz="0" w:space="0" w:color="auto"/>
        <w:left w:val="none" w:sz="0" w:space="0" w:color="auto"/>
        <w:bottom w:val="none" w:sz="0" w:space="0" w:color="auto"/>
        <w:right w:val="none" w:sz="0" w:space="0" w:color="auto"/>
      </w:divBdr>
    </w:div>
    <w:div w:id="1569412735">
      <w:bodyDiv w:val="1"/>
      <w:marLeft w:val="0"/>
      <w:marRight w:val="0"/>
      <w:marTop w:val="0"/>
      <w:marBottom w:val="0"/>
      <w:divBdr>
        <w:top w:val="none" w:sz="0" w:space="0" w:color="auto"/>
        <w:left w:val="none" w:sz="0" w:space="0" w:color="auto"/>
        <w:bottom w:val="none" w:sz="0" w:space="0" w:color="auto"/>
        <w:right w:val="none" w:sz="0" w:space="0" w:color="auto"/>
      </w:divBdr>
      <w:divsChild>
        <w:div w:id="36392981">
          <w:marLeft w:val="480"/>
          <w:marRight w:val="0"/>
          <w:marTop w:val="0"/>
          <w:marBottom w:val="0"/>
          <w:divBdr>
            <w:top w:val="none" w:sz="0" w:space="0" w:color="auto"/>
            <w:left w:val="none" w:sz="0" w:space="0" w:color="auto"/>
            <w:bottom w:val="none" w:sz="0" w:space="0" w:color="auto"/>
            <w:right w:val="none" w:sz="0" w:space="0" w:color="auto"/>
          </w:divBdr>
        </w:div>
        <w:div w:id="117376026">
          <w:marLeft w:val="480"/>
          <w:marRight w:val="0"/>
          <w:marTop w:val="0"/>
          <w:marBottom w:val="0"/>
          <w:divBdr>
            <w:top w:val="none" w:sz="0" w:space="0" w:color="auto"/>
            <w:left w:val="none" w:sz="0" w:space="0" w:color="auto"/>
            <w:bottom w:val="none" w:sz="0" w:space="0" w:color="auto"/>
            <w:right w:val="none" w:sz="0" w:space="0" w:color="auto"/>
          </w:divBdr>
        </w:div>
        <w:div w:id="122892771">
          <w:marLeft w:val="480"/>
          <w:marRight w:val="0"/>
          <w:marTop w:val="0"/>
          <w:marBottom w:val="0"/>
          <w:divBdr>
            <w:top w:val="none" w:sz="0" w:space="0" w:color="auto"/>
            <w:left w:val="none" w:sz="0" w:space="0" w:color="auto"/>
            <w:bottom w:val="none" w:sz="0" w:space="0" w:color="auto"/>
            <w:right w:val="none" w:sz="0" w:space="0" w:color="auto"/>
          </w:divBdr>
        </w:div>
        <w:div w:id="197860700">
          <w:marLeft w:val="480"/>
          <w:marRight w:val="0"/>
          <w:marTop w:val="0"/>
          <w:marBottom w:val="0"/>
          <w:divBdr>
            <w:top w:val="none" w:sz="0" w:space="0" w:color="auto"/>
            <w:left w:val="none" w:sz="0" w:space="0" w:color="auto"/>
            <w:bottom w:val="none" w:sz="0" w:space="0" w:color="auto"/>
            <w:right w:val="none" w:sz="0" w:space="0" w:color="auto"/>
          </w:divBdr>
        </w:div>
        <w:div w:id="215355084">
          <w:marLeft w:val="480"/>
          <w:marRight w:val="0"/>
          <w:marTop w:val="0"/>
          <w:marBottom w:val="0"/>
          <w:divBdr>
            <w:top w:val="none" w:sz="0" w:space="0" w:color="auto"/>
            <w:left w:val="none" w:sz="0" w:space="0" w:color="auto"/>
            <w:bottom w:val="none" w:sz="0" w:space="0" w:color="auto"/>
            <w:right w:val="none" w:sz="0" w:space="0" w:color="auto"/>
          </w:divBdr>
        </w:div>
        <w:div w:id="246812486">
          <w:marLeft w:val="480"/>
          <w:marRight w:val="0"/>
          <w:marTop w:val="0"/>
          <w:marBottom w:val="0"/>
          <w:divBdr>
            <w:top w:val="none" w:sz="0" w:space="0" w:color="auto"/>
            <w:left w:val="none" w:sz="0" w:space="0" w:color="auto"/>
            <w:bottom w:val="none" w:sz="0" w:space="0" w:color="auto"/>
            <w:right w:val="none" w:sz="0" w:space="0" w:color="auto"/>
          </w:divBdr>
        </w:div>
        <w:div w:id="295795171">
          <w:marLeft w:val="480"/>
          <w:marRight w:val="0"/>
          <w:marTop w:val="0"/>
          <w:marBottom w:val="0"/>
          <w:divBdr>
            <w:top w:val="none" w:sz="0" w:space="0" w:color="auto"/>
            <w:left w:val="none" w:sz="0" w:space="0" w:color="auto"/>
            <w:bottom w:val="none" w:sz="0" w:space="0" w:color="auto"/>
            <w:right w:val="none" w:sz="0" w:space="0" w:color="auto"/>
          </w:divBdr>
        </w:div>
        <w:div w:id="358167008">
          <w:marLeft w:val="480"/>
          <w:marRight w:val="0"/>
          <w:marTop w:val="0"/>
          <w:marBottom w:val="0"/>
          <w:divBdr>
            <w:top w:val="none" w:sz="0" w:space="0" w:color="auto"/>
            <w:left w:val="none" w:sz="0" w:space="0" w:color="auto"/>
            <w:bottom w:val="none" w:sz="0" w:space="0" w:color="auto"/>
            <w:right w:val="none" w:sz="0" w:space="0" w:color="auto"/>
          </w:divBdr>
        </w:div>
        <w:div w:id="408580866">
          <w:marLeft w:val="480"/>
          <w:marRight w:val="0"/>
          <w:marTop w:val="0"/>
          <w:marBottom w:val="0"/>
          <w:divBdr>
            <w:top w:val="none" w:sz="0" w:space="0" w:color="auto"/>
            <w:left w:val="none" w:sz="0" w:space="0" w:color="auto"/>
            <w:bottom w:val="none" w:sz="0" w:space="0" w:color="auto"/>
            <w:right w:val="none" w:sz="0" w:space="0" w:color="auto"/>
          </w:divBdr>
        </w:div>
        <w:div w:id="412894330">
          <w:marLeft w:val="480"/>
          <w:marRight w:val="0"/>
          <w:marTop w:val="0"/>
          <w:marBottom w:val="0"/>
          <w:divBdr>
            <w:top w:val="none" w:sz="0" w:space="0" w:color="auto"/>
            <w:left w:val="none" w:sz="0" w:space="0" w:color="auto"/>
            <w:bottom w:val="none" w:sz="0" w:space="0" w:color="auto"/>
            <w:right w:val="none" w:sz="0" w:space="0" w:color="auto"/>
          </w:divBdr>
        </w:div>
        <w:div w:id="487862610">
          <w:marLeft w:val="480"/>
          <w:marRight w:val="0"/>
          <w:marTop w:val="0"/>
          <w:marBottom w:val="0"/>
          <w:divBdr>
            <w:top w:val="none" w:sz="0" w:space="0" w:color="auto"/>
            <w:left w:val="none" w:sz="0" w:space="0" w:color="auto"/>
            <w:bottom w:val="none" w:sz="0" w:space="0" w:color="auto"/>
            <w:right w:val="none" w:sz="0" w:space="0" w:color="auto"/>
          </w:divBdr>
        </w:div>
        <w:div w:id="510263946">
          <w:marLeft w:val="480"/>
          <w:marRight w:val="0"/>
          <w:marTop w:val="0"/>
          <w:marBottom w:val="0"/>
          <w:divBdr>
            <w:top w:val="none" w:sz="0" w:space="0" w:color="auto"/>
            <w:left w:val="none" w:sz="0" w:space="0" w:color="auto"/>
            <w:bottom w:val="none" w:sz="0" w:space="0" w:color="auto"/>
            <w:right w:val="none" w:sz="0" w:space="0" w:color="auto"/>
          </w:divBdr>
        </w:div>
        <w:div w:id="511838050">
          <w:marLeft w:val="480"/>
          <w:marRight w:val="0"/>
          <w:marTop w:val="0"/>
          <w:marBottom w:val="0"/>
          <w:divBdr>
            <w:top w:val="none" w:sz="0" w:space="0" w:color="auto"/>
            <w:left w:val="none" w:sz="0" w:space="0" w:color="auto"/>
            <w:bottom w:val="none" w:sz="0" w:space="0" w:color="auto"/>
            <w:right w:val="none" w:sz="0" w:space="0" w:color="auto"/>
          </w:divBdr>
        </w:div>
        <w:div w:id="518619002">
          <w:marLeft w:val="480"/>
          <w:marRight w:val="0"/>
          <w:marTop w:val="0"/>
          <w:marBottom w:val="0"/>
          <w:divBdr>
            <w:top w:val="none" w:sz="0" w:space="0" w:color="auto"/>
            <w:left w:val="none" w:sz="0" w:space="0" w:color="auto"/>
            <w:bottom w:val="none" w:sz="0" w:space="0" w:color="auto"/>
            <w:right w:val="none" w:sz="0" w:space="0" w:color="auto"/>
          </w:divBdr>
        </w:div>
        <w:div w:id="542327613">
          <w:marLeft w:val="480"/>
          <w:marRight w:val="0"/>
          <w:marTop w:val="0"/>
          <w:marBottom w:val="0"/>
          <w:divBdr>
            <w:top w:val="none" w:sz="0" w:space="0" w:color="auto"/>
            <w:left w:val="none" w:sz="0" w:space="0" w:color="auto"/>
            <w:bottom w:val="none" w:sz="0" w:space="0" w:color="auto"/>
            <w:right w:val="none" w:sz="0" w:space="0" w:color="auto"/>
          </w:divBdr>
        </w:div>
        <w:div w:id="550195630">
          <w:marLeft w:val="480"/>
          <w:marRight w:val="0"/>
          <w:marTop w:val="0"/>
          <w:marBottom w:val="0"/>
          <w:divBdr>
            <w:top w:val="none" w:sz="0" w:space="0" w:color="auto"/>
            <w:left w:val="none" w:sz="0" w:space="0" w:color="auto"/>
            <w:bottom w:val="none" w:sz="0" w:space="0" w:color="auto"/>
            <w:right w:val="none" w:sz="0" w:space="0" w:color="auto"/>
          </w:divBdr>
        </w:div>
        <w:div w:id="569462368">
          <w:marLeft w:val="480"/>
          <w:marRight w:val="0"/>
          <w:marTop w:val="0"/>
          <w:marBottom w:val="0"/>
          <w:divBdr>
            <w:top w:val="none" w:sz="0" w:space="0" w:color="auto"/>
            <w:left w:val="none" w:sz="0" w:space="0" w:color="auto"/>
            <w:bottom w:val="none" w:sz="0" w:space="0" w:color="auto"/>
            <w:right w:val="none" w:sz="0" w:space="0" w:color="auto"/>
          </w:divBdr>
        </w:div>
        <w:div w:id="602107265">
          <w:marLeft w:val="480"/>
          <w:marRight w:val="0"/>
          <w:marTop w:val="0"/>
          <w:marBottom w:val="0"/>
          <w:divBdr>
            <w:top w:val="none" w:sz="0" w:space="0" w:color="auto"/>
            <w:left w:val="none" w:sz="0" w:space="0" w:color="auto"/>
            <w:bottom w:val="none" w:sz="0" w:space="0" w:color="auto"/>
            <w:right w:val="none" w:sz="0" w:space="0" w:color="auto"/>
          </w:divBdr>
        </w:div>
        <w:div w:id="607657538">
          <w:marLeft w:val="480"/>
          <w:marRight w:val="0"/>
          <w:marTop w:val="0"/>
          <w:marBottom w:val="0"/>
          <w:divBdr>
            <w:top w:val="none" w:sz="0" w:space="0" w:color="auto"/>
            <w:left w:val="none" w:sz="0" w:space="0" w:color="auto"/>
            <w:bottom w:val="none" w:sz="0" w:space="0" w:color="auto"/>
            <w:right w:val="none" w:sz="0" w:space="0" w:color="auto"/>
          </w:divBdr>
        </w:div>
        <w:div w:id="616790808">
          <w:marLeft w:val="480"/>
          <w:marRight w:val="0"/>
          <w:marTop w:val="0"/>
          <w:marBottom w:val="0"/>
          <w:divBdr>
            <w:top w:val="none" w:sz="0" w:space="0" w:color="auto"/>
            <w:left w:val="none" w:sz="0" w:space="0" w:color="auto"/>
            <w:bottom w:val="none" w:sz="0" w:space="0" w:color="auto"/>
            <w:right w:val="none" w:sz="0" w:space="0" w:color="auto"/>
          </w:divBdr>
        </w:div>
        <w:div w:id="637229643">
          <w:marLeft w:val="480"/>
          <w:marRight w:val="0"/>
          <w:marTop w:val="0"/>
          <w:marBottom w:val="0"/>
          <w:divBdr>
            <w:top w:val="none" w:sz="0" w:space="0" w:color="auto"/>
            <w:left w:val="none" w:sz="0" w:space="0" w:color="auto"/>
            <w:bottom w:val="none" w:sz="0" w:space="0" w:color="auto"/>
            <w:right w:val="none" w:sz="0" w:space="0" w:color="auto"/>
          </w:divBdr>
        </w:div>
        <w:div w:id="646665152">
          <w:marLeft w:val="480"/>
          <w:marRight w:val="0"/>
          <w:marTop w:val="0"/>
          <w:marBottom w:val="0"/>
          <w:divBdr>
            <w:top w:val="none" w:sz="0" w:space="0" w:color="auto"/>
            <w:left w:val="none" w:sz="0" w:space="0" w:color="auto"/>
            <w:bottom w:val="none" w:sz="0" w:space="0" w:color="auto"/>
            <w:right w:val="none" w:sz="0" w:space="0" w:color="auto"/>
          </w:divBdr>
        </w:div>
        <w:div w:id="660042671">
          <w:marLeft w:val="480"/>
          <w:marRight w:val="0"/>
          <w:marTop w:val="0"/>
          <w:marBottom w:val="0"/>
          <w:divBdr>
            <w:top w:val="none" w:sz="0" w:space="0" w:color="auto"/>
            <w:left w:val="none" w:sz="0" w:space="0" w:color="auto"/>
            <w:bottom w:val="none" w:sz="0" w:space="0" w:color="auto"/>
            <w:right w:val="none" w:sz="0" w:space="0" w:color="auto"/>
          </w:divBdr>
        </w:div>
        <w:div w:id="695230905">
          <w:marLeft w:val="480"/>
          <w:marRight w:val="0"/>
          <w:marTop w:val="0"/>
          <w:marBottom w:val="0"/>
          <w:divBdr>
            <w:top w:val="none" w:sz="0" w:space="0" w:color="auto"/>
            <w:left w:val="none" w:sz="0" w:space="0" w:color="auto"/>
            <w:bottom w:val="none" w:sz="0" w:space="0" w:color="auto"/>
            <w:right w:val="none" w:sz="0" w:space="0" w:color="auto"/>
          </w:divBdr>
        </w:div>
        <w:div w:id="716078507">
          <w:marLeft w:val="480"/>
          <w:marRight w:val="0"/>
          <w:marTop w:val="0"/>
          <w:marBottom w:val="0"/>
          <w:divBdr>
            <w:top w:val="none" w:sz="0" w:space="0" w:color="auto"/>
            <w:left w:val="none" w:sz="0" w:space="0" w:color="auto"/>
            <w:bottom w:val="none" w:sz="0" w:space="0" w:color="auto"/>
            <w:right w:val="none" w:sz="0" w:space="0" w:color="auto"/>
          </w:divBdr>
        </w:div>
        <w:div w:id="763650192">
          <w:marLeft w:val="480"/>
          <w:marRight w:val="0"/>
          <w:marTop w:val="0"/>
          <w:marBottom w:val="0"/>
          <w:divBdr>
            <w:top w:val="none" w:sz="0" w:space="0" w:color="auto"/>
            <w:left w:val="none" w:sz="0" w:space="0" w:color="auto"/>
            <w:bottom w:val="none" w:sz="0" w:space="0" w:color="auto"/>
            <w:right w:val="none" w:sz="0" w:space="0" w:color="auto"/>
          </w:divBdr>
        </w:div>
        <w:div w:id="773210255">
          <w:marLeft w:val="480"/>
          <w:marRight w:val="0"/>
          <w:marTop w:val="0"/>
          <w:marBottom w:val="0"/>
          <w:divBdr>
            <w:top w:val="none" w:sz="0" w:space="0" w:color="auto"/>
            <w:left w:val="none" w:sz="0" w:space="0" w:color="auto"/>
            <w:bottom w:val="none" w:sz="0" w:space="0" w:color="auto"/>
            <w:right w:val="none" w:sz="0" w:space="0" w:color="auto"/>
          </w:divBdr>
        </w:div>
        <w:div w:id="878787122">
          <w:marLeft w:val="480"/>
          <w:marRight w:val="0"/>
          <w:marTop w:val="0"/>
          <w:marBottom w:val="0"/>
          <w:divBdr>
            <w:top w:val="none" w:sz="0" w:space="0" w:color="auto"/>
            <w:left w:val="none" w:sz="0" w:space="0" w:color="auto"/>
            <w:bottom w:val="none" w:sz="0" w:space="0" w:color="auto"/>
            <w:right w:val="none" w:sz="0" w:space="0" w:color="auto"/>
          </w:divBdr>
        </w:div>
        <w:div w:id="894506587">
          <w:marLeft w:val="480"/>
          <w:marRight w:val="0"/>
          <w:marTop w:val="0"/>
          <w:marBottom w:val="0"/>
          <w:divBdr>
            <w:top w:val="none" w:sz="0" w:space="0" w:color="auto"/>
            <w:left w:val="none" w:sz="0" w:space="0" w:color="auto"/>
            <w:bottom w:val="none" w:sz="0" w:space="0" w:color="auto"/>
            <w:right w:val="none" w:sz="0" w:space="0" w:color="auto"/>
          </w:divBdr>
        </w:div>
        <w:div w:id="915094987">
          <w:marLeft w:val="480"/>
          <w:marRight w:val="0"/>
          <w:marTop w:val="0"/>
          <w:marBottom w:val="0"/>
          <w:divBdr>
            <w:top w:val="none" w:sz="0" w:space="0" w:color="auto"/>
            <w:left w:val="none" w:sz="0" w:space="0" w:color="auto"/>
            <w:bottom w:val="none" w:sz="0" w:space="0" w:color="auto"/>
            <w:right w:val="none" w:sz="0" w:space="0" w:color="auto"/>
          </w:divBdr>
        </w:div>
        <w:div w:id="992635782">
          <w:marLeft w:val="480"/>
          <w:marRight w:val="0"/>
          <w:marTop w:val="0"/>
          <w:marBottom w:val="0"/>
          <w:divBdr>
            <w:top w:val="none" w:sz="0" w:space="0" w:color="auto"/>
            <w:left w:val="none" w:sz="0" w:space="0" w:color="auto"/>
            <w:bottom w:val="none" w:sz="0" w:space="0" w:color="auto"/>
            <w:right w:val="none" w:sz="0" w:space="0" w:color="auto"/>
          </w:divBdr>
        </w:div>
        <w:div w:id="1169905770">
          <w:marLeft w:val="480"/>
          <w:marRight w:val="0"/>
          <w:marTop w:val="0"/>
          <w:marBottom w:val="0"/>
          <w:divBdr>
            <w:top w:val="none" w:sz="0" w:space="0" w:color="auto"/>
            <w:left w:val="none" w:sz="0" w:space="0" w:color="auto"/>
            <w:bottom w:val="none" w:sz="0" w:space="0" w:color="auto"/>
            <w:right w:val="none" w:sz="0" w:space="0" w:color="auto"/>
          </w:divBdr>
        </w:div>
        <w:div w:id="1185556470">
          <w:marLeft w:val="480"/>
          <w:marRight w:val="0"/>
          <w:marTop w:val="0"/>
          <w:marBottom w:val="0"/>
          <w:divBdr>
            <w:top w:val="none" w:sz="0" w:space="0" w:color="auto"/>
            <w:left w:val="none" w:sz="0" w:space="0" w:color="auto"/>
            <w:bottom w:val="none" w:sz="0" w:space="0" w:color="auto"/>
            <w:right w:val="none" w:sz="0" w:space="0" w:color="auto"/>
          </w:divBdr>
        </w:div>
        <w:div w:id="1250575369">
          <w:marLeft w:val="480"/>
          <w:marRight w:val="0"/>
          <w:marTop w:val="0"/>
          <w:marBottom w:val="0"/>
          <w:divBdr>
            <w:top w:val="none" w:sz="0" w:space="0" w:color="auto"/>
            <w:left w:val="none" w:sz="0" w:space="0" w:color="auto"/>
            <w:bottom w:val="none" w:sz="0" w:space="0" w:color="auto"/>
            <w:right w:val="none" w:sz="0" w:space="0" w:color="auto"/>
          </w:divBdr>
        </w:div>
        <w:div w:id="1348093932">
          <w:marLeft w:val="480"/>
          <w:marRight w:val="0"/>
          <w:marTop w:val="0"/>
          <w:marBottom w:val="0"/>
          <w:divBdr>
            <w:top w:val="none" w:sz="0" w:space="0" w:color="auto"/>
            <w:left w:val="none" w:sz="0" w:space="0" w:color="auto"/>
            <w:bottom w:val="none" w:sz="0" w:space="0" w:color="auto"/>
            <w:right w:val="none" w:sz="0" w:space="0" w:color="auto"/>
          </w:divBdr>
        </w:div>
        <w:div w:id="1350447555">
          <w:marLeft w:val="480"/>
          <w:marRight w:val="0"/>
          <w:marTop w:val="0"/>
          <w:marBottom w:val="0"/>
          <w:divBdr>
            <w:top w:val="none" w:sz="0" w:space="0" w:color="auto"/>
            <w:left w:val="none" w:sz="0" w:space="0" w:color="auto"/>
            <w:bottom w:val="none" w:sz="0" w:space="0" w:color="auto"/>
            <w:right w:val="none" w:sz="0" w:space="0" w:color="auto"/>
          </w:divBdr>
        </w:div>
        <w:div w:id="1377317522">
          <w:marLeft w:val="480"/>
          <w:marRight w:val="0"/>
          <w:marTop w:val="0"/>
          <w:marBottom w:val="0"/>
          <w:divBdr>
            <w:top w:val="none" w:sz="0" w:space="0" w:color="auto"/>
            <w:left w:val="none" w:sz="0" w:space="0" w:color="auto"/>
            <w:bottom w:val="none" w:sz="0" w:space="0" w:color="auto"/>
            <w:right w:val="none" w:sz="0" w:space="0" w:color="auto"/>
          </w:divBdr>
        </w:div>
        <w:div w:id="1444499811">
          <w:marLeft w:val="480"/>
          <w:marRight w:val="0"/>
          <w:marTop w:val="0"/>
          <w:marBottom w:val="0"/>
          <w:divBdr>
            <w:top w:val="none" w:sz="0" w:space="0" w:color="auto"/>
            <w:left w:val="none" w:sz="0" w:space="0" w:color="auto"/>
            <w:bottom w:val="none" w:sz="0" w:space="0" w:color="auto"/>
            <w:right w:val="none" w:sz="0" w:space="0" w:color="auto"/>
          </w:divBdr>
        </w:div>
        <w:div w:id="1493109096">
          <w:marLeft w:val="480"/>
          <w:marRight w:val="0"/>
          <w:marTop w:val="0"/>
          <w:marBottom w:val="0"/>
          <w:divBdr>
            <w:top w:val="none" w:sz="0" w:space="0" w:color="auto"/>
            <w:left w:val="none" w:sz="0" w:space="0" w:color="auto"/>
            <w:bottom w:val="none" w:sz="0" w:space="0" w:color="auto"/>
            <w:right w:val="none" w:sz="0" w:space="0" w:color="auto"/>
          </w:divBdr>
        </w:div>
        <w:div w:id="1673217465">
          <w:marLeft w:val="480"/>
          <w:marRight w:val="0"/>
          <w:marTop w:val="0"/>
          <w:marBottom w:val="0"/>
          <w:divBdr>
            <w:top w:val="none" w:sz="0" w:space="0" w:color="auto"/>
            <w:left w:val="none" w:sz="0" w:space="0" w:color="auto"/>
            <w:bottom w:val="none" w:sz="0" w:space="0" w:color="auto"/>
            <w:right w:val="none" w:sz="0" w:space="0" w:color="auto"/>
          </w:divBdr>
        </w:div>
        <w:div w:id="1778138429">
          <w:marLeft w:val="480"/>
          <w:marRight w:val="0"/>
          <w:marTop w:val="0"/>
          <w:marBottom w:val="0"/>
          <w:divBdr>
            <w:top w:val="none" w:sz="0" w:space="0" w:color="auto"/>
            <w:left w:val="none" w:sz="0" w:space="0" w:color="auto"/>
            <w:bottom w:val="none" w:sz="0" w:space="0" w:color="auto"/>
            <w:right w:val="none" w:sz="0" w:space="0" w:color="auto"/>
          </w:divBdr>
        </w:div>
        <w:div w:id="1815444611">
          <w:marLeft w:val="480"/>
          <w:marRight w:val="0"/>
          <w:marTop w:val="0"/>
          <w:marBottom w:val="0"/>
          <w:divBdr>
            <w:top w:val="none" w:sz="0" w:space="0" w:color="auto"/>
            <w:left w:val="none" w:sz="0" w:space="0" w:color="auto"/>
            <w:bottom w:val="none" w:sz="0" w:space="0" w:color="auto"/>
            <w:right w:val="none" w:sz="0" w:space="0" w:color="auto"/>
          </w:divBdr>
        </w:div>
        <w:div w:id="1854757081">
          <w:marLeft w:val="480"/>
          <w:marRight w:val="0"/>
          <w:marTop w:val="0"/>
          <w:marBottom w:val="0"/>
          <w:divBdr>
            <w:top w:val="none" w:sz="0" w:space="0" w:color="auto"/>
            <w:left w:val="none" w:sz="0" w:space="0" w:color="auto"/>
            <w:bottom w:val="none" w:sz="0" w:space="0" w:color="auto"/>
            <w:right w:val="none" w:sz="0" w:space="0" w:color="auto"/>
          </w:divBdr>
        </w:div>
        <w:div w:id="1936090637">
          <w:marLeft w:val="480"/>
          <w:marRight w:val="0"/>
          <w:marTop w:val="0"/>
          <w:marBottom w:val="0"/>
          <w:divBdr>
            <w:top w:val="none" w:sz="0" w:space="0" w:color="auto"/>
            <w:left w:val="none" w:sz="0" w:space="0" w:color="auto"/>
            <w:bottom w:val="none" w:sz="0" w:space="0" w:color="auto"/>
            <w:right w:val="none" w:sz="0" w:space="0" w:color="auto"/>
          </w:divBdr>
        </w:div>
        <w:div w:id="2039700620">
          <w:marLeft w:val="480"/>
          <w:marRight w:val="0"/>
          <w:marTop w:val="0"/>
          <w:marBottom w:val="0"/>
          <w:divBdr>
            <w:top w:val="none" w:sz="0" w:space="0" w:color="auto"/>
            <w:left w:val="none" w:sz="0" w:space="0" w:color="auto"/>
            <w:bottom w:val="none" w:sz="0" w:space="0" w:color="auto"/>
            <w:right w:val="none" w:sz="0" w:space="0" w:color="auto"/>
          </w:divBdr>
        </w:div>
      </w:divsChild>
    </w:div>
    <w:div w:id="1569799642">
      <w:bodyDiv w:val="1"/>
      <w:marLeft w:val="0"/>
      <w:marRight w:val="0"/>
      <w:marTop w:val="0"/>
      <w:marBottom w:val="0"/>
      <w:divBdr>
        <w:top w:val="none" w:sz="0" w:space="0" w:color="auto"/>
        <w:left w:val="none" w:sz="0" w:space="0" w:color="auto"/>
        <w:bottom w:val="none" w:sz="0" w:space="0" w:color="auto"/>
        <w:right w:val="none" w:sz="0" w:space="0" w:color="auto"/>
      </w:divBdr>
    </w:div>
    <w:div w:id="1577202804">
      <w:bodyDiv w:val="1"/>
      <w:marLeft w:val="0"/>
      <w:marRight w:val="0"/>
      <w:marTop w:val="0"/>
      <w:marBottom w:val="0"/>
      <w:divBdr>
        <w:top w:val="none" w:sz="0" w:space="0" w:color="auto"/>
        <w:left w:val="none" w:sz="0" w:space="0" w:color="auto"/>
        <w:bottom w:val="none" w:sz="0" w:space="0" w:color="auto"/>
        <w:right w:val="none" w:sz="0" w:space="0" w:color="auto"/>
      </w:divBdr>
    </w:div>
    <w:div w:id="1577208829">
      <w:bodyDiv w:val="1"/>
      <w:marLeft w:val="0"/>
      <w:marRight w:val="0"/>
      <w:marTop w:val="0"/>
      <w:marBottom w:val="0"/>
      <w:divBdr>
        <w:top w:val="none" w:sz="0" w:space="0" w:color="auto"/>
        <w:left w:val="none" w:sz="0" w:space="0" w:color="auto"/>
        <w:bottom w:val="none" w:sz="0" w:space="0" w:color="auto"/>
        <w:right w:val="none" w:sz="0" w:space="0" w:color="auto"/>
      </w:divBdr>
    </w:div>
    <w:div w:id="1581594830">
      <w:bodyDiv w:val="1"/>
      <w:marLeft w:val="0"/>
      <w:marRight w:val="0"/>
      <w:marTop w:val="0"/>
      <w:marBottom w:val="0"/>
      <w:divBdr>
        <w:top w:val="none" w:sz="0" w:space="0" w:color="auto"/>
        <w:left w:val="none" w:sz="0" w:space="0" w:color="auto"/>
        <w:bottom w:val="none" w:sz="0" w:space="0" w:color="auto"/>
        <w:right w:val="none" w:sz="0" w:space="0" w:color="auto"/>
      </w:divBdr>
      <w:divsChild>
        <w:div w:id="294989911">
          <w:marLeft w:val="480"/>
          <w:marRight w:val="0"/>
          <w:marTop w:val="0"/>
          <w:marBottom w:val="0"/>
          <w:divBdr>
            <w:top w:val="none" w:sz="0" w:space="0" w:color="auto"/>
            <w:left w:val="none" w:sz="0" w:space="0" w:color="auto"/>
            <w:bottom w:val="none" w:sz="0" w:space="0" w:color="auto"/>
            <w:right w:val="none" w:sz="0" w:space="0" w:color="auto"/>
          </w:divBdr>
        </w:div>
        <w:div w:id="564947373">
          <w:marLeft w:val="480"/>
          <w:marRight w:val="0"/>
          <w:marTop w:val="0"/>
          <w:marBottom w:val="0"/>
          <w:divBdr>
            <w:top w:val="none" w:sz="0" w:space="0" w:color="auto"/>
            <w:left w:val="none" w:sz="0" w:space="0" w:color="auto"/>
            <w:bottom w:val="none" w:sz="0" w:space="0" w:color="auto"/>
            <w:right w:val="none" w:sz="0" w:space="0" w:color="auto"/>
          </w:divBdr>
        </w:div>
        <w:div w:id="961955620">
          <w:marLeft w:val="480"/>
          <w:marRight w:val="0"/>
          <w:marTop w:val="0"/>
          <w:marBottom w:val="0"/>
          <w:divBdr>
            <w:top w:val="none" w:sz="0" w:space="0" w:color="auto"/>
            <w:left w:val="none" w:sz="0" w:space="0" w:color="auto"/>
            <w:bottom w:val="none" w:sz="0" w:space="0" w:color="auto"/>
            <w:right w:val="none" w:sz="0" w:space="0" w:color="auto"/>
          </w:divBdr>
        </w:div>
        <w:div w:id="975380400">
          <w:marLeft w:val="480"/>
          <w:marRight w:val="0"/>
          <w:marTop w:val="0"/>
          <w:marBottom w:val="0"/>
          <w:divBdr>
            <w:top w:val="none" w:sz="0" w:space="0" w:color="auto"/>
            <w:left w:val="none" w:sz="0" w:space="0" w:color="auto"/>
            <w:bottom w:val="none" w:sz="0" w:space="0" w:color="auto"/>
            <w:right w:val="none" w:sz="0" w:space="0" w:color="auto"/>
          </w:divBdr>
        </w:div>
        <w:div w:id="1017120255">
          <w:marLeft w:val="480"/>
          <w:marRight w:val="0"/>
          <w:marTop w:val="0"/>
          <w:marBottom w:val="0"/>
          <w:divBdr>
            <w:top w:val="none" w:sz="0" w:space="0" w:color="auto"/>
            <w:left w:val="none" w:sz="0" w:space="0" w:color="auto"/>
            <w:bottom w:val="none" w:sz="0" w:space="0" w:color="auto"/>
            <w:right w:val="none" w:sz="0" w:space="0" w:color="auto"/>
          </w:divBdr>
        </w:div>
        <w:div w:id="1206329615">
          <w:marLeft w:val="480"/>
          <w:marRight w:val="0"/>
          <w:marTop w:val="0"/>
          <w:marBottom w:val="0"/>
          <w:divBdr>
            <w:top w:val="none" w:sz="0" w:space="0" w:color="auto"/>
            <w:left w:val="none" w:sz="0" w:space="0" w:color="auto"/>
            <w:bottom w:val="none" w:sz="0" w:space="0" w:color="auto"/>
            <w:right w:val="none" w:sz="0" w:space="0" w:color="auto"/>
          </w:divBdr>
        </w:div>
        <w:div w:id="1276984457">
          <w:marLeft w:val="480"/>
          <w:marRight w:val="0"/>
          <w:marTop w:val="0"/>
          <w:marBottom w:val="0"/>
          <w:divBdr>
            <w:top w:val="none" w:sz="0" w:space="0" w:color="auto"/>
            <w:left w:val="none" w:sz="0" w:space="0" w:color="auto"/>
            <w:bottom w:val="none" w:sz="0" w:space="0" w:color="auto"/>
            <w:right w:val="none" w:sz="0" w:space="0" w:color="auto"/>
          </w:divBdr>
        </w:div>
        <w:div w:id="1344281677">
          <w:marLeft w:val="480"/>
          <w:marRight w:val="0"/>
          <w:marTop w:val="0"/>
          <w:marBottom w:val="0"/>
          <w:divBdr>
            <w:top w:val="none" w:sz="0" w:space="0" w:color="auto"/>
            <w:left w:val="none" w:sz="0" w:space="0" w:color="auto"/>
            <w:bottom w:val="none" w:sz="0" w:space="0" w:color="auto"/>
            <w:right w:val="none" w:sz="0" w:space="0" w:color="auto"/>
          </w:divBdr>
        </w:div>
        <w:div w:id="2127312368">
          <w:marLeft w:val="480"/>
          <w:marRight w:val="0"/>
          <w:marTop w:val="0"/>
          <w:marBottom w:val="0"/>
          <w:divBdr>
            <w:top w:val="none" w:sz="0" w:space="0" w:color="auto"/>
            <w:left w:val="none" w:sz="0" w:space="0" w:color="auto"/>
            <w:bottom w:val="none" w:sz="0" w:space="0" w:color="auto"/>
            <w:right w:val="none" w:sz="0" w:space="0" w:color="auto"/>
          </w:divBdr>
        </w:div>
      </w:divsChild>
    </w:div>
    <w:div w:id="1588660286">
      <w:bodyDiv w:val="1"/>
      <w:marLeft w:val="0"/>
      <w:marRight w:val="0"/>
      <w:marTop w:val="0"/>
      <w:marBottom w:val="0"/>
      <w:divBdr>
        <w:top w:val="none" w:sz="0" w:space="0" w:color="auto"/>
        <w:left w:val="none" w:sz="0" w:space="0" w:color="auto"/>
        <w:bottom w:val="none" w:sz="0" w:space="0" w:color="auto"/>
        <w:right w:val="none" w:sz="0" w:space="0" w:color="auto"/>
      </w:divBdr>
    </w:div>
    <w:div w:id="1590263681">
      <w:bodyDiv w:val="1"/>
      <w:marLeft w:val="0"/>
      <w:marRight w:val="0"/>
      <w:marTop w:val="0"/>
      <w:marBottom w:val="0"/>
      <w:divBdr>
        <w:top w:val="none" w:sz="0" w:space="0" w:color="auto"/>
        <w:left w:val="none" w:sz="0" w:space="0" w:color="auto"/>
        <w:bottom w:val="none" w:sz="0" w:space="0" w:color="auto"/>
        <w:right w:val="none" w:sz="0" w:space="0" w:color="auto"/>
      </w:divBdr>
    </w:div>
    <w:div w:id="1594825179">
      <w:bodyDiv w:val="1"/>
      <w:marLeft w:val="0"/>
      <w:marRight w:val="0"/>
      <w:marTop w:val="0"/>
      <w:marBottom w:val="0"/>
      <w:divBdr>
        <w:top w:val="none" w:sz="0" w:space="0" w:color="auto"/>
        <w:left w:val="none" w:sz="0" w:space="0" w:color="auto"/>
        <w:bottom w:val="none" w:sz="0" w:space="0" w:color="auto"/>
        <w:right w:val="none" w:sz="0" w:space="0" w:color="auto"/>
      </w:divBdr>
    </w:div>
    <w:div w:id="1595747271">
      <w:bodyDiv w:val="1"/>
      <w:marLeft w:val="0"/>
      <w:marRight w:val="0"/>
      <w:marTop w:val="0"/>
      <w:marBottom w:val="0"/>
      <w:divBdr>
        <w:top w:val="none" w:sz="0" w:space="0" w:color="auto"/>
        <w:left w:val="none" w:sz="0" w:space="0" w:color="auto"/>
        <w:bottom w:val="none" w:sz="0" w:space="0" w:color="auto"/>
        <w:right w:val="none" w:sz="0" w:space="0" w:color="auto"/>
      </w:divBdr>
    </w:div>
    <w:div w:id="1597325103">
      <w:bodyDiv w:val="1"/>
      <w:marLeft w:val="0"/>
      <w:marRight w:val="0"/>
      <w:marTop w:val="0"/>
      <w:marBottom w:val="0"/>
      <w:divBdr>
        <w:top w:val="none" w:sz="0" w:space="0" w:color="auto"/>
        <w:left w:val="none" w:sz="0" w:space="0" w:color="auto"/>
        <w:bottom w:val="none" w:sz="0" w:space="0" w:color="auto"/>
        <w:right w:val="none" w:sz="0" w:space="0" w:color="auto"/>
      </w:divBdr>
    </w:div>
    <w:div w:id="1602489099">
      <w:bodyDiv w:val="1"/>
      <w:marLeft w:val="0"/>
      <w:marRight w:val="0"/>
      <w:marTop w:val="0"/>
      <w:marBottom w:val="0"/>
      <w:divBdr>
        <w:top w:val="none" w:sz="0" w:space="0" w:color="auto"/>
        <w:left w:val="none" w:sz="0" w:space="0" w:color="auto"/>
        <w:bottom w:val="none" w:sz="0" w:space="0" w:color="auto"/>
        <w:right w:val="none" w:sz="0" w:space="0" w:color="auto"/>
      </w:divBdr>
    </w:div>
    <w:div w:id="1602686262">
      <w:bodyDiv w:val="1"/>
      <w:marLeft w:val="0"/>
      <w:marRight w:val="0"/>
      <w:marTop w:val="0"/>
      <w:marBottom w:val="0"/>
      <w:divBdr>
        <w:top w:val="none" w:sz="0" w:space="0" w:color="auto"/>
        <w:left w:val="none" w:sz="0" w:space="0" w:color="auto"/>
        <w:bottom w:val="none" w:sz="0" w:space="0" w:color="auto"/>
        <w:right w:val="none" w:sz="0" w:space="0" w:color="auto"/>
      </w:divBdr>
    </w:div>
    <w:div w:id="1605189637">
      <w:bodyDiv w:val="1"/>
      <w:marLeft w:val="0"/>
      <w:marRight w:val="0"/>
      <w:marTop w:val="0"/>
      <w:marBottom w:val="0"/>
      <w:divBdr>
        <w:top w:val="none" w:sz="0" w:space="0" w:color="auto"/>
        <w:left w:val="none" w:sz="0" w:space="0" w:color="auto"/>
        <w:bottom w:val="none" w:sz="0" w:space="0" w:color="auto"/>
        <w:right w:val="none" w:sz="0" w:space="0" w:color="auto"/>
      </w:divBdr>
    </w:div>
    <w:div w:id="1618953756">
      <w:bodyDiv w:val="1"/>
      <w:marLeft w:val="0"/>
      <w:marRight w:val="0"/>
      <w:marTop w:val="0"/>
      <w:marBottom w:val="0"/>
      <w:divBdr>
        <w:top w:val="none" w:sz="0" w:space="0" w:color="auto"/>
        <w:left w:val="none" w:sz="0" w:space="0" w:color="auto"/>
        <w:bottom w:val="none" w:sz="0" w:space="0" w:color="auto"/>
        <w:right w:val="none" w:sz="0" w:space="0" w:color="auto"/>
      </w:divBdr>
    </w:div>
    <w:div w:id="1620062420">
      <w:bodyDiv w:val="1"/>
      <w:marLeft w:val="0"/>
      <w:marRight w:val="0"/>
      <w:marTop w:val="0"/>
      <w:marBottom w:val="0"/>
      <w:divBdr>
        <w:top w:val="none" w:sz="0" w:space="0" w:color="auto"/>
        <w:left w:val="none" w:sz="0" w:space="0" w:color="auto"/>
        <w:bottom w:val="none" w:sz="0" w:space="0" w:color="auto"/>
        <w:right w:val="none" w:sz="0" w:space="0" w:color="auto"/>
      </w:divBdr>
    </w:div>
    <w:div w:id="1620840362">
      <w:bodyDiv w:val="1"/>
      <w:marLeft w:val="0"/>
      <w:marRight w:val="0"/>
      <w:marTop w:val="0"/>
      <w:marBottom w:val="0"/>
      <w:divBdr>
        <w:top w:val="none" w:sz="0" w:space="0" w:color="auto"/>
        <w:left w:val="none" w:sz="0" w:space="0" w:color="auto"/>
        <w:bottom w:val="none" w:sz="0" w:space="0" w:color="auto"/>
        <w:right w:val="none" w:sz="0" w:space="0" w:color="auto"/>
      </w:divBdr>
    </w:div>
    <w:div w:id="1621303268">
      <w:bodyDiv w:val="1"/>
      <w:marLeft w:val="0"/>
      <w:marRight w:val="0"/>
      <w:marTop w:val="0"/>
      <w:marBottom w:val="0"/>
      <w:divBdr>
        <w:top w:val="none" w:sz="0" w:space="0" w:color="auto"/>
        <w:left w:val="none" w:sz="0" w:space="0" w:color="auto"/>
        <w:bottom w:val="none" w:sz="0" w:space="0" w:color="auto"/>
        <w:right w:val="none" w:sz="0" w:space="0" w:color="auto"/>
      </w:divBdr>
    </w:div>
    <w:div w:id="1623806990">
      <w:bodyDiv w:val="1"/>
      <w:marLeft w:val="0"/>
      <w:marRight w:val="0"/>
      <w:marTop w:val="0"/>
      <w:marBottom w:val="0"/>
      <w:divBdr>
        <w:top w:val="none" w:sz="0" w:space="0" w:color="auto"/>
        <w:left w:val="none" w:sz="0" w:space="0" w:color="auto"/>
        <w:bottom w:val="none" w:sz="0" w:space="0" w:color="auto"/>
        <w:right w:val="none" w:sz="0" w:space="0" w:color="auto"/>
      </w:divBdr>
    </w:div>
    <w:div w:id="1624580595">
      <w:bodyDiv w:val="1"/>
      <w:marLeft w:val="0"/>
      <w:marRight w:val="0"/>
      <w:marTop w:val="0"/>
      <w:marBottom w:val="0"/>
      <w:divBdr>
        <w:top w:val="none" w:sz="0" w:space="0" w:color="auto"/>
        <w:left w:val="none" w:sz="0" w:space="0" w:color="auto"/>
        <w:bottom w:val="none" w:sz="0" w:space="0" w:color="auto"/>
        <w:right w:val="none" w:sz="0" w:space="0" w:color="auto"/>
      </w:divBdr>
    </w:div>
    <w:div w:id="1626081460">
      <w:bodyDiv w:val="1"/>
      <w:marLeft w:val="0"/>
      <w:marRight w:val="0"/>
      <w:marTop w:val="0"/>
      <w:marBottom w:val="0"/>
      <w:divBdr>
        <w:top w:val="none" w:sz="0" w:space="0" w:color="auto"/>
        <w:left w:val="none" w:sz="0" w:space="0" w:color="auto"/>
        <w:bottom w:val="none" w:sz="0" w:space="0" w:color="auto"/>
        <w:right w:val="none" w:sz="0" w:space="0" w:color="auto"/>
      </w:divBdr>
      <w:divsChild>
        <w:div w:id="192351117">
          <w:marLeft w:val="480"/>
          <w:marRight w:val="0"/>
          <w:marTop w:val="0"/>
          <w:marBottom w:val="0"/>
          <w:divBdr>
            <w:top w:val="none" w:sz="0" w:space="0" w:color="auto"/>
            <w:left w:val="none" w:sz="0" w:space="0" w:color="auto"/>
            <w:bottom w:val="none" w:sz="0" w:space="0" w:color="auto"/>
            <w:right w:val="none" w:sz="0" w:space="0" w:color="auto"/>
          </w:divBdr>
        </w:div>
        <w:div w:id="221061931">
          <w:marLeft w:val="480"/>
          <w:marRight w:val="0"/>
          <w:marTop w:val="0"/>
          <w:marBottom w:val="0"/>
          <w:divBdr>
            <w:top w:val="none" w:sz="0" w:space="0" w:color="auto"/>
            <w:left w:val="none" w:sz="0" w:space="0" w:color="auto"/>
            <w:bottom w:val="none" w:sz="0" w:space="0" w:color="auto"/>
            <w:right w:val="none" w:sz="0" w:space="0" w:color="auto"/>
          </w:divBdr>
        </w:div>
        <w:div w:id="382409061">
          <w:marLeft w:val="480"/>
          <w:marRight w:val="0"/>
          <w:marTop w:val="0"/>
          <w:marBottom w:val="0"/>
          <w:divBdr>
            <w:top w:val="none" w:sz="0" w:space="0" w:color="auto"/>
            <w:left w:val="none" w:sz="0" w:space="0" w:color="auto"/>
            <w:bottom w:val="none" w:sz="0" w:space="0" w:color="auto"/>
            <w:right w:val="none" w:sz="0" w:space="0" w:color="auto"/>
          </w:divBdr>
        </w:div>
        <w:div w:id="729377828">
          <w:marLeft w:val="480"/>
          <w:marRight w:val="0"/>
          <w:marTop w:val="0"/>
          <w:marBottom w:val="0"/>
          <w:divBdr>
            <w:top w:val="none" w:sz="0" w:space="0" w:color="auto"/>
            <w:left w:val="none" w:sz="0" w:space="0" w:color="auto"/>
            <w:bottom w:val="none" w:sz="0" w:space="0" w:color="auto"/>
            <w:right w:val="none" w:sz="0" w:space="0" w:color="auto"/>
          </w:divBdr>
        </w:div>
        <w:div w:id="1040588564">
          <w:marLeft w:val="480"/>
          <w:marRight w:val="0"/>
          <w:marTop w:val="0"/>
          <w:marBottom w:val="0"/>
          <w:divBdr>
            <w:top w:val="none" w:sz="0" w:space="0" w:color="auto"/>
            <w:left w:val="none" w:sz="0" w:space="0" w:color="auto"/>
            <w:bottom w:val="none" w:sz="0" w:space="0" w:color="auto"/>
            <w:right w:val="none" w:sz="0" w:space="0" w:color="auto"/>
          </w:divBdr>
        </w:div>
        <w:div w:id="1100684753">
          <w:marLeft w:val="480"/>
          <w:marRight w:val="0"/>
          <w:marTop w:val="0"/>
          <w:marBottom w:val="0"/>
          <w:divBdr>
            <w:top w:val="none" w:sz="0" w:space="0" w:color="auto"/>
            <w:left w:val="none" w:sz="0" w:space="0" w:color="auto"/>
            <w:bottom w:val="none" w:sz="0" w:space="0" w:color="auto"/>
            <w:right w:val="none" w:sz="0" w:space="0" w:color="auto"/>
          </w:divBdr>
        </w:div>
        <w:div w:id="1171607637">
          <w:marLeft w:val="480"/>
          <w:marRight w:val="0"/>
          <w:marTop w:val="0"/>
          <w:marBottom w:val="0"/>
          <w:divBdr>
            <w:top w:val="none" w:sz="0" w:space="0" w:color="auto"/>
            <w:left w:val="none" w:sz="0" w:space="0" w:color="auto"/>
            <w:bottom w:val="none" w:sz="0" w:space="0" w:color="auto"/>
            <w:right w:val="none" w:sz="0" w:space="0" w:color="auto"/>
          </w:divBdr>
        </w:div>
        <w:div w:id="1515916683">
          <w:marLeft w:val="480"/>
          <w:marRight w:val="0"/>
          <w:marTop w:val="0"/>
          <w:marBottom w:val="0"/>
          <w:divBdr>
            <w:top w:val="none" w:sz="0" w:space="0" w:color="auto"/>
            <w:left w:val="none" w:sz="0" w:space="0" w:color="auto"/>
            <w:bottom w:val="none" w:sz="0" w:space="0" w:color="auto"/>
            <w:right w:val="none" w:sz="0" w:space="0" w:color="auto"/>
          </w:divBdr>
        </w:div>
        <w:div w:id="1880050430">
          <w:marLeft w:val="480"/>
          <w:marRight w:val="0"/>
          <w:marTop w:val="0"/>
          <w:marBottom w:val="0"/>
          <w:divBdr>
            <w:top w:val="none" w:sz="0" w:space="0" w:color="auto"/>
            <w:left w:val="none" w:sz="0" w:space="0" w:color="auto"/>
            <w:bottom w:val="none" w:sz="0" w:space="0" w:color="auto"/>
            <w:right w:val="none" w:sz="0" w:space="0" w:color="auto"/>
          </w:divBdr>
        </w:div>
        <w:div w:id="1952980020">
          <w:marLeft w:val="480"/>
          <w:marRight w:val="0"/>
          <w:marTop w:val="0"/>
          <w:marBottom w:val="0"/>
          <w:divBdr>
            <w:top w:val="none" w:sz="0" w:space="0" w:color="auto"/>
            <w:left w:val="none" w:sz="0" w:space="0" w:color="auto"/>
            <w:bottom w:val="none" w:sz="0" w:space="0" w:color="auto"/>
            <w:right w:val="none" w:sz="0" w:space="0" w:color="auto"/>
          </w:divBdr>
        </w:div>
        <w:div w:id="1967009350">
          <w:marLeft w:val="480"/>
          <w:marRight w:val="0"/>
          <w:marTop w:val="0"/>
          <w:marBottom w:val="0"/>
          <w:divBdr>
            <w:top w:val="none" w:sz="0" w:space="0" w:color="auto"/>
            <w:left w:val="none" w:sz="0" w:space="0" w:color="auto"/>
            <w:bottom w:val="none" w:sz="0" w:space="0" w:color="auto"/>
            <w:right w:val="none" w:sz="0" w:space="0" w:color="auto"/>
          </w:divBdr>
        </w:div>
        <w:div w:id="2005156592">
          <w:marLeft w:val="480"/>
          <w:marRight w:val="0"/>
          <w:marTop w:val="0"/>
          <w:marBottom w:val="0"/>
          <w:divBdr>
            <w:top w:val="none" w:sz="0" w:space="0" w:color="auto"/>
            <w:left w:val="none" w:sz="0" w:space="0" w:color="auto"/>
            <w:bottom w:val="none" w:sz="0" w:space="0" w:color="auto"/>
            <w:right w:val="none" w:sz="0" w:space="0" w:color="auto"/>
          </w:divBdr>
        </w:div>
      </w:divsChild>
    </w:div>
    <w:div w:id="1629505157">
      <w:bodyDiv w:val="1"/>
      <w:marLeft w:val="0"/>
      <w:marRight w:val="0"/>
      <w:marTop w:val="0"/>
      <w:marBottom w:val="0"/>
      <w:divBdr>
        <w:top w:val="none" w:sz="0" w:space="0" w:color="auto"/>
        <w:left w:val="none" w:sz="0" w:space="0" w:color="auto"/>
        <w:bottom w:val="none" w:sz="0" w:space="0" w:color="auto"/>
        <w:right w:val="none" w:sz="0" w:space="0" w:color="auto"/>
      </w:divBdr>
    </w:div>
    <w:div w:id="1630014148">
      <w:bodyDiv w:val="1"/>
      <w:marLeft w:val="0"/>
      <w:marRight w:val="0"/>
      <w:marTop w:val="0"/>
      <w:marBottom w:val="0"/>
      <w:divBdr>
        <w:top w:val="none" w:sz="0" w:space="0" w:color="auto"/>
        <w:left w:val="none" w:sz="0" w:space="0" w:color="auto"/>
        <w:bottom w:val="none" w:sz="0" w:space="0" w:color="auto"/>
        <w:right w:val="none" w:sz="0" w:space="0" w:color="auto"/>
      </w:divBdr>
    </w:div>
    <w:div w:id="1630551716">
      <w:bodyDiv w:val="1"/>
      <w:marLeft w:val="0"/>
      <w:marRight w:val="0"/>
      <w:marTop w:val="0"/>
      <w:marBottom w:val="0"/>
      <w:divBdr>
        <w:top w:val="none" w:sz="0" w:space="0" w:color="auto"/>
        <w:left w:val="none" w:sz="0" w:space="0" w:color="auto"/>
        <w:bottom w:val="none" w:sz="0" w:space="0" w:color="auto"/>
        <w:right w:val="none" w:sz="0" w:space="0" w:color="auto"/>
      </w:divBdr>
    </w:div>
    <w:div w:id="1631591384">
      <w:bodyDiv w:val="1"/>
      <w:marLeft w:val="0"/>
      <w:marRight w:val="0"/>
      <w:marTop w:val="0"/>
      <w:marBottom w:val="0"/>
      <w:divBdr>
        <w:top w:val="none" w:sz="0" w:space="0" w:color="auto"/>
        <w:left w:val="none" w:sz="0" w:space="0" w:color="auto"/>
        <w:bottom w:val="none" w:sz="0" w:space="0" w:color="auto"/>
        <w:right w:val="none" w:sz="0" w:space="0" w:color="auto"/>
      </w:divBdr>
    </w:div>
    <w:div w:id="1632513592">
      <w:bodyDiv w:val="1"/>
      <w:marLeft w:val="0"/>
      <w:marRight w:val="0"/>
      <w:marTop w:val="0"/>
      <w:marBottom w:val="0"/>
      <w:divBdr>
        <w:top w:val="none" w:sz="0" w:space="0" w:color="auto"/>
        <w:left w:val="none" w:sz="0" w:space="0" w:color="auto"/>
        <w:bottom w:val="none" w:sz="0" w:space="0" w:color="auto"/>
        <w:right w:val="none" w:sz="0" w:space="0" w:color="auto"/>
      </w:divBdr>
    </w:div>
    <w:div w:id="1633094300">
      <w:bodyDiv w:val="1"/>
      <w:marLeft w:val="0"/>
      <w:marRight w:val="0"/>
      <w:marTop w:val="0"/>
      <w:marBottom w:val="0"/>
      <w:divBdr>
        <w:top w:val="none" w:sz="0" w:space="0" w:color="auto"/>
        <w:left w:val="none" w:sz="0" w:space="0" w:color="auto"/>
        <w:bottom w:val="none" w:sz="0" w:space="0" w:color="auto"/>
        <w:right w:val="none" w:sz="0" w:space="0" w:color="auto"/>
      </w:divBdr>
    </w:div>
    <w:div w:id="1634872045">
      <w:bodyDiv w:val="1"/>
      <w:marLeft w:val="0"/>
      <w:marRight w:val="0"/>
      <w:marTop w:val="0"/>
      <w:marBottom w:val="0"/>
      <w:divBdr>
        <w:top w:val="none" w:sz="0" w:space="0" w:color="auto"/>
        <w:left w:val="none" w:sz="0" w:space="0" w:color="auto"/>
        <w:bottom w:val="none" w:sz="0" w:space="0" w:color="auto"/>
        <w:right w:val="none" w:sz="0" w:space="0" w:color="auto"/>
      </w:divBdr>
    </w:div>
    <w:div w:id="1635720936">
      <w:bodyDiv w:val="1"/>
      <w:marLeft w:val="0"/>
      <w:marRight w:val="0"/>
      <w:marTop w:val="0"/>
      <w:marBottom w:val="0"/>
      <w:divBdr>
        <w:top w:val="none" w:sz="0" w:space="0" w:color="auto"/>
        <w:left w:val="none" w:sz="0" w:space="0" w:color="auto"/>
        <w:bottom w:val="none" w:sz="0" w:space="0" w:color="auto"/>
        <w:right w:val="none" w:sz="0" w:space="0" w:color="auto"/>
      </w:divBdr>
    </w:div>
    <w:div w:id="1641575957">
      <w:bodyDiv w:val="1"/>
      <w:marLeft w:val="0"/>
      <w:marRight w:val="0"/>
      <w:marTop w:val="0"/>
      <w:marBottom w:val="0"/>
      <w:divBdr>
        <w:top w:val="none" w:sz="0" w:space="0" w:color="auto"/>
        <w:left w:val="none" w:sz="0" w:space="0" w:color="auto"/>
        <w:bottom w:val="none" w:sz="0" w:space="0" w:color="auto"/>
        <w:right w:val="none" w:sz="0" w:space="0" w:color="auto"/>
      </w:divBdr>
    </w:div>
    <w:div w:id="1644002724">
      <w:bodyDiv w:val="1"/>
      <w:marLeft w:val="0"/>
      <w:marRight w:val="0"/>
      <w:marTop w:val="0"/>
      <w:marBottom w:val="0"/>
      <w:divBdr>
        <w:top w:val="none" w:sz="0" w:space="0" w:color="auto"/>
        <w:left w:val="none" w:sz="0" w:space="0" w:color="auto"/>
        <w:bottom w:val="none" w:sz="0" w:space="0" w:color="auto"/>
        <w:right w:val="none" w:sz="0" w:space="0" w:color="auto"/>
      </w:divBdr>
    </w:div>
    <w:div w:id="1644233813">
      <w:bodyDiv w:val="1"/>
      <w:marLeft w:val="0"/>
      <w:marRight w:val="0"/>
      <w:marTop w:val="0"/>
      <w:marBottom w:val="0"/>
      <w:divBdr>
        <w:top w:val="none" w:sz="0" w:space="0" w:color="auto"/>
        <w:left w:val="none" w:sz="0" w:space="0" w:color="auto"/>
        <w:bottom w:val="none" w:sz="0" w:space="0" w:color="auto"/>
        <w:right w:val="none" w:sz="0" w:space="0" w:color="auto"/>
      </w:divBdr>
    </w:div>
    <w:div w:id="1646616967">
      <w:bodyDiv w:val="1"/>
      <w:marLeft w:val="0"/>
      <w:marRight w:val="0"/>
      <w:marTop w:val="0"/>
      <w:marBottom w:val="0"/>
      <w:divBdr>
        <w:top w:val="none" w:sz="0" w:space="0" w:color="auto"/>
        <w:left w:val="none" w:sz="0" w:space="0" w:color="auto"/>
        <w:bottom w:val="none" w:sz="0" w:space="0" w:color="auto"/>
        <w:right w:val="none" w:sz="0" w:space="0" w:color="auto"/>
      </w:divBdr>
    </w:div>
    <w:div w:id="1647513361">
      <w:bodyDiv w:val="1"/>
      <w:marLeft w:val="0"/>
      <w:marRight w:val="0"/>
      <w:marTop w:val="0"/>
      <w:marBottom w:val="0"/>
      <w:divBdr>
        <w:top w:val="none" w:sz="0" w:space="0" w:color="auto"/>
        <w:left w:val="none" w:sz="0" w:space="0" w:color="auto"/>
        <w:bottom w:val="none" w:sz="0" w:space="0" w:color="auto"/>
        <w:right w:val="none" w:sz="0" w:space="0" w:color="auto"/>
      </w:divBdr>
    </w:div>
    <w:div w:id="1648432319">
      <w:bodyDiv w:val="1"/>
      <w:marLeft w:val="0"/>
      <w:marRight w:val="0"/>
      <w:marTop w:val="0"/>
      <w:marBottom w:val="0"/>
      <w:divBdr>
        <w:top w:val="none" w:sz="0" w:space="0" w:color="auto"/>
        <w:left w:val="none" w:sz="0" w:space="0" w:color="auto"/>
        <w:bottom w:val="none" w:sz="0" w:space="0" w:color="auto"/>
        <w:right w:val="none" w:sz="0" w:space="0" w:color="auto"/>
      </w:divBdr>
      <w:divsChild>
        <w:div w:id="133760464">
          <w:marLeft w:val="480"/>
          <w:marRight w:val="0"/>
          <w:marTop w:val="0"/>
          <w:marBottom w:val="0"/>
          <w:divBdr>
            <w:top w:val="none" w:sz="0" w:space="0" w:color="auto"/>
            <w:left w:val="none" w:sz="0" w:space="0" w:color="auto"/>
            <w:bottom w:val="none" w:sz="0" w:space="0" w:color="auto"/>
            <w:right w:val="none" w:sz="0" w:space="0" w:color="auto"/>
          </w:divBdr>
        </w:div>
        <w:div w:id="144247952">
          <w:marLeft w:val="480"/>
          <w:marRight w:val="0"/>
          <w:marTop w:val="0"/>
          <w:marBottom w:val="0"/>
          <w:divBdr>
            <w:top w:val="none" w:sz="0" w:space="0" w:color="auto"/>
            <w:left w:val="none" w:sz="0" w:space="0" w:color="auto"/>
            <w:bottom w:val="none" w:sz="0" w:space="0" w:color="auto"/>
            <w:right w:val="none" w:sz="0" w:space="0" w:color="auto"/>
          </w:divBdr>
        </w:div>
        <w:div w:id="316348481">
          <w:marLeft w:val="480"/>
          <w:marRight w:val="0"/>
          <w:marTop w:val="0"/>
          <w:marBottom w:val="0"/>
          <w:divBdr>
            <w:top w:val="none" w:sz="0" w:space="0" w:color="auto"/>
            <w:left w:val="none" w:sz="0" w:space="0" w:color="auto"/>
            <w:bottom w:val="none" w:sz="0" w:space="0" w:color="auto"/>
            <w:right w:val="none" w:sz="0" w:space="0" w:color="auto"/>
          </w:divBdr>
        </w:div>
        <w:div w:id="919102930">
          <w:marLeft w:val="480"/>
          <w:marRight w:val="0"/>
          <w:marTop w:val="0"/>
          <w:marBottom w:val="0"/>
          <w:divBdr>
            <w:top w:val="none" w:sz="0" w:space="0" w:color="auto"/>
            <w:left w:val="none" w:sz="0" w:space="0" w:color="auto"/>
            <w:bottom w:val="none" w:sz="0" w:space="0" w:color="auto"/>
            <w:right w:val="none" w:sz="0" w:space="0" w:color="auto"/>
          </w:divBdr>
        </w:div>
        <w:div w:id="1025054209">
          <w:marLeft w:val="480"/>
          <w:marRight w:val="0"/>
          <w:marTop w:val="0"/>
          <w:marBottom w:val="0"/>
          <w:divBdr>
            <w:top w:val="none" w:sz="0" w:space="0" w:color="auto"/>
            <w:left w:val="none" w:sz="0" w:space="0" w:color="auto"/>
            <w:bottom w:val="none" w:sz="0" w:space="0" w:color="auto"/>
            <w:right w:val="none" w:sz="0" w:space="0" w:color="auto"/>
          </w:divBdr>
        </w:div>
        <w:div w:id="1071849412">
          <w:marLeft w:val="480"/>
          <w:marRight w:val="0"/>
          <w:marTop w:val="0"/>
          <w:marBottom w:val="0"/>
          <w:divBdr>
            <w:top w:val="none" w:sz="0" w:space="0" w:color="auto"/>
            <w:left w:val="none" w:sz="0" w:space="0" w:color="auto"/>
            <w:bottom w:val="none" w:sz="0" w:space="0" w:color="auto"/>
            <w:right w:val="none" w:sz="0" w:space="0" w:color="auto"/>
          </w:divBdr>
        </w:div>
        <w:div w:id="1098407501">
          <w:marLeft w:val="480"/>
          <w:marRight w:val="0"/>
          <w:marTop w:val="0"/>
          <w:marBottom w:val="0"/>
          <w:divBdr>
            <w:top w:val="none" w:sz="0" w:space="0" w:color="auto"/>
            <w:left w:val="none" w:sz="0" w:space="0" w:color="auto"/>
            <w:bottom w:val="none" w:sz="0" w:space="0" w:color="auto"/>
            <w:right w:val="none" w:sz="0" w:space="0" w:color="auto"/>
          </w:divBdr>
        </w:div>
        <w:div w:id="1142961340">
          <w:marLeft w:val="480"/>
          <w:marRight w:val="0"/>
          <w:marTop w:val="0"/>
          <w:marBottom w:val="0"/>
          <w:divBdr>
            <w:top w:val="none" w:sz="0" w:space="0" w:color="auto"/>
            <w:left w:val="none" w:sz="0" w:space="0" w:color="auto"/>
            <w:bottom w:val="none" w:sz="0" w:space="0" w:color="auto"/>
            <w:right w:val="none" w:sz="0" w:space="0" w:color="auto"/>
          </w:divBdr>
        </w:div>
        <w:div w:id="2037272563">
          <w:marLeft w:val="480"/>
          <w:marRight w:val="0"/>
          <w:marTop w:val="0"/>
          <w:marBottom w:val="0"/>
          <w:divBdr>
            <w:top w:val="none" w:sz="0" w:space="0" w:color="auto"/>
            <w:left w:val="none" w:sz="0" w:space="0" w:color="auto"/>
            <w:bottom w:val="none" w:sz="0" w:space="0" w:color="auto"/>
            <w:right w:val="none" w:sz="0" w:space="0" w:color="auto"/>
          </w:divBdr>
        </w:div>
      </w:divsChild>
    </w:div>
    <w:div w:id="1648433097">
      <w:bodyDiv w:val="1"/>
      <w:marLeft w:val="0"/>
      <w:marRight w:val="0"/>
      <w:marTop w:val="0"/>
      <w:marBottom w:val="0"/>
      <w:divBdr>
        <w:top w:val="none" w:sz="0" w:space="0" w:color="auto"/>
        <w:left w:val="none" w:sz="0" w:space="0" w:color="auto"/>
        <w:bottom w:val="none" w:sz="0" w:space="0" w:color="auto"/>
        <w:right w:val="none" w:sz="0" w:space="0" w:color="auto"/>
      </w:divBdr>
      <w:divsChild>
        <w:div w:id="125591025">
          <w:marLeft w:val="480"/>
          <w:marRight w:val="0"/>
          <w:marTop w:val="0"/>
          <w:marBottom w:val="0"/>
          <w:divBdr>
            <w:top w:val="none" w:sz="0" w:space="0" w:color="auto"/>
            <w:left w:val="none" w:sz="0" w:space="0" w:color="auto"/>
            <w:bottom w:val="none" w:sz="0" w:space="0" w:color="auto"/>
            <w:right w:val="none" w:sz="0" w:space="0" w:color="auto"/>
          </w:divBdr>
        </w:div>
        <w:div w:id="134026336">
          <w:marLeft w:val="480"/>
          <w:marRight w:val="0"/>
          <w:marTop w:val="0"/>
          <w:marBottom w:val="0"/>
          <w:divBdr>
            <w:top w:val="none" w:sz="0" w:space="0" w:color="auto"/>
            <w:left w:val="none" w:sz="0" w:space="0" w:color="auto"/>
            <w:bottom w:val="none" w:sz="0" w:space="0" w:color="auto"/>
            <w:right w:val="none" w:sz="0" w:space="0" w:color="auto"/>
          </w:divBdr>
        </w:div>
        <w:div w:id="135072671">
          <w:marLeft w:val="480"/>
          <w:marRight w:val="0"/>
          <w:marTop w:val="0"/>
          <w:marBottom w:val="0"/>
          <w:divBdr>
            <w:top w:val="none" w:sz="0" w:space="0" w:color="auto"/>
            <w:left w:val="none" w:sz="0" w:space="0" w:color="auto"/>
            <w:bottom w:val="none" w:sz="0" w:space="0" w:color="auto"/>
            <w:right w:val="none" w:sz="0" w:space="0" w:color="auto"/>
          </w:divBdr>
        </w:div>
        <w:div w:id="360010967">
          <w:marLeft w:val="480"/>
          <w:marRight w:val="0"/>
          <w:marTop w:val="0"/>
          <w:marBottom w:val="0"/>
          <w:divBdr>
            <w:top w:val="none" w:sz="0" w:space="0" w:color="auto"/>
            <w:left w:val="none" w:sz="0" w:space="0" w:color="auto"/>
            <w:bottom w:val="none" w:sz="0" w:space="0" w:color="auto"/>
            <w:right w:val="none" w:sz="0" w:space="0" w:color="auto"/>
          </w:divBdr>
        </w:div>
        <w:div w:id="524294185">
          <w:marLeft w:val="480"/>
          <w:marRight w:val="0"/>
          <w:marTop w:val="0"/>
          <w:marBottom w:val="0"/>
          <w:divBdr>
            <w:top w:val="none" w:sz="0" w:space="0" w:color="auto"/>
            <w:left w:val="none" w:sz="0" w:space="0" w:color="auto"/>
            <w:bottom w:val="none" w:sz="0" w:space="0" w:color="auto"/>
            <w:right w:val="none" w:sz="0" w:space="0" w:color="auto"/>
          </w:divBdr>
        </w:div>
        <w:div w:id="632826598">
          <w:marLeft w:val="480"/>
          <w:marRight w:val="0"/>
          <w:marTop w:val="0"/>
          <w:marBottom w:val="0"/>
          <w:divBdr>
            <w:top w:val="none" w:sz="0" w:space="0" w:color="auto"/>
            <w:left w:val="none" w:sz="0" w:space="0" w:color="auto"/>
            <w:bottom w:val="none" w:sz="0" w:space="0" w:color="auto"/>
            <w:right w:val="none" w:sz="0" w:space="0" w:color="auto"/>
          </w:divBdr>
        </w:div>
        <w:div w:id="646670699">
          <w:marLeft w:val="480"/>
          <w:marRight w:val="0"/>
          <w:marTop w:val="0"/>
          <w:marBottom w:val="0"/>
          <w:divBdr>
            <w:top w:val="none" w:sz="0" w:space="0" w:color="auto"/>
            <w:left w:val="none" w:sz="0" w:space="0" w:color="auto"/>
            <w:bottom w:val="none" w:sz="0" w:space="0" w:color="auto"/>
            <w:right w:val="none" w:sz="0" w:space="0" w:color="auto"/>
          </w:divBdr>
        </w:div>
        <w:div w:id="798377526">
          <w:marLeft w:val="480"/>
          <w:marRight w:val="0"/>
          <w:marTop w:val="0"/>
          <w:marBottom w:val="0"/>
          <w:divBdr>
            <w:top w:val="none" w:sz="0" w:space="0" w:color="auto"/>
            <w:left w:val="none" w:sz="0" w:space="0" w:color="auto"/>
            <w:bottom w:val="none" w:sz="0" w:space="0" w:color="auto"/>
            <w:right w:val="none" w:sz="0" w:space="0" w:color="auto"/>
          </w:divBdr>
        </w:div>
        <w:div w:id="833648316">
          <w:marLeft w:val="480"/>
          <w:marRight w:val="0"/>
          <w:marTop w:val="0"/>
          <w:marBottom w:val="0"/>
          <w:divBdr>
            <w:top w:val="none" w:sz="0" w:space="0" w:color="auto"/>
            <w:left w:val="none" w:sz="0" w:space="0" w:color="auto"/>
            <w:bottom w:val="none" w:sz="0" w:space="0" w:color="auto"/>
            <w:right w:val="none" w:sz="0" w:space="0" w:color="auto"/>
          </w:divBdr>
        </w:div>
        <w:div w:id="850028091">
          <w:marLeft w:val="480"/>
          <w:marRight w:val="0"/>
          <w:marTop w:val="0"/>
          <w:marBottom w:val="0"/>
          <w:divBdr>
            <w:top w:val="none" w:sz="0" w:space="0" w:color="auto"/>
            <w:left w:val="none" w:sz="0" w:space="0" w:color="auto"/>
            <w:bottom w:val="none" w:sz="0" w:space="0" w:color="auto"/>
            <w:right w:val="none" w:sz="0" w:space="0" w:color="auto"/>
          </w:divBdr>
        </w:div>
        <w:div w:id="854345846">
          <w:marLeft w:val="480"/>
          <w:marRight w:val="0"/>
          <w:marTop w:val="0"/>
          <w:marBottom w:val="0"/>
          <w:divBdr>
            <w:top w:val="none" w:sz="0" w:space="0" w:color="auto"/>
            <w:left w:val="none" w:sz="0" w:space="0" w:color="auto"/>
            <w:bottom w:val="none" w:sz="0" w:space="0" w:color="auto"/>
            <w:right w:val="none" w:sz="0" w:space="0" w:color="auto"/>
          </w:divBdr>
        </w:div>
        <w:div w:id="872571406">
          <w:marLeft w:val="480"/>
          <w:marRight w:val="0"/>
          <w:marTop w:val="0"/>
          <w:marBottom w:val="0"/>
          <w:divBdr>
            <w:top w:val="none" w:sz="0" w:space="0" w:color="auto"/>
            <w:left w:val="none" w:sz="0" w:space="0" w:color="auto"/>
            <w:bottom w:val="none" w:sz="0" w:space="0" w:color="auto"/>
            <w:right w:val="none" w:sz="0" w:space="0" w:color="auto"/>
          </w:divBdr>
        </w:div>
        <w:div w:id="896166113">
          <w:marLeft w:val="480"/>
          <w:marRight w:val="0"/>
          <w:marTop w:val="0"/>
          <w:marBottom w:val="0"/>
          <w:divBdr>
            <w:top w:val="none" w:sz="0" w:space="0" w:color="auto"/>
            <w:left w:val="none" w:sz="0" w:space="0" w:color="auto"/>
            <w:bottom w:val="none" w:sz="0" w:space="0" w:color="auto"/>
            <w:right w:val="none" w:sz="0" w:space="0" w:color="auto"/>
          </w:divBdr>
        </w:div>
        <w:div w:id="1026832821">
          <w:marLeft w:val="480"/>
          <w:marRight w:val="0"/>
          <w:marTop w:val="0"/>
          <w:marBottom w:val="0"/>
          <w:divBdr>
            <w:top w:val="none" w:sz="0" w:space="0" w:color="auto"/>
            <w:left w:val="none" w:sz="0" w:space="0" w:color="auto"/>
            <w:bottom w:val="none" w:sz="0" w:space="0" w:color="auto"/>
            <w:right w:val="none" w:sz="0" w:space="0" w:color="auto"/>
          </w:divBdr>
        </w:div>
        <w:div w:id="1089886843">
          <w:marLeft w:val="480"/>
          <w:marRight w:val="0"/>
          <w:marTop w:val="0"/>
          <w:marBottom w:val="0"/>
          <w:divBdr>
            <w:top w:val="none" w:sz="0" w:space="0" w:color="auto"/>
            <w:left w:val="none" w:sz="0" w:space="0" w:color="auto"/>
            <w:bottom w:val="none" w:sz="0" w:space="0" w:color="auto"/>
            <w:right w:val="none" w:sz="0" w:space="0" w:color="auto"/>
          </w:divBdr>
        </w:div>
        <w:div w:id="1270893379">
          <w:marLeft w:val="480"/>
          <w:marRight w:val="0"/>
          <w:marTop w:val="0"/>
          <w:marBottom w:val="0"/>
          <w:divBdr>
            <w:top w:val="none" w:sz="0" w:space="0" w:color="auto"/>
            <w:left w:val="none" w:sz="0" w:space="0" w:color="auto"/>
            <w:bottom w:val="none" w:sz="0" w:space="0" w:color="auto"/>
            <w:right w:val="none" w:sz="0" w:space="0" w:color="auto"/>
          </w:divBdr>
        </w:div>
        <w:div w:id="1276984294">
          <w:marLeft w:val="480"/>
          <w:marRight w:val="0"/>
          <w:marTop w:val="0"/>
          <w:marBottom w:val="0"/>
          <w:divBdr>
            <w:top w:val="none" w:sz="0" w:space="0" w:color="auto"/>
            <w:left w:val="none" w:sz="0" w:space="0" w:color="auto"/>
            <w:bottom w:val="none" w:sz="0" w:space="0" w:color="auto"/>
            <w:right w:val="none" w:sz="0" w:space="0" w:color="auto"/>
          </w:divBdr>
        </w:div>
        <w:div w:id="1367176240">
          <w:marLeft w:val="480"/>
          <w:marRight w:val="0"/>
          <w:marTop w:val="0"/>
          <w:marBottom w:val="0"/>
          <w:divBdr>
            <w:top w:val="none" w:sz="0" w:space="0" w:color="auto"/>
            <w:left w:val="none" w:sz="0" w:space="0" w:color="auto"/>
            <w:bottom w:val="none" w:sz="0" w:space="0" w:color="auto"/>
            <w:right w:val="none" w:sz="0" w:space="0" w:color="auto"/>
          </w:divBdr>
        </w:div>
        <w:div w:id="1395199357">
          <w:marLeft w:val="480"/>
          <w:marRight w:val="0"/>
          <w:marTop w:val="0"/>
          <w:marBottom w:val="0"/>
          <w:divBdr>
            <w:top w:val="none" w:sz="0" w:space="0" w:color="auto"/>
            <w:left w:val="none" w:sz="0" w:space="0" w:color="auto"/>
            <w:bottom w:val="none" w:sz="0" w:space="0" w:color="auto"/>
            <w:right w:val="none" w:sz="0" w:space="0" w:color="auto"/>
          </w:divBdr>
        </w:div>
        <w:div w:id="1477724550">
          <w:marLeft w:val="480"/>
          <w:marRight w:val="0"/>
          <w:marTop w:val="0"/>
          <w:marBottom w:val="0"/>
          <w:divBdr>
            <w:top w:val="none" w:sz="0" w:space="0" w:color="auto"/>
            <w:left w:val="none" w:sz="0" w:space="0" w:color="auto"/>
            <w:bottom w:val="none" w:sz="0" w:space="0" w:color="auto"/>
            <w:right w:val="none" w:sz="0" w:space="0" w:color="auto"/>
          </w:divBdr>
        </w:div>
        <w:div w:id="1549949751">
          <w:marLeft w:val="480"/>
          <w:marRight w:val="0"/>
          <w:marTop w:val="0"/>
          <w:marBottom w:val="0"/>
          <w:divBdr>
            <w:top w:val="none" w:sz="0" w:space="0" w:color="auto"/>
            <w:left w:val="none" w:sz="0" w:space="0" w:color="auto"/>
            <w:bottom w:val="none" w:sz="0" w:space="0" w:color="auto"/>
            <w:right w:val="none" w:sz="0" w:space="0" w:color="auto"/>
          </w:divBdr>
        </w:div>
        <w:div w:id="1557162021">
          <w:marLeft w:val="480"/>
          <w:marRight w:val="0"/>
          <w:marTop w:val="0"/>
          <w:marBottom w:val="0"/>
          <w:divBdr>
            <w:top w:val="none" w:sz="0" w:space="0" w:color="auto"/>
            <w:left w:val="none" w:sz="0" w:space="0" w:color="auto"/>
            <w:bottom w:val="none" w:sz="0" w:space="0" w:color="auto"/>
            <w:right w:val="none" w:sz="0" w:space="0" w:color="auto"/>
          </w:divBdr>
        </w:div>
        <w:div w:id="1622571839">
          <w:marLeft w:val="480"/>
          <w:marRight w:val="0"/>
          <w:marTop w:val="0"/>
          <w:marBottom w:val="0"/>
          <w:divBdr>
            <w:top w:val="none" w:sz="0" w:space="0" w:color="auto"/>
            <w:left w:val="none" w:sz="0" w:space="0" w:color="auto"/>
            <w:bottom w:val="none" w:sz="0" w:space="0" w:color="auto"/>
            <w:right w:val="none" w:sz="0" w:space="0" w:color="auto"/>
          </w:divBdr>
        </w:div>
        <w:div w:id="1660231696">
          <w:marLeft w:val="480"/>
          <w:marRight w:val="0"/>
          <w:marTop w:val="0"/>
          <w:marBottom w:val="0"/>
          <w:divBdr>
            <w:top w:val="none" w:sz="0" w:space="0" w:color="auto"/>
            <w:left w:val="none" w:sz="0" w:space="0" w:color="auto"/>
            <w:bottom w:val="none" w:sz="0" w:space="0" w:color="auto"/>
            <w:right w:val="none" w:sz="0" w:space="0" w:color="auto"/>
          </w:divBdr>
        </w:div>
        <w:div w:id="1841695055">
          <w:marLeft w:val="480"/>
          <w:marRight w:val="0"/>
          <w:marTop w:val="0"/>
          <w:marBottom w:val="0"/>
          <w:divBdr>
            <w:top w:val="none" w:sz="0" w:space="0" w:color="auto"/>
            <w:left w:val="none" w:sz="0" w:space="0" w:color="auto"/>
            <w:bottom w:val="none" w:sz="0" w:space="0" w:color="auto"/>
            <w:right w:val="none" w:sz="0" w:space="0" w:color="auto"/>
          </w:divBdr>
        </w:div>
        <w:div w:id="1885216133">
          <w:marLeft w:val="480"/>
          <w:marRight w:val="0"/>
          <w:marTop w:val="0"/>
          <w:marBottom w:val="0"/>
          <w:divBdr>
            <w:top w:val="none" w:sz="0" w:space="0" w:color="auto"/>
            <w:left w:val="none" w:sz="0" w:space="0" w:color="auto"/>
            <w:bottom w:val="none" w:sz="0" w:space="0" w:color="auto"/>
            <w:right w:val="none" w:sz="0" w:space="0" w:color="auto"/>
          </w:divBdr>
        </w:div>
        <w:div w:id="1978797960">
          <w:marLeft w:val="480"/>
          <w:marRight w:val="0"/>
          <w:marTop w:val="0"/>
          <w:marBottom w:val="0"/>
          <w:divBdr>
            <w:top w:val="none" w:sz="0" w:space="0" w:color="auto"/>
            <w:left w:val="none" w:sz="0" w:space="0" w:color="auto"/>
            <w:bottom w:val="none" w:sz="0" w:space="0" w:color="auto"/>
            <w:right w:val="none" w:sz="0" w:space="0" w:color="auto"/>
          </w:divBdr>
        </w:div>
        <w:div w:id="1989240915">
          <w:marLeft w:val="480"/>
          <w:marRight w:val="0"/>
          <w:marTop w:val="0"/>
          <w:marBottom w:val="0"/>
          <w:divBdr>
            <w:top w:val="none" w:sz="0" w:space="0" w:color="auto"/>
            <w:left w:val="none" w:sz="0" w:space="0" w:color="auto"/>
            <w:bottom w:val="none" w:sz="0" w:space="0" w:color="auto"/>
            <w:right w:val="none" w:sz="0" w:space="0" w:color="auto"/>
          </w:divBdr>
        </w:div>
        <w:div w:id="2010517303">
          <w:marLeft w:val="480"/>
          <w:marRight w:val="0"/>
          <w:marTop w:val="0"/>
          <w:marBottom w:val="0"/>
          <w:divBdr>
            <w:top w:val="none" w:sz="0" w:space="0" w:color="auto"/>
            <w:left w:val="none" w:sz="0" w:space="0" w:color="auto"/>
            <w:bottom w:val="none" w:sz="0" w:space="0" w:color="auto"/>
            <w:right w:val="none" w:sz="0" w:space="0" w:color="auto"/>
          </w:divBdr>
        </w:div>
        <w:div w:id="2042050076">
          <w:marLeft w:val="480"/>
          <w:marRight w:val="0"/>
          <w:marTop w:val="0"/>
          <w:marBottom w:val="0"/>
          <w:divBdr>
            <w:top w:val="none" w:sz="0" w:space="0" w:color="auto"/>
            <w:left w:val="none" w:sz="0" w:space="0" w:color="auto"/>
            <w:bottom w:val="none" w:sz="0" w:space="0" w:color="auto"/>
            <w:right w:val="none" w:sz="0" w:space="0" w:color="auto"/>
          </w:divBdr>
        </w:div>
        <w:div w:id="2096319006">
          <w:marLeft w:val="480"/>
          <w:marRight w:val="0"/>
          <w:marTop w:val="0"/>
          <w:marBottom w:val="0"/>
          <w:divBdr>
            <w:top w:val="none" w:sz="0" w:space="0" w:color="auto"/>
            <w:left w:val="none" w:sz="0" w:space="0" w:color="auto"/>
            <w:bottom w:val="none" w:sz="0" w:space="0" w:color="auto"/>
            <w:right w:val="none" w:sz="0" w:space="0" w:color="auto"/>
          </w:divBdr>
        </w:div>
        <w:div w:id="2116708967">
          <w:marLeft w:val="480"/>
          <w:marRight w:val="0"/>
          <w:marTop w:val="0"/>
          <w:marBottom w:val="0"/>
          <w:divBdr>
            <w:top w:val="none" w:sz="0" w:space="0" w:color="auto"/>
            <w:left w:val="none" w:sz="0" w:space="0" w:color="auto"/>
            <w:bottom w:val="none" w:sz="0" w:space="0" w:color="auto"/>
            <w:right w:val="none" w:sz="0" w:space="0" w:color="auto"/>
          </w:divBdr>
        </w:div>
      </w:divsChild>
    </w:div>
    <w:div w:id="1651520459">
      <w:bodyDiv w:val="1"/>
      <w:marLeft w:val="0"/>
      <w:marRight w:val="0"/>
      <w:marTop w:val="0"/>
      <w:marBottom w:val="0"/>
      <w:divBdr>
        <w:top w:val="none" w:sz="0" w:space="0" w:color="auto"/>
        <w:left w:val="none" w:sz="0" w:space="0" w:color="auto"/>
        <w:bottom w:val="none" w:sz="0" w:space="0" w:color="auto"/>
        <w:right w:val="none" w:sz="0" w:space="0" w:color="auto"/>
      </w:divBdr>
    </w:div>
    <w:div w:id="1653636668">
      <w:bodyDiv w:val="1"/>
      <w:marLeft w:val="0"/>
      <w:marRight w:val="0"/>
      <w:marTop w:val="0"/>
      <w:marBottom w:val="0"/>
      <w:divBdr>
        <w:top w:val="none" w:sz="0" w:space="0" w:color="auto"/>
        <w:left w:val="none" w:sz="0" w:space="0" w:color="auto"/>
        <w:bottom w:val="none" w:sz="0" w:space="0" w:color="auto"/>
        <w:right w:val="none" w:sz="0" w:space="0" w:color="auto"/>
      </w:divBdr>
    </w:div>
    <w:div w:id="1658151316">
      <w:bodyDiv w:val="1"/>
      <w:marLeft w:val="0"/>
      <w:marRight w:val="0"/>
      <w:marTop w:val="0"/>
      <w:marBottom w:val="0"/>
      <w:divBdr>
        <w:top w:val="none" w:sz="0" w:space="0" w:color="auto"/>
        <w:left w:val="none" w:sz="0" w:space="0" w:color="auto"/>
        <w:bottom w:val="none" w:sz="0" w:space="0" w:color="auto"/>
        <w:right w:val="none" w:sz="0" w:space="0" w:color="auto"/>
      </w:divBdr>
    </w:div>
    <w:div w:id="1658917361">
      <w:bodyDiv w:val="1"/>
      <w:marLeft w:val="0"/>
      <w:marRight w:val="0"/>
      <w:marTop w:val="0"/>
      <w:marBottom w:val="0"/>
      <w:divBdr>
        <w:top w:val="none" w:sz="0" w:space="0" w:color="auto"/>
        <w:left w:val="none" w:sz="0" w:space="0" w:color="auto"/>
        <w:bottom w:val="none" w:sz="0" w:space="0" w:color="auto"/>
        <w:right w:val="none" w:sz="0" w:space="0" w:color="auto"/>
      </w:divBdr>
    </w:div>
    <w:div w:id="1661929762">
      <w:bodyDiv w:val="1"/>
      <w:marLeft w:val="0"/>
      <w:marRight w:val="0"/>
      <w:marTop w:val="0"/>
      <w:marBottom w:val="0"/>
      <w:divBdr>
        <w:top w:val="none" w:sz="0" w:space="0" w:color="auto"/>
        <w:left w:val="none" w:sz="0" w:space="0" w:color="auto"/>
        <w:bottom w:val="none" w:sz="0" w:space="0" w:color="auto"/>
        <w:right w:val="none" w:sz="0" w:space="0" w:color="auto"/>
      </w:divBdr>
    </w:div>
    <w:div w:id="1669406360">
      <w:bodyDiv w:val="1"/>
      <w:marLeft w:val="0"/>
      <w:marRight w:val="0"/>
      <w:marTop w:val="0"/>
      <w:marBottom w:val="0"/>
      <w:divBdr>
        <w:top w:val="none" w:sz="0" w:space="0" w:color="auto"/>
        <w:left w:val="none" w:sz="0" w:space="0" w:color="auto"/>
        <w:bottom w:val="none" w:sz="0" w:space="0" w:color="auto"/>
        <w:right w:val="none" w:sz="0" w:space="0" w:color="auto"/>
      </w:divBdr>
      <w:divsChild>
        <w:div w:id="96490835">
          <w:marLeft w:val="480"/>
          <w:marRight w:val="0"/>
          <w:marTop w:val="0"/>
          <w:marBottom w:val="0"/>
          <w:divBdr>
            <w:top w:val="none" w:sz="0" w:space="0" w:color="auto"/>
            <w:left w:val="none" w:sz="0" w:space="0" w:color="auto"/>
            <w:bottom w:val="none" w:sz="0" w:space="0" w:color="auto"/>
            <w:right w:val="none" w:sz="0" w:space="0" w:color="auto"/>
          </w:divBdr>
        </w:div>
        <w:div w:id="102918092">
          <w:marLeft w:val="480"/>
          <w:marRight w:val="0"/>
          <w:marTop w:val="0"/>
          <w:marBottom w:val="0"/>
          <w:divBdr>
            <w:top w:val="none" w:sz="0" w:space="0" w:color="auto"/>
            <w:left w:val="none" w:sz="0" w:space="0" w:color="auto"/>
            <w:bottom w:val="none" w:sz="0" w:space="0" w:color="auto"/>
            <w:right w:val="none" w:sz="0" w:space="0" w:color="auto"/>
          </w:divBdr>
        </w:div>
        <w:div w:id="217937567">
          <w:marLeft w:val="480"/>
          <w:marRight w:val="0"/>
          <w:marTop w:val="0"/>
          <w:marBottom w:val="0"/>
          <w:divBdr>
            <w:top w:val="none" w:sz="0" w:space="0" w:color="auto"/>
            <w:left w:val="none" w:sz="0" w:space="0" w:color="auto"/>
            <w:bottom w:val="none" w:sz="0" w:space="0" w:color="auto"/>
            <w:right w:val="none" w:sz="0" w:space="0" w:color="auto"/>
          </w:divBdr>
        </w:div>
        <w:div w:id="431586041">
          <w:marLeft w:val="480"/>
          <w:marRight w:val="0"/>
          <w:marTop w:val="0"/>
          <w:marBottom w:val="0"/>
          <w:divBdr>
            <w:top w:val="none" w:sz="0" w:space="0" w:color="auto"/>
            <w:left w:val="none" w:sz="0" w:space="0" w:color="auto"/>
            <w:bottom w:val="none" w:sz="0" w:space="0" w:color="auto"/>
            <w:right w:val="none" w:sz="0" w:space="0" w:color="auto"/>
          </w:divBdr>
        </w:div>
        <w:div w:id="462970304">
          <w:marLeft w:val="480"/>
          <w:marRight w:val="0"/>
          <w:marTop w:val="0"/>
          <w:marBottom w:val="0"/>
          <w:divBdr>
            <w:top w:val="none" w:sz="0" w:space="0" w:color="auto"/>
            <w:left w:val="none" w:sz="0" w:space="0" w:color="auto"/>
            <w:bottom w:val="none" w:sz="0" w:space="0" w:color="auto"/>
            <w:right w:val="none" w:sz="0" w:space="0" w:color="auto"/>
          </w:divBdr>
        </w:div>
        <w:div w:id="686949780">
          <w:marLeft w:val="480"/>
          <w:marRight w:val="0"/>
          <w:marTop w:val="0"/>
          <w:marBottom w:val="0"/>
          <w:divBdr>
            <w:top w:val="none" w:sz="0" w:space="0" w:color="auto"/>
            <w:left w:val="none" w:sz="0" w:space="0" w:color="auto"/>
            <w:bottom w:val="none" w:sz="0" w:space="0" w:color="auto"/>
            <w:right w:val="none" w:sz="0" w:space="0" w:color="auto"/>
          </w:divBdr>
        </w:div>
        <w:div w:id="689917644">
          <w:marLeft w:val="480"/>
          <w:marRight w:val="0"/>
          <w:marTop w:val="0"/>
          <w:marBottom w:val="0"/>
          <w:divBdr>
            <w:top w:val="none" w:sz="0" w:space="0" w:color="auto"/>
            <w:left w:val="none" w:sz="0" w:space="0" w:color="auto"/>
            <w:bottom w:val="none" w:sz="0" w:space="0" w:color="auto"/>
            <w:right w:val="none" w:sz="0" w:space="0" w:color="auto"/>
          </w:divBdr>
        </w:div>
        <w:div w:id="763114512">
          <w:marLeft w:val="480"/>
          <w:marRight w:val="0"/>
          <w:marTop w:val="0"/>
          <w:marBottom w:val="0"/>
          <w:divBdr>
            <w:top w:val="none" w:sz="0" w:space="0" w:color="auto"/>
            <w:left w:val="none" w:sz="0" w:space="0" w:color="auto"/>
            <w:bottom w:val="none" w:sz="0" w:space="0" w:color="auto"/>
            <w:right w:val="none" w:sz="0" w:space="0" w:color="auto"/>
          </w:divBdr>
        </w:div>
        <w:div w:id="775519254">
          <w:marLeft w:val="480"/>
          <w:marRight w:val="0"/>
          <w:marTop w:val="0"/>
          <w:marBottom w:val="0"/>
          <w:divBdr>
            <w:top w:val="none" w:sz="0" w:space="0" w:color="auto"/>
            <w:left w:val="none" w:sz="0" w:space="0" w:color="auto"/>
            <w:bottom w:val="none" w:sz="0" w:space="0" w:color="auto"/>
            <w:right w:val="none" w:sz="0" w:space="0" w:color="auto"/>
          </w:divBdr>
        </w:div>
        <w:div w:id="857737320">
          <w:marLeft w:val="480"/>
          <w:marRight w:val="0"/>
          <w:marTop w:val="0"/>
          <w:marBottom w:val="0"/>
          <w:divBdr>
            <w:top w:val="none" w:sz="0" w:space="0" w:color="auto"/>
            <w:left w:val="none" w:sz="0" w:space="0" w:color="auto"/>
            <w:bottom w:val="none" w:sz="0" w:space="0" w:color="auto"/>
            <w:right w:val="none" w:sz="0" w:space="0" w:color="auto"/>
          </w:divBdr>
        </w:div>
        <w:div w:id="895051260">
          <w:marLeft w:val="480"/>
          <w:marRight w:val="0"/>
          <w:marTop w:val="0"/>
          <w:marBottom w:val="0"/>
          <w:divBdr>
            <w:top w:val="none" w:sz="0" w:space="0" w:color="auto"/>
            <w:left w:val="none" w:sz="0" w:space="0" w:color="auto"/>
            <w:bottom w:val="none" w:sz="0" w:space="0" w:color="auto"/>
            <w:right w:val="none" w:sz="0" w:space="0" w:color="auto"/>
          </w:divBdr>
        </w:div>
        <w:div w:id="1045299853">
          <w:marLeft w:val="480"/>
          <w:marRight w:val="0"/>
          <w:marTop w:val="0"/>
          <w:marBottom w:val="0"/>
          <w:divBdr>
            <w:top w:val="none" w:sz="0" w:space="0" w:color="auto"/>
            <w:left w:val="none" w:sz="0" w:space="0" w:color="auto"/>
            <w:bottom w:val="none" w:sz="0" w:space="0" w:color="auto"/>
            <w:right w:val="none" w:sz="0" w:space="0" w:color="auto"/>
          </w:divBdr>
        </w:div>
        <w:div w:id="1217818970">
          <w:marLeft w:val="480"/>
          <w:marRight w:val="0"/>
          <w:marTop w:val="0"/>
          <w:marBottom w:val="0"/>
          <w:divBdr>
            <w:top w:val="none" w:sz="0" w:space="0" w:color="auto"/>
            <w:left w:val="none" w:sz="0" w:space="0" w:color="auto"/>
            <w:bottom w:val="none" w:sz="0" w:space="0" w:color="auto"/>
            <w:right w:val="none" w:sz="0" w:space="0" w:color="auto"/>
          </w:divBdr>
        </w:div>
        <w:div w:id="1277907482">
          <w:marLeft w:val="480"/>
          <w:marRight w:val="0"/>
          <w:marTop w:val="0"/>
          <w:marBottom w:val="0"/>
          <w:divBdr>
            <w:top w:val="none" w:sz="0" w:space="0" w:color="auto"/>
            <w:left w:val="none" w:sz="0" w:space="0" w:color="auto"/>
            <w:bottom w:val="none" w:sz="0" w:space="0" w:color="auto"/>
            <w:right w:val="none" w:sz="0" w:space="0" w:color="auto"/>
          </w:divBdr>
        </w:div>
        <w:div w:id="1345328160">
          <w:marLeft w:val="480"/>
          <w:marRight w:val="0"/>
          <w:marTop w:val="0"/>
          <w:marBottom w:val="0"/>
          <w:divBdr>
            <w:top w:val="none" w:sz="0" w:space="0" w:color="auto"/>
            <w:left w:val="none" w:sz="0" w:space="0" w:color="auto"/>
            <w:bottom w:val="none" w:sz="0" w:space="0" w:color="auto"/>
            <w:right w:val="none" w:sz="0" w:space="0" w:color="auto"/>
          </w:divBdr>
        </w:div>
        <w:div w:id="1399471971">
          <w:marLeft w:val="480"/>
          <w:marRight w:val="0"/>
          <w:marTop w:val="0"/>
          <w:marBottom w:val="0"/>
          <w:divBdr>
            <w:top w:val="none" w:sz="0" w:space="0" w:color="auto"/>
            <w:left w:val="none" w:sz="0" w:space="0" w:color="auto"/>
            <w:bottom w:val="none" w:sz="0" w:space="0" w:color="auto"/>
            <w:right w:val="none" w:sz="0" w:space="0" w:color="auto"/>
          </w:divBdr>
        </w:div>
        <w:div w:id="1566642850">
          <w:marLeft w:val="480"/>
          <w:marRight w:val="0"/>
          <w:marTop w:val="0"/>
          <w:marBottom w:val="0"/>
          <w:divBdr>
            <w:top w:val="none" w:sz="0" w:space="0" w:color="auto"/>
            <w:left w:val="none" w:sz="0" w:space="0" w:color="auto"/>
            <w:bottom w:val="none" w:sz="0" w:space="0" w:color="auto"/>
            <w:right w:val="none" w:sz="0" w:space="0" w:color="auto"/>
          </w:divBdr>
        </w:div>
        <w:div w:id="1689672568">
          <w:marLeft w:val="480"/>
          <w:marRight w:val="0"/>
          <w:marTop w:val="0"/>
          <w:marBottom w:val="0"/>
          <w:divBdr>
            <w:top w:val="none" w:sz="0" w:space="0" w:color="auto"/>
            <w:left w:val="none" w:sz="0" w:space="0" w:color="auto"/>
            <w:bottom w:val="none" w:sz="0" w:space="0" w:color="auto"/>
            <w:right w:val="none" w:sz="0" w:space="0" w:color="auto"/>
          </w:divBdr>
        </w:div>
        <w:div w:id="1840457859">
          <w:marLeft w:val="480"/>
          <w:marRight w:val="0"/>
          <w:marTop w:val="0"/>
          <w:marBottom w:val="0"/>
          <w:divBdr>
            <w:top w:val="none" w:sz="0" w:space="0" w:color="auto"/>
            <w:left w:val="none" w:sz="0" w:space="0" w:color="auto"/>
            <w:bottom w:val="none" w:sz="0" w:space="0" w:color="auto"/>
            <w:right w:val="none" w:sz="0" w:space="0" w:color="auto"/>
          </w:divBdr>
        </w:div>
      </w:divsChild>
    </w:div>
    <w:div w:id="1669939417">
      <w:bodyDiv w:val="1"/>
      <w:marLeft w:val="0"/>
      <w:marRight w:val="0"/>
      <w:marTop w:val="0"/>
      <w:marBottom w:val="0"/>
      <w:divBdr>
        <w:top w:val="none" w:sz="0" w:space="0" w:color="auto"/>
        <w:left w:val="none" w:sz="0" w:space="0" w:color="auto"/>
        <w:bottom w:val="none" w:sz="0" w:space="0" w:color="auto"/>
        <w:right w:val="none" w:sz="0" w:space="0" w:color="auto"/>
      </w:divBdr>
    </w:div>
    <w:div w:id="1672638758">
      <w:bodyDiv w:val="1"/>
      <w:marLeft w:val="0"/>
      <w:marRight w:val="0"/>
      <w:marTop w:val="0"/>
      <w:marBottom w:val="0"/>
      <w:divBdr>
        <w:top w:val="none" w:sz="0" w:space="0" w:color="auto"/>
        <w:left w:val="none" w:sz="0" w:space="0" w:color="auto"/>
        <w:bottom w:val="none" w:sz="0" w:space="0" w:color="auto"/>
        <w:right w:val="none" w:sz="0" w:space="0" w:color="auto"/>
      </w:divBdr>
    </w:div>
    <w:div w:id="1675649241">
      <w:bodyDiv w:val="1"/>
      <w:marLeft w:val="0"/>
      <w:marRight w:val="0"/>
      <w:marTop w:val="0"/>
      <w:marBottom w:val="0"/>
      <w:divBdr>
        <w:top w:val="none" w:sz="0" w:space="0" w:color="auto"/>
        <w:left w:val="none" w:sz="0" w:space="0" w:color="auto"/>
        <w:bottom w:val="none" w:sz="0" w:space="0" w:color="auto"/>
        <w:right w:val="none" w:sz="0" w:space="0" w:color="auto"/>
      </w:divBdr>
    </w:div>
    <w:div w:id="1678077289">
      <w:bodyDiv w:val="1"/>
      <w:marLeft w:val="0"/>
      <w:marRight w:val="0"/>
      <w:marTop w:val="0"/>
      <w:marBottom w:val="0"/>
      <w:divBdr>
        <w:top w:val="none" w:sz="0" w:space="0" w:color="auto"/>
        <w:left w:val="none" w:sz="0" w:space="0" w:color="auto"/>
        <w:bottom w:val="none" w:sz="0" w:space="0" w:color="auto"/>
        <w:right w:val="none" w:sz="0" w:space="0" w:color="auto"/>
      </w:divBdr>
      <w:divsChild>
        <w:div w:id="160048973">
          <w:marLeft w:val="480"/>
          <w:marRight w:val="0"/>
          <w:marTop w:val="0"/>
          <w:marBottom w:val="0"/>
          <w:divBdr>
            <w:top w:val="none" w:sz="0" w:space="0" w:color="auto"/>
            <w:left w:val="none" w:sz="0" w:space="0" w:color="auto"/>
            <w:bottom w:val="none" w:sz="0" w:space="0" w:color="auto"/>
            <w:right w:val="none" w:sz="0" w:space="0" w:color="auto"/>
          </w:divBdr>
        </w:div>
        <w:div w:id="183249595">
          <w:marLeft w:val="480"/>
          <w:marRight w:val="0"/>
          <w:marTop w:val="0"/>
          <w:marBottom w:val="0"/>
          <w:divBdr>
            <w:top w:val="none" w:sz="0" w:space="0" w:color="auto"/>
            <w:left w:val="none" w:sz="0" w:space="0" w:color="auto"/>
            <w:bottom w:val="none" w:sz="0" w:space="0" w:color="auto"/>
            <w:right w:val="none" w:sz="0" w:space="0" w:color="auto"/>
          </w:divBdr>
        </w:div>
        <w:div w:id="190268601">
          <w:marLeft w:val="480"/>
          <w:marRight w:val="0"/>
          <w:marTop w:val="0"/>
          <w:marBottom w:val="0"/>
          <w:divBdr>
            <w:top w:val="none" w:sz="0" w:space="0" w:color="auto"/>
            <w:left w:val="none" w:sz="0" w:space="0" w:color="auto"/>
            <w:bottom w:val="none" w:sz="0" w:space="0" w:color="auto"/>
            <w:right w:val="none" w:sz="0" w:space="0" w:color="auto"/>
          </w:divBdr>
        </w:div>
        <w:div w:id="301542485">
          <w:marLeft w:val="480"/>
          <w:marRight w:val="0"/>
          <w:marTop w:val="0"/>
          <w:marBottom w:val="0"/>
          <w:divBdr>
            <w:top w:val="none" w:sz="0" w:space="0" w:color="auto"/>
            <w:left w:val="none" w:sz="0" w:space="0" w:color="auto"/>
            <w:bottom w:val="none" w:sz="0" w:space="0" w:color="auto"/>
            <w:right w:val="none" w:sz="0" w:space="0" w:color="auto"/>
          </w:divBdr>
        </w:div>
        <w:div w:id="400254295">
          <w:marLeft w:val="480"/>
          <w:marRight w:val="0"/>
          <w:marTop w:val="0"/>
          <w:marBottom w:val="0"/>
          <w:divBdr>
            <w:top w:val="none" w:sz="0" w:space="0" w:color="auto"/>
            <w:left w:val="none" w:sz="0" w:space="0" w:color="auto"/>
            <w:bottom w:val="none" w:sz="0" w:space="0" w:color="auto"/>
            <w:right w:val="none" w:sz="0" w:space="0" w:color="auto"/>
          </w:divBdr>
        </w:div>
        <w:div w:id="457141200">
          <w:marLeft w:val="480"/>
          <w:marRight w:val="0"/>
          <w:marTop w:val="0"/>
          <w:marBottom w:val="0"/>
          <w:divBdr>
            <w:top w:val="none" w:sz="0" w:space="0" w:color="auto"/>
            <w:left w:val="none" w:sz="0" w:space="0" w:color="auto"/>
            <w:bottom w:val="none" w:sz="0" w:space="0" w:color="auto"/>
            <w:right w:val="none" w:sz="0" w:space="0" w:color="auto"/>
          </w:divBdr>
        </w:div>
        <w:div w:id="465634210">
          <w:marLeft w:val="480"/>
          <w:marRight w:val="0"/>
          <w:marTop w:val="0"/>
          <w:marBottom w:val="0"/>
          <w:divBdr>
            <w:top w:val="none" w:sz="0" w:space="0" w:color="auto"/>
            <w:left w:val="none" w:sz="0" w:space="0" w:color="auto"/>
            <w:bottom w:val="none" w:sz="0" w:space="0" w:color="auto"/>
            <w:right w:val="none" w:sz="0" w:space="0" w:color="auto"/>
          </w:divBdr>
        </w:div>
        <w:div w:id="531959607">
          <w:marLeft w:val="480"/>
          <w:marRight w:val="0"/>
          <w:marTop w:val="0"/>
          <w:marBottom w:val="0"/>
          <w:divBdr>
            <w:top w:val="none" w:sz="0" w:space="0" w:color="auto"/>
            <w:left w:val="none" w:sz="0" w:space="0" w:color="auto"/>
            <w:bottom w:val="none" w:sz="0" w:space="0" w:color="auto"/>
            <w:right w:val="none" w:sz="0" w:space="0" w:color="auto"/>
          </w:divBdr>
        </w:div>
        <w:div w:id="582371416">
          <w:marLeft w:val="480"/>
          <w:marRight w:val="0"/>
          <w:marTop w:val="0"/>
          <w:marBottom w:val="0"/>
          <w:divBdr>
            <w:top w:val="none" w:sz="0" w:space="0" w:color="auto"/>
            <w:left w:val="none" w:sz="0" w:space="0" w:color="auto"/>
            <w:bottom w:val="none" w:sz="0" w:space="0" w:color="auto"/>
            <w:right w:val="none" w:sz="0" w:space="0" w:color="auto"/>
          </w:divBdr>
        </w:div>
        <w:div w:id="635913292">
          <w:marLeft w:val="480"/>
          <w:marRight w:val="0"/>
          <w:marTop w:val="0"/>
          <w:marBottom w:val="0"/>
          <w:divBdr>
            <w:top w:val="none" w:sz="0" w:space="0" w:color="auto"/>
            <w:left w:val="none" w:sz="0" w:space="0" w:color="auto"/>
            <w:bottom w:val="none" w:sz="0" w:space="0" w:color="auto"/>
            <w:right w:val="none" w:sz="0" w:space="0" w:color="auto"/>
          </w:divBdr>
        </w:div>
        <w:div w:id="898245390">
          <w:marLeft w:val="480"/>
          <w:marRight w:val="0"/>
          <w:marTop w:val="0"/>
          <w:marBottom w:val="0"/>
          <w:divBdr>
            <w:top w:val="none" w:sz="0" w:space="0" w:color="auto"/>
            <w:left w:val="none" w:sz="0" w:space="0" w:color="auto"/>
            <w:bottom w:val="none" w:sz="0" w:space="0" w:color="auto"/>
            <w:right w:val="none" w:sz="0" w:space="0" w:color="auto"/>
          </w:divBdr>
        </w:div>
        <w:div w:id="976184427">
          <w:marLeft w:val="480"/>
          <w:marRight w:val="0"/>
          <w:marTop w:val="0"/>
          <w:marBottom w:val="0"/>
          <w:divBdr>
            <w:top w:val="none" w:sz="0" w:space="0" w:color="auto"/>
            <w:left w:val="none" w:sz="0" w:space="0" w:color="auto"/>
            <w:bottom w:val="none" w:sz="0" w:space="0" w:color="auto"/>
            <w:right w:val="none" w:sz="0" w:space="0" w:color="auto"/>
          </w:divBdr>
        </w:div>
        <w:div w:id="989791218">
          <w:marLeft w:val="480"/>
          <w:marRight w:val="0"/>
          <w:marTop w:val="0"/>
          <w:marBottom w:val="0"/>
          <w:divBdr>
            <w:top w:val="none" w:sz="0" w:space="0" w:color="auto"/>
            <w:left w:val="none" w:sz="0" w:space="0" w:color="auto"/>
            <w:bottom w:val="none" w:sz="0" w:space="0" w:color="auto"/>
            <w:right w:val="none" w:sz="0" w:space="0" w:color="auto"/>
          </w:divBdr>
        </w:div>
        <w:div w:id="996612039">
          <w:marLeft w:val="480"/>
          <w:marRight w:val="0"/>
          <w:marTop w:val="0"/>
          <w:marBottom w:val="0"/>
          <w:divBdr>
            <w:top w:val="none" w:sz="0" w:space="0" w:color="auto"/>
            <w:left w:val="none" w:sz="0" w:space="0" w:color="auto"/>
            <w:bottom w:val="none" w:sz="0" w:space="0" w:color="auto"/>
            <w:right w:val="none" w:sz="0" w:space="0" w:color="auto"/>
          </w:divBdr>
        </w:div>
        <w:div w:id="1027951633">
          <w:marLeft w:val="480"/>
          <w:marRight w:val="0"/>
          <w:marTop w:val="0"/>
          <w:marBottom w:val="0"/>
          <w:divBdr>
            <w:top w:val="none" w:sz="0" w:space="0" w:color="auto"/>
            <w:left w:val="none" w:sz="0" w:space="0" w:color="auto"/>
            <w:bottom w:val="none" w:sz="0" w:space="0" w:color="auto"/>
            <w:right w:val="none" w:sz="0" w:space="0" w:color="auto"/>
          </w:divBdr>
        </w:div>
        <w:div w:id="1045982426">
          <w:marLeft w:val="480"/>
          <w:marRight w:val="0"/>
          <w:marTop w:val="0"/>
          <w:marBottom w:val="0"/>
          <w:divBdr>
            <w:top w:val="none" w:sz="0" w:space="0" w:color="auto"/>
            <w:left w:val="none" w:sz="0" w:space="0" w:color="auto"/>
            <w:bottom w:val="none" w:sz="0" w:space="0" w:color="auto"/>
            <w:right w:val="none" w:sz="0" w:space="0" w:color="auto"/>
          </w:divBdr>
        </w:div>
        <w:div w:id="1078668557">
          <w:marLeft w:val="480"/>
          <w:marRight w:val="0"/>
          <w:marTop w:val="0"/>
          <w:marBottom w:val="0"/>
          <w:divBdr>
            <w:top w:val="none" w:sz="0" w:space="0" w:color="auto"/>
            <w:left w:val="none" w:sz="0" w:space="0" w:color="auto"/>
            <w:bottom w:val="none" w:sz="0" w:space="0" w:color="auto"/>
            <w:right w:val="none" w:sz="0" w:space="0" w:color="auto"/>
          </w:divBdr>
        </w:div>
        <w:div w:id="1105730800">
          <w:marLeft w:val="480"/>
          <w:marRight w:val="0"/>
          <w:marTop w:val="0"/>
          <w:marBottom w:val="0"/>
          <w:divBdr>
            <w:top w:val="none" w:sz="0" w:space="0" w:color="auto"/>
            <w:left w:val="none" w:sz="0" w:space="0" w:color="auto"/>
            <w:bottom w:val="none" w:sz="0" w:space="0" w:color="auto"/>
            <w:right w:val="none" w:sz="0" w:space="0" w:color="auto"/>
          </w:divBdr>
        </w:div>
        <w:div w:id="1148593615">
          <w:marLeft w:val="480"/>
          <w:marRight w:val="0"/>
          <w:marTop w:val="0"/>
          <w:marBottom w:val="0"/>
          <w:divBdr>
            <w:top w:val="none" w:sz="0" w:space="0" w:color="auto"/>
            <w:left w:val="none" w:sz="0" w:space="0" w:color="auto"/>
            <w:bottom w:val="none" w:sz="0" w:space="0" w:color="auto"/>
            <w:right w:val="none" w:sz="0" w:space="0" w:color="auto"/>
          </w:divBdr>
        </w:div>
        <w:div w:id="1190023341">
          <w:marLeft w:val="480"/>
          <w:marRight w:val="0"/>
          <w:marTop w:val="0"/>
          <w:marBottom w:val="0"/>
          <w:divBdr>
            <w:top w:val="none" w:sz="0" w:space="0" w:color="auto"/>
            <w:left w:val="none" w:sz="0" w:space="0" w:color="auto"/>
            <w:bottom w:val="none" w:sz="0" w:space="0" w:color="auto"/>
            <w:right w:val="none" w:sz="0" w:space="0" w:color="auto"/>
          </w:divBdr>
        </w:div>
        <w:div w:id="1253474216">
          <w:marLeft w:val="480"/>
          <w:marRight w:val="0"/>
          <w:marTop w:val="0"/>
          <w:marBottom w:val="0"/>
          <w:divBdr>
            <w:top w:val="none" w:sz="0" w:space="0" w:color="auto"/>
            <w:left w:val="none" w:sz="0" w:space="0" w:color="auto"/>
            <w:bottom w:val="none" w:sz="0" w:space="0" w:color="auto"/>
            <w:right w:val="none" w:sz="0" w:space="0" w:color="auto"/>
          </w:divBdr>
        </w:div>
        <w:div w:id="1285573268">
          <w:marLeft w:val="480"/>
          <w:marRight w:val="0"/>
          <w:marTop w:val="0"/>
          <w:marBottom w:val="0"/>
          <w:divBdr>
            <w:top w:val="none" w:sz="0" w:space="0" w:color="auto"/>
            <w:left w:val="none" w:sz="0" w:space="0" w:color="auto"/>
            <w:bottom w:val="none" w:sz="0" w:space="0" w:color="auto"/>
            <w:right w:val="none" w:sz="0" w:space="0" w:color="auto"/>
          </w:divBdr>
        </w:div>
        <w:div w:id="1385911683">
          <w:marLeft w:val="480"/>
          <w:marRight w:val="0"/>
          <w:marTop w:val="0"/>
          <w:marBottom w:val="0"/>
          <w:divBdr>
            <w:top w:val="none" w:sz="0" w:space="0" w:color="auto"/>
            <w:left w:val="none" w:sz="0" w:space="0" w:color="auto"/>
            <w:bottom w:val="none" w:sz="0" w:space="0" w:color="auto"/>
            <w:right w:val="none" w:sz="0" w:space="0" w:color="auto"/>
          </w:divBdr>
        </w:div>
        <w:div w:id="1395817218">
          <w:marLeft w:val="480"/>
          <w:marRight w:val="0"/>
          <w:marTop w:val="0"/>
          <w:marBottom w:val="0"/>
          <w:divBdr>
            <w:top w:val="none" w:sz="0" w:space="0" w:color="auto"/>
            <w:left w:val="none" w:sz="0" w:space="0" w:color="auto"/>
            <w:bottom w:val="none" w:sz="0" w:space="0" w:color="auto"/>
            <w:right w:val="none" w:sz="0" w:space="0" w:color="auto"/>
          </w:divBdr>
        </w:div>
        <w:div w:id="1420521069">
          <w:marLeft w:val="480"/>
          <w:marRight w:val="0"/>
          <w:marTop w:val="0"/>
          <w:marBottom w:val="0"/>
          <w:divBdr>
            <w:top w:val="none" w:sz="0" w:space="0" w:color="auto"/>
            <w:left w:val="none" w:sz="0" w:space="0" w:color="auto"/>
            <w:bottom w:val="none" w:sz="0" w:space="0" w:color="auto"/>
            <w:right w:val="none" w:sz="0" w:space="0" w:color="auto"/>
          </w:divBdr>
        </w:div>
        <w:div w:id="1517108952">
          <w:marLeft w:val="480"/>
          <w:marRight w:val="0"/>
          <w:marTop w:val="0"/>
          <w:marBottom w:val="0"/>
          <w:divBdr>
            <w:top w:val="none" w:sz="0" w:space="0" w:color="auto"/>
            <w:left w:val="none" w:sz="0" w:space="0" w:color="auto"/>
            <w:bottom w:val="none" w:sz="0" w:space="0" w:color="auto"/>
            <w:right w:val="none" w:sz="0" w:space="0" w:color="auto"/>
          </w:divBdr>
        </w:div>
        <w:div w:id="1656495591">
          <w:marLeft w:val="480"/>
          <w:marRight w:val="0"/>
          <w:marTop w:val="0"/>
          <w:marBottom w:val="0"/>
          <w:divBdr>
            <w:top w:val="none" w:sz="0" w:space="0" w:color="auto"/>
            <w:left w:val="none" w:sz="0" w:space="0" w:color="auto"/>
            <w:bottom w:val="none" w:sz="0" w:space="0" w:color="auto"/>
            <w:right w:val="none" w:sz="0" w:space="0" w:color="auto"/>
          </w:divBdr>
        </w:div>
        <w:div w:id="1758868070">
          <w:marLeft w:val="480"/>
          <w:marRight w:val="0"/>
          <w:marTop w:val="0"/>
          <w:marBottom w:val="0"/>
          <w:divBdr>
            <w:top w:val="none" w:sz="0" w:space="0" w:color="auto"/>
            <w:left w:val="none" w:sz="0" w:space="0" w:color="auto"/>
            <w:bottom w:val="none" w:sz="0" w:space="0" w:color="auto"/>
            <w:right w:val="none" w:sz="0" w:space="0" w:color="auto"/>
          </w:divBdr>
        </w:div>
        <w:div w:id="1867209139">
          <w:marLeft w:val="480"/>
          <w:marRight w:val="0"/>
          <w:marTop w:val="0"/>
          <w:marBottom w:val="0"/>
          <w:divBdr>
            <w:top w:val="none" w:sz="0" w:space="0" w:color="auto"/>
            <w:left w:val="none" w:sz="0" w:space="0" w:color="auto"/>
            <w:bottom w:val="none" w:sz="0" w:space="0" w:color="auto"/>
            <w:right w:val="none" w:sz="0" w:space="0" w:color="auto"/>
          </w:divBdr>
        </w:div>
        <w:div w:id="1894611451">
          <w:marLeft w:val="480"/>
          <w:marRight w:val="0"/>
          <w:marTop w:val="0"/>
          <w:marBottom w:val="0"/>
          <w:divBdr>
            <w:top w:val="none" w:sz="0" w:space="0" w:color="auto"/>
            <w:left w:val="none" w:sz="0" w:space="0" w:color="auto"/>
            <w:bottom w:val="none" w:sz="0" w:space="0" w:color="auto"/>
            <w:right w:val="none" w:sz="0" w:space="0" w:color="auto"/>
          </w:divBdr>
        </w:div>
        <w:div w:id="1936861815">
          <w:marLeft w:val="480"/>
          <w:marRight w:val="0"/>
          <w:marTop w:val="0"/>
          <w:marBottom w:val="0"/>
          <w:divBdr>
            <w:top w:val="none" w:sz="0" w:space="0" w:color="auto"/>
            <w:left w:val="none" w:sz="0" w:space="0" w:color="auto"/>
            <w:bottom w:val="none" w:sz="0" w:space="0" w:color="auto"/>
            <w:right w:val="none" w:sz="0" w:space="0" w:color="auto"/>
          </w:divBdr>
        </w:div>
        <w:div w:id="1954171791">
          <w:marLeft w:val="480"/>
          <w:marRight w:val="0"/>
          <w:marTop w:val="0"/>
          <w:marBottom w:val="0"/>
          <w:divBdr>
            <w:top w:val="none" w:sz="0" w:space="0" w:color="auto"/>
            <w:left w:val="none" w:sz="0" w:space="0" w:color="auto"/>
            <w:bottom w:val="none" w:sz="0" w:space="0" w:color="auto"/>
            <w:right w:val="none" w:sz="0" w:space="0" w:color="auto"/>
          </w:divBdr>
        </w:div>
        <w:div w:id="1988317358">
          <w:marLeft w:val="480"/>
          <w:marRight w:val="0"/>
          <w:marTop w:val="0"/>
          <w:marBottom w:val="0"/>
          <w:divBdr>
            <w:top w:val="none" w:sz="0" w:space="0" w:color="auto"/>
            <w:left w:val="none" w:sz="0" w:space="0" w:color="auto"/>
            <w:bottom w:val="none" w:sz="0" w:space="0" w:color="auto"/>
            <w:right w:val="none" w:sz="0" w:space="0" w:color="auto"/>
          </w:divBdr>
        </w:div>
        <w:div w:id="2007249547">
          <w:marLeft w:val="480"/>
          <w:marRight w:val="0"/>
          <w:marTop w:val="0"/>
          <w:marBottom w:val="0"/>
          <w:divBdr>
            <w:top w:val="none" w:sz="0" w:space="0" w:color="auto"/>
            <w:left w:val="none" w:sz="0" w:space="0" w:color="auto"/>
            <w:bottom w:val="none" w:sz="0" w:space="0" w:color="auto"/>
            <w:right w:val="none" w:sz="0" w:space="0" w:color="auto"/>
          </w:divBdr>
        </w:div>
        <w:div w:id="2058969963">
          <w:marLeft w:val="480"/>
          <w:marRight w:val="0"/>
          <w:marTop w:val="0"/>
          <w:marBottom w:val="0"/>
          <w:divBdr>
            <w:top w:val="none" w:sz="0" w:space="0" w:color="auto"/>
            <w:left w:val="none" w:sz="0" w:space="0" w:color="auto"/>
            <w:bottom w:val="none" w:sz="0" w:space="0" w:color="auto"/>
            <w:right w:val="none" w:sz="0" w:space="0" w:color="auto"/>
          </w:divBdr>
        </w:div>
      </w:divsChild>
    </w:div>
    <w:div w:id="1679113886">
      <w:bodyDiv w:val="1"/>
      <w:marLeft w:val="0"/>
      <w:marRight w:val="0"/>
      <w:marTop w:val="0"/>
      <w:marBottom w:val="0"/>
      <w:divBdr>
        <w:top w:val="none" w:sz="0" w:space="0" w:color="auto"/>
        <w:left w:val="none" w:sz="0" w:space="0" w:color="auto"/>
        <w:bottom w:val="none" w:sz="0" w:space="0" w:color="auto"/>
        <w:right w:val="none" w:sz="0" w:space="0" w:color="auto"/>
      </w:divBdr>
    </w:div>
    <w:div w:id="1682389153">
      <w:bodyDiv w:val="1"/>
      <w:marLeft w:val="0"/>
      <w:marRight w:val="0"/>
      <w:marTop w:val="0"/>
      <w:marBottom w:val="0"/>
      <w:divBdr>
        <w:top w:val="none" w:sz="0" w:space="0" w:color="auto"/>
        <w:left w:val="none" w:sz="0" w:space="0" w:color="auto"/>
        <w:bottom w:val="none" w:sz="0" w:space="0" w:color="auto"/>
        <w:right w:val="none" w:sz="0" w:space="0" w:color="auto"/>
      </w:divBdr>
      <w:divsChild>
        <w:div w:id="1579360255">
          <w:marLeft w:val="480"/>
          <w:marRight w:val="0"/>
          <w:marTop w:val="0"/>
          <w:marBottom w:val="0"/>
          <w:divBdr>
            <w:top w:val="none" w:sz="0" w:space="0" w:color="auto"/>
            <w:left w:val="none" w:sz="0" w:space="0" w:color="auto"/>
            <w:bottom w:val="none" w:sz="0" w:space="0" w:color="auto"/>
            <w:right w:val="none" w:sz="0" w:space="0" w:color="auto"/>
          </w:divBdr>
        </w:div>
        <w:div w:id="2052028417">
          <w:marLeft w:val="480"/>
          <w:marRight w:val="0"/>
          <w:marTop w:val="0"/>
          <w:marBottom w:val="0"/>
          <w:divBdr>
            <w:top w:val="none" w:sz="0" w:space="0" w:color="auto"/>
            <w:left w:val="none" w:sz="0" w:space="0" w:color="auto"/>
            <w:bottom w:val="none" w:sz="0" w:space="0" w:color="auto"/>
            <w:right w:val="none" w:sz="0" w:space="0" w:color="auto"/>
          </w:divBdr>
        </w:div>
      </w:divsChild>
    </w:div>
    <w:div w:id="1684433516">
      <w:bodyDiv w:val="1"/>
      <w:marLeft w:val="0"/>
      <w:marRight w:val="0"/>
      <w:marTop w:val="0"/>
      <w:marBottom w:val="0"/>
      <w:divBdr>
        <w:top w:val="none" w:sz="0" w:space="0" w:color="auto"/>
        <w:left w:val="none" w:sz="0" w:space="0" w:color="auto"/>
        <w:bottom w:val="none" w:sz="0" w:space="0" w:color="auto"/>
        <w:right w:val="none" w:sz="0" w:space="0" w:color="auto"/>
      </w:divBdr>
    </w:div>
    <w:div w:id="1687169492">
      <w:bodyDiv w:val="1"/>
      <w:marLeft w:val="0"/>
      <w:marRight w:val="0"/>
      <w:marTop w:val="0"/>
      <w:marBottom w:val="0"/>
      <w:divBdr>
        <w:top w:val="none" w:sz="0" w:space="0" w:color="auto"/>
        <w:left w:val="none" w:sz="0" w:space="0" w:color="auto"/>
        <w:bottom w:val="none" w:sz="0" w:space="0" w:color="auto"/>
        <w:right w:val="none" w:sz="0" w:space="0" w:color="auto"/>
      </w:divBdr>
    </w:div>
    <w:div w:id="1689407639">
      <w:bodyDiv w:val="1"/>
      <w:marLeft w:val="0"/>
      <w:marRight w:val="0"/>
      <w:marTop w:val="0"/>
      <w:marBottom w:val="0"/>
      <w:divBdr>
        <w:top w:val="none" w:sz="0" w:space="0" w:color="auto"/>
        <w:left w:val="none" w:sz="0" w:space="0" w:color="auto"/>
        <w:bottom w:val="none" w:sz="0" w:space="0" w:color="auto"/>
        <w:right w:val="none" w:sz="0" w:space="0" w:color="auto"/>
      </w:divBdr>
    </w:div>
    <w:div w:id="1689789462">
      <w:bodyDiv w:val="1"/>
      <w:marLeft w:val="0"/>
      <w:marRight w:val="0"/>
      <w:marTop w:val="0"/>
      <w:marBottom w:val="0"/>
      <w:divBdr>
        <w:top w:val="none" w:sz="0" w:space="0" w:color="auto"/>
        <w:left w:val="none" w:sz="0" w:space="0" w:color="auto"/>
        <w:bottom w:val="none" w:sz="0" w:space="0" w:color="auto"/>
        <w:right w:val="none" w:sz="0" w:space="0" w:color="auto"/>
      </w:divBdr>
    </w:div>
    <w:div w:id="1692418432">
      <w:bodyDiv w:val="1"/>
      <w:marLeft w:val="0"/>
      <w:marRight w:val="0"/>
      <w:marTop w:val="0"/>
      <w:marBottom w:val="0"/>
      <w:divBdr>
        <w:top w:val="none" w:sz="0" w:space="0" w:color="auto"/>
        <w:left w:val="none" w:sz="0" w:space="0" w:color="auto"/>
        <w:bottom w:val="none" w:sz="0" w:space="0" w:color="auto"/>
        <w:right w:val="none" w:sz="0" w:space="0" w:color="auto"/>
      </w:divBdr>
      <w:divsChild>
        <w:div w:id="56052879">
          <w:marLeft w:val="480"/>
          <w:marRight w:val="0"/>
          <w:marTop w:val="0"/>
          <w:marBottom w:val="0"/>
          <w:divBdr>
            <w:top w:val="none" w:sz="0" w:space="0" w:color="auto"/>
            <w:left w:val="none" w:sz="0" w:space="0" w:color="auto"/>
            <w:bottom w:val="none" w:sz="0" w:space="0" w:color="auto"/>
            <w:right w:val="none" w:sz="0" w:space="0" w:color="auto"/>
          </w:divBdr>
        </w:div>
        <w:div w:id="64378157">
          <w:marLeft w:val="480"/>
          <w:marRight w:val="0"/>
          <w:marTop w:val="0"/>
          <w:marBottom w:val="0"/>
          <w:divBdr>
            <w:top w:val="none" w:sz="0" w:space="0" w:color="auto"/>
            <w:left w:val="none" w:sz="0" w:space="0" w:color="auto"/>
            <w:bottom w:val="none" w:sz="0" w:space="0" w:color="auto"/>
            <w:right w:val="none" w:sz="0" w:space="0" w:color="auto"/>
          </w:divBdr>
        </w:div>
        <w:div w:id="149367350">
          <w:marLeft w:val="480"/>
          <w:marRight w:val="0"/>
          <w:marTop w:val="0"/>
          <w:marBottom w:val="0"/>
          <w:divBdr>
            <w:top w:val="none" w:sz="0" w:space="0" w:color="auto"/>
            <w:left w:val="none" w:sz="0" w:space="0" w:color="auto"/>
            <w:bottom w:val="none" w:sz="0" w:space="0" w:color="auto"/>
            <w:right w:val="none" w:sz="0" w:space="0" w:color="auto"/>
          </w:divBdr>
        </w:div>
        <w:div w:id="225188000">
          <w:marLeft w:val="480"/>
          <w:marRight w:val="0"/>
          <w:marTop w:val="0"/>
          <w:marBottom w:val="0"/>
          <w:divBdr>
            <w:top w:val="none" w:sz="0" w:space="0" w:color="auto"/>
            <w:left w:val="none" w:sz="0" w:space="0" w:color="auto"/>
            <w:bottom w:val="none" w:sz="0" w:space="0" w:color="auto"/>
            <w:right w:val="none" w:sz="0" w:space="0" w:color="auto"/>
          </w:divBdr>
        </w:div>
        <w:div w:id="352611844">
          <w:marLeft w:val="480"/>
          <w:marRight w:val="0"/>
          <w:marTop w:val="0"/>
          <w:marBottom w:val="0"/>
          <w:divBdr>
            <w:top w:val="none" w:sz="0" w:space="0" w:color="auto"/>
            <w:left w:val="none" w:sz="0" w:space="0" w:color="auto"/>
            <w:bottom w:val="none" w:sz="0" w:space="0" w:color="auto"/>
            <w:right w:val="none" w:sz="0" w:space="0" w:color="auto"/>
          </w:divBdr>
        </w:div>
        <w:div w:id="381833668">
          <w:marLeft w:val="480"/>
          <w:marRight w:val="0"/>
          <w:marTop w:val="0"/>
          <w:marBottom w:val="0"/>
          <w:divBdr>
            <w:top w:val="none" w:sz="0" w:space="0" w:color="auto"/>
            <w:left w:val="none" w:sz="0" w:space="0" w:color="auto"/>
            <w:bottom w:val="none" w:sz="0" w:space="0" w:color="auto"/>
            <w:right w:val="none" w:sz="0" w:space="0" w:color="auto"/>
          </w:divBdr>
        </w:div>
        <w:div w:id="405614580">
          <w:marLeft w:val="480"/>
          <w:marRight w:val="0"/>
          <w:marTop w:val="0"/>
          <w:marBottom w:val="0"/>
          <w:divBdr>
            <w:top w:val="none" w:sz="0" w:space="0" w:color="auto"/>
            <w:left w:val="none" w:sz="0" w:space="0" w:color="auto"/>
            <w:bottom w:val="none" w:sz="0" w:space="0" w:color="auto"/>
            <w:right w:val="none" w:sz="0" w:space="0" w:color="auto"/>
          </w:divBdr>
        </w:div>
        <w:div w:id="741222126">
          <w:marLeft w:val="480"/>
          <w:marRight w:val="0"/>
          <w:marTop w:val="0"/>
          <w:marBottom w:val="0"/>
          <w:divBdr>
            <w:top w:val="none" w:sz="0" w:space="0" w:color="auto"/>
            <w:left w:val="none" w:sz="0" w:space="0" w:color="auto"/>
            <w:bottom w:val="none" w:sz="0" w:space="0" w:color="auto"/>
            <w:right w:val="none" w:sz="0" w:space="0" w:color="auto"/>
          </w:divBdr>
        </w:div>
        <w:div w:id="884832027">
          <w:marLeft w:val="480"/>
          <w:marRight w:val="0"/>
          <w:marTop w:val="0"/>
          <w:marBottom w:val="0"/>
          <w:divBdr>
            <w:top w:val="none" w:sz="0" w:space="0" w:color="auto"/>
            <w:left w:val="none" w:sz="0" w:space="0" w:color="auto"/>
            <w:bottom w:val="none" w:sz="0" w:space="0" w:color="auto"/>
            <w:right w:val="none" w:sz="0" w:space="0" w:color="auto"/>
          </w:divBdr>
        </w:div>
        <w:div w:id="890462475">
          <w:marLeft w:val="480"/>
          <w:marRight w:val="0"/>
          <w:marTop w:val="0"/>
          <w:marBottom w:val="0"/>
          <w:divBdr>
            <w:top w:val="none" w:sz="0" w:space="0" w:color="auto"/>
            <w:left w:val="none" w:sz="0" w:space="0" w:color="auto"/>
            <w:bottom w:val="none" w:sz="0" w:space="0" w:color="auto"/>
            <w:right w:val="none" w:sz="0" w:space="0" w:color="auto"/>
          </w:divBdr>
        </w:div>
        <w:div w:id="924725640">
          <w:marLeft w:val="480"/>
          <w:marRight w:val="0"/>
          <w:marTop w:val="0"/>
          <w:marBottom w:val="0"/>
          <w:divBdr>
            <w:top w:val="none" w:sz="0" w:space="0" w:color="auto"/>
            <w:left w:val="none" w:sz="0" w:space="0" w:color="auto"/>
            <w:bottom w:val="none" w:sz="0" w:space="0" w:color="auto"/>
            <w:right w:val="none" w:sz="0" w:space="0" w:color="auto"/>
          </w:divBdr>
        </w:div>
        <w:div w:id="998801252">
          <w:marLeft w:val="480"/>
          <w:marRight w:val="0"/>
          <w:marTop w:val="0"/>
          <w:marBottom w:val="0"/>
          <w:divBdr>
            <w:top w:val="none" w:sz="0" w:space="0" w:color="auto"/>
            <w:left w:val="none" w:sz="0" w:space="0" w:color="auto"/>
            <w:bottom w:val="none" w:sz="0" w:space="0" w:color="auto"/>
            <w:right w:val="none" w:sz="0" w:space="0" w:color="auto"/>
          </w:divBdr>
        </w:div>
        <w:div w:id="1032878979">
          <w:marLeft w:val="480"/>
          <w:marRight w:val="0"/>
          <w:marTop w:val="0"/>
          <w:marBottom w:val="0"/>
          <w:divBdr>
            <w:top w:val="none" w:sz="0" w:space="0" w:color="auto"/>
            <w:left w:val="none" w:sz="0" w:space="0" w:color="auto"/>
            <w:bottom w:val="none" w:sz="0" w:space="0" w:color="auto"/>
            <w:right w:val="none" w:sz="0" w:space="0" w:color="auto"/>
          </w:divBdr>
        </w:div>
        <w:div w:id="1089617450">
          <w:marLeft w:val="480"/>
          <w:marRight w:val="0"/>
          <w:marTop w:val="0"/>
          <w:marBottom w:val="0"/>
          <w:divBdr>
            <w:top w:val="none" w:sz="0" w:space="0" w:color="auto"/>
            <w:left w:val="none" w:sz="0" w:space="0" w:color="auto"/>
            <w:bottom w:val="none" w:sz="0" w:space="0" w:color="auto"/>
            <w:right w:val="none" w:sz="0" w:space="0" w:color="auto"/>
          </w:divBdr>
        </w:div>
        <w:div w:id="1132947059">
          <w:marLeft w:val="480"/>
          <w:marRight w:val="0"/>
          <w:marTop w:val="0"/>
          <w:marBottom w:val="0"/>
          <w:divBdr>
            <w:top w:val="none" w:sz="0" w:space="0" w:color="auto"/>
            <w:left w:val="none" w:sz="0" w:space="0" w:color="auto"/>
            <w:bottom w:val="none" w:sz="0" w:space="0" w:color="auto"/>
            <w:right w:val="none" w:sz="0" w:space="0" w:color="auto"/>
          </w:divBdr>
        </w:div>
        <w:div w:id="1135679822">
          <w:marLeft w:val="480"/>
          <w:marRight w:val="0"/>
          <w:marTop w:val="0"/>
          <w:marBottom w:val="0"/>
          <w:divBdr>
            <w:top w:val="none" w:sz="0" w:space="0" w:color="auto"/>
            <w:left w:val="none" w:sz="0" w:space="0" w:color="auto"/>
            <w:bottom w:val="none" w:sz="0" w:space="0" w:color="auto"/>
            <w:right w:val="none" w:sz="0" w:space="0" w:color="auto"/>
          </w:divBdr>
        </w:div>
        <w:div w:id="1301306644">
          <w:marLeft w:val="480"/>
          <w:marRight w:val="0"/>
          <w:marTop w:val="0"/>
          <w:marBottom w:val="0"/>
          <w:divBdr>
            <w:top w:val="none" w:sz="0" w:space="0" w:color="auto"/>
            <w:left w:val="none" w:sz="0" w:space="0" w:color="auto"/>
            <w:bottom w:val="none" w:sz="0" w:space="0" w:color="auto"/>
            <w:right w:val="none" w:sz="0" w:space="0" w:color="auto"/>
          </w:divBdr>
        </w:div>
        <w:div w:id="1319772425">
          <w:marLeft w:val="480"/>
          <w:marRight w:val="0"/>
          <w:marTop w:val="0"/>
          <w:marBottom w:val="0"/>
          <w:divBdr>
            <w:top w:val="none" w:sz="0" w:space="0" w:color="auto"/>
            <w:left w:val="none" w:sz="0" w:space="0" w:color="auto"/>
            <w:bottom w:val="none" w:sz="0" w:space="0" w:color="auto"/>
            <w:right w:val="none" w:sz="0" w:space="0" w:color="auto"/>
          </w:divBdr>
        </w:div>
        <w:div w:id="1351568198">
          <w:marLeft w:val="480"/>
          <w:marRight w:val="0"/>
          <w:marTop w:val="0"/>
          <w:marBottom w:val="0"/>
          <w:divBdr>
            <w:top w:val="none" w:sz="0" w:space="0" w:color="auto"/>
            <w:left w:val="none" w:sz="0" w:space="0" w:color="auto"/>
            <w:bottom w:val="none" w:sz="0" w:space="0" w:color="auto"/>
            <w:right w:val="none" w:sz="0" w:space="0" w:color="auto"/>
          </w:divBdr>
        </w:div>
        <w:div w:id="1421482143">
          <w:marLeft w:val="480"/>
          <w:marRight w:val="0"/>
          <w:marTop w:val="0"/>
          <w:marBottom w:val="0"/>
          <w:divBdr>
            <w:top w:val="none" w:sz="0" w:space="0" w:color="auto"/>
            <w:left w:val="none" w:sz="0" w:space="0" w:color="auto"/>
            <w:bottom w:val="none" w:sz="0" w:space="0" w:color="auto"/>
            <w:right w:val="none" w:sz="0" w:space="0" w:color="auto"/>
          </w:divBdr>
        </w:div>
        <w:div w:id="1439446184">
          <w:marLeft w:val="480"/>
          <w:marRight w:val="0"/>
          <w:marTop w:val="0"/>
          <w:marBottom w:val="0"/>
          <w:divBdr>
            <w:top w:val="none" w:sz="0" w:space="0" w:color="auto"/>
            <w:left w:val="none" w:sz="0" w:space="0" w:color="auto"/>
            <w:bottom w:val="none" w:sz="0" w:space="0" w:color="auto"/>
            <w:right w:val="none" w:sz="0" w:space="0" w:color="auto"/>
          </w:divBdr>
        </w:div>
        <w:div w:id="1592155402">
          <w:marLeft w:val="480"/>
          <w:marRight w:val="0"/>
          <w:marTop w:val="0"/>
          <w:marBottom w:val="0"/>
          <w:divBdr>
            <w:top w:val="none" w:sz="0" w:space="0" w:color="auto"/>
            <w:left w:val="none" w:sz="0" w:space="0" w:color="auto"/>
            <w:bottom w:val="none" w:sz="0" w:space="0" w:color="auto"/>
            <w:right w:val="none" w:sz="0" w:space="0" w:color="auto"/>
          </w:divBdr>
        </w:div>
        <w:div w:id="1615021036">
          <w:marLeft w:val="480"/>
          <w:marRight w:val="0"/>
          <w:marTop w:val="0"/>
          <w:marBottom w:val="0"/>
          <w:divBdr>
            <w:top w:val="none" w:sz="0" w:space="0" w:color="auto"/>
            <w:left w:val="none" w:sz="0" w:space="0" w:color="auto"/>
            <w:bottom w:val="none" w:sz="0" w:space="0" w:color="auto"/>
            <w:right w:val="none" w:sz="0" w:space="0" w:color="auto"/>
          </w:divBdr>
        </w:div>
        <w:div w:id="1773552130">
          <w:marLeft w:val="480"/>
          <w:marRight w:val="0"/>
          <w:marTop w:val="0"/>
          <w:marBottom w:val="0"/>
          <w:divBdr>
            <w:top w:val="none" w:sz="0" w:space="0" w:color="auto"/>
            <w:left w:val="none" w:sz="0" w:space="0" w:color="auto"/>
            <w:bottom w:val="none" w:sz="0" w:space="0" w:color="auto"/>
            <w:right w:val="none" w:sz="0" w:space="0" w:color="auto"/>
          </w:divBdr>
        </w:div>
        <w:div w:id="1807237206">
          <w:marLeft w:val="480"/>
          <w:marRight w:val="0"/>
          <w:marTop w:val="0"/>
          <w:marBottom w:val="0"/>
          <w:divBdr>
            <w:top w:val="none" w:sz="0" w:space="0" w:color="auto"/>
            <w:left w:val="none" w:sz="0" w:space="0" w:color="auto"/>
            <w:bottom w:val="none" w:sz="0" w:space="0" w:color="auto"/>
            <w:right w:val="none" w:sz="0" w:space="0" w:color="auto"/>
          </w:divBdr>
        </w:div>
        <w:div w:id="1810397252">
          <w:marLeft w:val="480"/>
          <w:marRight w:val="0"/>
          <w:marTop w:val="0"/>
          <w:marBottom w:val="0"/>
          <w:divBdr>
            <w:top w:val="none" w:sz="0" w:space="0" w:color="auto"/>
            <w:left w:val="none" w:sz="0" w:space="0" w:color="auto"/>
            <w:bottom w:val="none" w:sz="0" w:space="0" w:color="auto"/>
            <w:right w:val="none" w:sz="0" w:space="0" w:color="auto"/>
          </w:divBdr>
        </w:div>
        <w:div w:id="1835491321">
          <w:marLeft w:val="480"/>
          <w:marRight w:val="0"/>
          <w:marTop w:val="0"/>
          <w:marBottom w:val="0"/>
          <w:divBdr>
            <w:top w:val="none" w:sz="0" w:space="0" w:color="auto"/>
            <w:left w:val="none" w:sz="0" w:space="0" w:color="auto"/>
            <w:bottom w:val="none" w:sz="0" w:space="0" w:color="auto"/>
            <w:right w:val="none" w:sz="0" w:space="0" w:color="auto"/>
          </w:divBdr>
        </w:div>
        <w:div w:id="1896160707">
          <w:marLeft w:val="480"/>
          <w:marRight w:val="0"/>
          <w:marTop w:val="0"/>
          <w:marBottom w:val="0"/>
          <w:divBdr>
            <w:top w:val="none" w:sz="0" w:space="0" w:color="auto"/>
            <w:left w:val="none" w:sz="0" w:space="0" w:color="auto"/>
            <w:bottom w:val="none" w:sz="0" w:space="0" w:color="auto"/>
            <w:right w:val="none" w:sz="0" w:space="0" w:color="auto"/>
          </w:divBdr>
        </w:div>
        <w:div w:id="1950818295">
          <w:marLeft w:val="480"/>
          <w:marRight w:val="0"/>
          <w:marTop w:val="0"/>
          <w:marBottom w:val="0"/>
          <w:divBdr>
            <w:top w:val="none" w:sz="0" w:space="0" w:color="auto"/>
            <w:left w:val="none" w:sz="0" w:space="0" w:color="auto"/>
            <w:bottom w:val="none" w:sz="0" w:space="0" w:color="auto"/>
            <w:right w:val="none" w:sz="0" w:space="0" w:color="auto"/>
          </w:divBdr>
        </w:div>
        <w:div w:id="1976635900">
          <w:marLeft w:val="480"/>
          <w:marRight w:val="0"/>
          <w:marTop w:val="0"/>
          <w:marBottom w:val="0"/>
          <w:divBdr>
            <w:top w:val="none" w:sz="0" w:space="0" w:color="auto"/>
            <w:left w:val="none" w:sz="0" w:space="0" w:color="auto"/>
            <w:bottom w:val="none" w:sz="0" w:space="0" w:color="auto"/>
            <w:right w:val="none" w:sz="0" w:space="0" w:color="auto"/>
          </w:divBdr>
        </w:div>
        <w:div w:id="1980331464">
          <w:marLeft w:val="480"/>
          <w:marRight w:val="0"/>
          <w:marTop w:val="0"/>
          <w:marBottom w:val="0"/>
          <w:divBdr>
            <w:top w:val="none" w:sz="0" w:space="0" w:color="auto"/>
            <w:left w:val="none" w:sz="0" w:space="0" w:color="auto"/>
            <w:bottom w:val="none" w:sz="0" w:space="0" w:color="auto"/>
            <w:right w:val="none" w:sz="0" w:space="0" w:color="auto"/>
          </w:divBdr>
        </w:div>
        <w:div w:id="1990551300">
          <w:marLeft w:val="480"/>
          <w:marRight w:val="0"/>
          <w:marTop w:val="0"/>
          <w:marBottom w:val="0"/>
          <w:divBdr>
            <w:top w:val="none" w:sz="0" w:space="0" w:color="auto"/>
            <w:left w:val="none" w:sz="0" w:space="0" w:color="auto"/>
            <w:bottom w:val="none" w:sz="0" w:space="0" w:color="auto"/>
            <w:right w:val="none" w:sz="0" w:space="0" w:color="auto"/>
          </w:divBdr>
        </w:div>
        <w:div w:id="2014989534">
          <w:marLeft w:val="480"/>
          <w:marRight w:val="0"/>
          <w:marTop w:val="0"/>
          <w:marBottom w:val="0"/>
          <w:divBdr>
            <w:top w:val="none" w:sz="0" w:space="0" w:color="auto"/>
            <w:left w:val="none" w:sz="0" w:space="0" w:color="auto"/>
            <w:bottom w:val="none" w:sz="0" w:space="0" w:color="auto"/>
            <w:right w:val="none" w:sz="0" w:space="0" w:color="auto"/>
          </w:divBdr>
        </w:div>
        <w:div w:id="2015834453">
          <w:marLeft w:val="480"/>
          <w:marRight w:val="0"/>
          <w:marTop w:val="0"/>
          <w:marBottom w:val="0"/>
          <w:divBdr>
            <w:top w:val="none" w:sz="0" w:space="0" w:color="auto"/>
            <w:left w:val="none" w:sz="0" w:space="0" w:color="auto"/>
            <w:bottom w:val="none" w:sz="0" w:space="0" w:color="auto"/>
            <w:right w:val="none" w:sz="0" w:space="0" w:color="auto"/>
          </w:divBdr>
        </w:div>
        <w:div w:id="2118403476">
          <w:marLeft w:val="480"/>
          <w:marRight w:val="0"/>
          <w:marTop w:val="0"/>
          <w:marBottom w:val="0"/>
          <w:divBdr>
            <w:top w:val="none" w:sz="0" w:space="0" w:color="auto"/>
            <w:left w:val="none" w:sz="0" w:space="0" w:color="auto"/>
            <w:bottom w:val="none" w:sz="0" w:space="0" w:color="auto"/>
            <w:right w:val="none" w:sz="0" w:space="0" w:color="auto"/>
          </w:divBdr>
        </w:div>
      </w:divsChild>
    </w:div>
    <w:div w:id="1694920026">
      <w:bodyDiv w:val="1"/>
      <w:marLeft w:val="0"/>
      <w:marRight w:val="0"/>
      <w:marTop w:val="0"/>
      <w:marBottom w:val="0"/>
      <w:divBdr>
        <w:top w:val="none" w:sz="0" w:space="0" w:color="auto"/>
        <w:left w:val="none" w:sz="0" w:space="0" w:color="auto"/>
        <w:bottom w:val="none" w:sz="0" w:space="0" w:color="auto"/>
        <w:right w:val="none" w:sz="0" w:space="0" w:color="auto"/>
      </w:divBdr>
    </w:div>
    <w:div w:id="1695691341">
      <w:bodyDiv w:val="1"/>
      <w:marLeft w:val="0"/>
      <w:marRight w:val="0"/>
      <w:marTop w:val="0"/>
      <w:marBottom w:val="0"/>
      <w:divBdr>
        <w:top w:val="none" w:sz="0" w:space="0" w:color="auto"/>
        <w:left w:val="none" w:sz="0" w:space="0" w:color="auto"/>
        <w:bottom w:val="none" w:sz="0" w:space="0" w:color="auto"/>
        <w:right w:val="none" w:sz="0" w:space="0" w:color="auto"/>
      </w:divBdr>
      <w:divsChild>
        <w:div w:id="87778122">
          <w:marLeft w:val="480"/>
          <w:marRight w:val="0"/>
          <w:marTop w:val="0"/>
          <w:marBottom w:val="0"/>
          <w:divBdr>
            <w:top w:val="none" w:sz="0" w:space="0" w:color="auto"/>
            <w:left w:val="none" w:sz="0" w:space="0" w:color="auto"/>
            <w:bottom w:val="none" w:sz="0" w:space="0" w:color="auto"/>
            <w:right w:val="none" w:sz="0" w:space="0" w:color="auto"/>
          </w:divBdr>
        </w:div>
        <w:div w:id="209613586">
          <w:marLeft w:val="480"/>
          <w:marRight w:val="0"/>
          <w:marTop w:val="0"/>
          <w:marBottom w:val="0"/>
          <w:divBdr>
            <w:top w:val="none" w:sz="0" w:space="0" w:color="auto"/>
            <w:left w:val="none" w:sz="0" w:space="0" w:color="auto"/>
            <w:bottom w:val="none" w:sz="0" w:space="0" w:color="auto"/>
            <w:right w:val="none" w:sz="0" w:space="0" w:color="auto"/>
          </w:divBdr>
        </w:div>
        <w:div w:id="459763775">
          <w:marLeft w:val="480"/>
          <w:marRight w:val="0"/>
          <w:marTop w:val="0"/>
          <w:marBottom w:val="0"/>
          <w:divBdr>
            <w:top w:val="none" w:sz="0" w:space="0" w:color="auto"/>
            <w:left w:val="none" w:sz="0" w:space="0" w:color="auto"/>
            <w:bottom w:val="none" w:sz="0" w:space="0" w:color="auto"/>
            <w:right w:val="none" w:sz="0" w:space="0" w:color="auto"/>
          </w:divBdr>
        </w:div>
        <w:div w:id="517887099">
          <w:marLeft w:val="480"/>
          <w:marRight w:val="0"/>
          <w:marTop w:val="0"/>
          <w:marBottom w:val="0"/>
          <w:divBdr>
            <w:top w:val="none" w:sz="0" w:space="0" w:color="auto"/>
            <w:left w:val="none" w:sz="0" w:space="0" w:color="auto"/>
            <w:bottom w:val="none" w:sz="0" w:space="0" w:color="auto"/>
            <w:right w:val="none" w:sz="0" w:space="0" w:color="auto"/>
          </w:divBdr>
        </w:div>
        <w:div w:id="878975442">
          <w:marLeft w:val="480"/>
          <w:marRight w:val="0"/>
          <w:marTop w:val="0"/>
          <w:marBottom w:val="0"/>
          <w:divBdr>
            <w:top w:val="none" w:sz="0" w:space="0" w:color="auto"/>
            <w:left w:val="none" w:sz="0" w:space="0" w:color="auto"/>
            <w:bottom w:val="none" w:sz="0" w:space="0" w:color="auto"/>
            <w:right w:val="none" w:sz="0" w:space="0" w:color="auto"/>
          </w:divBdr>
        </w:div>
        <w:div w:id="907615687">
          <w:marLeft w:val="480"/>
          <w:marRight w:val="0"/>
          <w:marTop w:val="0"/>
          <w:marBottom w:val="0"/>
          <w:divBdr>
            <w:top w:val="none" w:sz="0" w:space="0" w:color="auto"/>
            <w:left w:val="none" w:sz="0" w:space="0" w:color="auto"/>
            <w:bottom w:val="none" w:sz="0" w:space="0" w:color="auto"/>
            <w:right w:val="none" w:sz="0" w:space="0" w:color="auto"/>
          </w:divBdr>
        </w:div>
        <w:div w:id="1216158715">
          <w:marLeft w:val="480"/>
          <w:marRight w:val="0"/>
          <w:marTop w:val="0"/>
          <w:marBottom w:val="0"/>
          <w:divBdr>
            <w:top w:val="none" w:sz="0" w:space="0" w:color="auto"/>
            <w:left w:val="none" w:sz="0" w:space="0" w:color="auto"/>
            <w:bottom w:val="none" w:sz="0" w:space="0" w:color="auto"/>
            <w:right w:val="none" w:sz="0" w:space="0" w:color="auto"/>
          </w:divBdr>
        </w:div>
        <w:div w:id="1810241489">
          <w:marLeft w:val="480"/>
          <w:marRight w:val="0"/>
          <w:marTop w:val="0"/>
          <w:marBottom w:val="0"/>
          <w:divBdr>
            <w:top w:val="none" w:sz="0" w:space="0" w:color="auto"/>
            <w:left w:val="none" w:sz="0" w:space="0" w:color="auto"/>
            <w:bottom w:val="none" w:sz="0" w:space="0" w:color="auto"/>
            <w:right w:val="none" w:sz="0" w:space="0" w:color="auto"/>
          </w:divBdr>
        </w:div>
      </w:divsChild>
    </w:div>
    <w:div w:id="1708136876">
      <w:bodyDiv w:val="1"/>
      <w:marLeft w:val="0"/>
      <w:marRight w:val="0"/>
      <w:marTop w:val="0"/>
      <w:marBottom w:val="0"/>
      <w:divBdr>
        <w:top w:val="none" w:sz="0" w:space="0" w:color="auto"/>
        <w:left w:val="none" w:sz="0" w:space="0" w:color="auto"/>
        <w:bottom w:val="none" w:sz="0" w:space="0" w:color="auto"/>
        <w:right w:val="none" w:sz="0" w:space="0" w:color="auto"/>
      </w:divBdr>
      <w:divsChild>
        <w:div w:id="269315853">
          <w:marLeft w:val="480"/>
          <w:marRight w:val="0"/>
          <w:marTop w:val="0"/>
          <w:marBottom w:val="0"/>
          <w:divBdr>
            <w:top w:val="none" w:sz="0" w:space="0" w:color="auto"/>
            <w:left w:val="none" w:sz="0" w:space="0" w:color="auto"/>
            <w:bottom w:val="none" w:sz="0" w:space="0" w:color="auto"/>
            <w:right w:val="none" w:sz="0" w:space="0" w:color="auto"/>
          </w:divBdr>
        </w:div>
        <w:div w:id="550503426">
          <w:marLeft w:val="480"/>
          <w:marRight w:val="0"/>
          <w:marTop w:val="0"/>
          <w:marBottom w:val="0"/>
          <w:divBdr>
            <w:top w:val="none" w:sz="0" w:space="0" w:color="auto"/>
            <w:left w:val="none" w:sz="0" w:space="0" w:color="auto"/>
            <w:bottom w:val="none" w:sz="0" w:space="0" w:color="auto"/>
            <w:right w:val="none" w:sz="0" w:space="0" w:color="auto"/>
          </w:divBdr>
        </w:div>
        <w:div w:id="616065093">
          <w:marLeft w:val="480"/>
          <w:marRight w:val="0"/>
          <w:marTop w:val="0"/>
          <w:marBottom w:val="0"/>
          <w:divBdr>
            <w:top w:val="none" w:sz="0" w:space="0" w:color="auto"/>
            <w:left w:val="none" w:sz="0" w:space="0" w:color="auto"/>
            <w:bottom w:val="none" w:sz="0" w:space="0" w:color="auto"/>
            <w:right w:val="none" w:sz="0" w:space="0" w:color="auto"/>
          </w:divBdr>
        </w:div>
        <w:div w:id="791096858">
          <w:marLeft w:val="480"/>
          <w:marRight w:val="0"/>
          <w:marTop w:val="0"/>
          <w:marBottom w:val="0"/>
          <w:divBdr>
            <w:top w:val="none" w:sz="0" w:space="0" w:color="auto"/>
            <w:left w:val="none" w:sz="0" w:space="0" w:color="auto"/>
            <w:bottom w:val="none" w:sz="0" w:space="0" w:color="auto"/>
            <w:right w:val="none" w:sz="0" w:space="0" w:color="auto"/>
          </w:divBdr>
        </w:div>
        <w:div w:id="1064452338">
          <w:marLeft w:val="480"/>
          <w:marRight w:val="0"/>
          <w:marTop w:val="0"/>
          <w:marBottom w:val="0"/>
          <w:divBdr>
            <w:top w:val="none" w:sz="0" w:space="0" w:color="auto"/>
            <w:left w:val="none" w:sz="0" w:space="0" w:color="auto"/>
            <w:bottom w:val="none" w:sz="0" w:space="0" w:color="auto"/>
            <w:right w:val="none" w:sz="0" w:space="0" w:color="auto"/>
          </w:divBdr>
        </w:div>
        <w:div w:id="1122577125">
          <w:marLeft w:val="480"/>
          <w:marRight w:val="0"/>
          <w:marTop w:val="0"/>
          <w:marBottom w:val="0"/>
          <w:divBdr>
            <w:top w:val="none" w:sz="0" w:space="0" w:color="auto"/>
            <w:left w:val="none" w:sz="0" w:space="0" w:color="auto"/>
            <w:bottom w:val="none" w:sz="0" w:space="0" w:color="auto"/>
            <w:right w:val="none" w:sz="0" w:space="0" w:color="auto"/>
          </w:divBdr>
        </w:div>
        <w:div w:id="1151681155">
          <w:marLeft w:val="480"/>
          <w:marRight w:val="0"/>
          <w:marTop w:val="0"/>
          <w:marBottom w:val="0"/>
          <w:divBdr>
            <w:top w:val="none" w:sz="0" w:space="0" w:color="auto"/>
            <w:left w:val="none" w:sz="0" w:space="0" w:color="auto"/>
            <w:bottom w:val="none" w:sz="0" w:space="0" w:color="auto"/>
            <w:right w:val="none" w:sz="0" w:space="0" w:color="auto"/>
          </w:divBdr>
        </w:div>
        <w:div w:id="1230577589">
          <w:marLeft w:val="480"/>
          <w:marRight w:val="0"/>
          <w:marTop w:val="0"/>
          <w:marBottom w:val="0"/>
          <w:divBdr>
            <w:top w:val="none" w:sz="0" w:space="0" w:color="auto"/>
            <w:left w:val="none" w:sz="0" w:space="0" w:color="auto"/>
            <w:bottom w:val="none" w:sz="0" w:space="0" w:color="auto"/>
            <w:right w:val="none" w:sz="0" w:space="0" w:color="auto"/>
          </w:divBdr>
        </w:div>
        <w:div w:id="1307052541">
          <w:marLeft w:val="480"/>
          <w:marRight w:val="0"/>
          <w:marTop w:val="0"/>
          <w:marBottom w:val="0"/>
          <w:divBdr>
            <w:top w:val="none" w:sz="0" w:space="0" w:color="auto"/>
            <w:left w:val="none" w:sz="0" w:space="0" w:color="auto"/>
            <w:bottom w:val="none" w:sz="0" w:space="0" w:color="auto"/>
            <w:right w:val="none" w:sz="0" w:space="0" w:color="auto"/>
          </w:divBdr>
        </w:div>
        <w:div w:id="1315179720">
          <w:marLeft w:val="480"/>
          <w:marRight w:val="0"/>
          <w:marTop w:val="0"/>
          <w:marBottom w:val="0"/>
          <w:divBdr>
            <w:top w:val="none" w:sz="0" w:space="0" w:color="auto"/>
            <w:left w:val="none" w:sz="0" w:space="0" w:color="auto"/>
            <w:bottom w:val="none" w:sz="0" w:space="0" w:color="auto"/>
            <w:right w:val="none" w:sz="0" w:space="0" w:color="auto"/>
          </w:divBdr>
        </w:div>
        <w:div w:id="1454783597">
          <w:marLeft w:val="480"/>
          <w:marRight w:val="0"/>
          <w:marTop w:val="0"/>
          <w:marBottom w:val="0"/>
          <w:divBdr>
            <w:top w:val="none" w:sz="0" w:space="0" w:color="auto"/>
            <w:left w:val="none" w:sz="0" w:space="0" w:color="auto"/>
            <w:bottom w:val="none" w:sz="0" w:space="0" w:color="auto"/>
            <w:right w:val="none" w:sz="0" w:space="0" w:color="auto"/>
          </w:divBdr>
        </w:div>
        <w:div w:id="1643541264">
          <w:marLeft w:val="480"/>
          <w:marRight w:val="0"/>
          <w:marTop w:val="0"/>
          <w:marBottom w:val="0"/>
          <w:divBdr>
            <w:top w:val="none" w:sz="0" w:space="0" w:color="auto"/>
            <w:left w:val="none" w:sz="0" w:space="0" w:color="auto"/>
            <w:bottom w:val="none" w:sz="0" w:space="0" w:color="auto"/>
            <w:right w:val="none" w:sz="0" w:space="0" w:color="auto"/>
          </w:divBdr>
        </w:div>
        <w:div w:id="1737361178">
          <w:marLeft w:val="480"/>
          <w:marRight w:val="0"/>
          <w:marTop w:val="0"/>
          <w:marBottom w:val="0"/>
          <w:divBdr>
            <w:top w:val="none" w:sz="0" w:space="0" w:color="auto"/>
            <w:left w:val="none" w:sz="0" w:space="0" w:color="auto"/>
            <w:bottom w:val="none" w:sz="0" w:space="0" w:color="auto"/>
            <w:right w:val="none" w:sz="0" w:space="0" w:color="auto"/>
          </w:divBdr>
        </w:div>
        <w:div w:id="1873492593">
          <w:marLeft w:val="480"/>
          <w:marRight w:val="0"/>
          <w:marTop w:val="0"/>
          <w:marBottom w:val="0"/>
          <w:divBdr>
            <w:top w:val="none" w:sz="0" w:space="0" w:color="auto"/>
            <w:left w:val="none" w:sz="0" w:space="0" w:color="auto"/>
            <w:bottom w:val="none" w:sz="0" w:space="0" w:color="auto"/>
            <w:right w:val="none" w:sz="0" w:space="0" w:color="auto"/>
          </w:divBdr>
        </w:div>
        <w:div w:id="1973321069">
          <w:marLeft w:val="480"/>
          <w:marRight w:val="0"/>
          <w:marTop w:val="0"/>
          <w:marBottom w:val="0"/>
          <w:divBdr>
            <w:top w:val="none" w:sz="0" w:space="0" w:color="auto"/>
            <w:left w:val="none" w:sz="0" w:space="0" w:color="auto"/>
            <w:bottom w:val="none" w:sz="0" w:space="0" w:color="auto"/>
            <w:right w:val="none" w:sz="0" w:space="0" w:color="auto"/>
          </w:divBdr>
        </w:div>
      </w:divsChild>
    </w:div>
    <w:div w:id="1711686329">
      <w:bodyDiv w:val="1"/>
      <w:marLeft w:val="0"/>
      <w:marRight w:val="0"/>
      <w:marTop w:val="0"/>
      <w:marBottom w:val="0"/>
      <w:divBdr>
        <w:top w:val="none" w:sz="0" w:space="0" w:color="auto"/>
        <w:left w:val="none" w:sz="0" w:space="0" w:color="auto"/>
        <w:bottom w:val="none" w:sz="0" w:space="0" w:color="auto"/>
        <w:right w:val="none" w:sz="0" w:space="0" w:color="auto"/>
      </w:divBdr>
      <w:divsChild>
        <w:div w:id="65568764">
          <w:marLeft w:val="480"/>
          <w:marRight w:val="0"/>
          <w:marTop w:val="0"/>
          <w:marBottom w:val="0"/>
          <w:divBdr>
            <w:top w:val="none" w:sz="0" w:space="0" w:color="auto"/>
            <w:left w:val="none" w:sz="0" w:space="0" w:color="auto"/>
            <w:bottom w:val="none" w:sz="0" w:space="0" w:color="auto"/>
            <w:right w:val="none" w:sz="0" w:space="0" w:color="auto"/>
          </w:divBdr>
        </w:div>
        <w:div w:id="154030218">
          <w:marLeft w:val="480"/>
          <w:marRight w:val="0"/>
          <w:marTop w:val="0"/>
          <w:marBottom w:val="0"/>
          <w:divBdr>
            <w:top w:val="none" w:sz="0" w:space="0" w:color="auto"/>
            <w:left w:val="none" w:sz="0" w:space="0" w:color="auto"/>
            <w:bottom w:val="none" w:sz="0" w:space="0" w:color="auto"/>
            <w:right w:val="none" w:sz="0" w:space="0" w:color="auto"/>
          </w:divBdr>
        </w:div>
        <w:div w:id="197284879">
          <w:marLeft w:val="480"/>
          <w:marRight w:val="0"/>
          <w:marTop w:val="0"/>
          <w:marBottom w:val="0"/>
          <w:divBdr>
            <w:top w:val="none" w:sz="0" w:space="0" w:color="auto"/>
            <w:left w:val="none" w:sz="0" w:space="0" w:color="auto"/>
            <w:bottom w:val="none" w:sz="0" w:space="0" w:color="auto"/>
            <w:right w:val="none" w:sz="0" w:space="0" w:color="auto"/>
          </w:divBdr>
        </w:div>
        <w:div w:id="244845714">
          <w:marLeft w:val="480"/>
          <w:marRight w:val="0"/>
          <w:marTop w:val="0"/>
          <w:marBottom w:val="0"/>
          <w:divBdr>
            <w:top w:val="none" w:sz="0" w:space="0" w:color="auto"/>
            <w:left w:val="none" w:sz="0" w:space="0" w:color="auto"/>
            <w:bottom w:val="none" w:sz="0" w:space="0" w:color="auto"/>
            <w:right w:val="none" w:sz="0" w:space="0" w:color="auto"/>
          </w:divBdr>
        </w:div>
        <w:div w:id="253897740">
          <w:marLeft w:val="480"/>
          <w:marRight w:val="0"/>
          <w:marTop w:val="0"/>
          <w:marBottom w:val="0"/>
          <w:divBdr>
            <w:top w:val="none" w:sz="0" w:space="0" w:color="auto"/>
            <w:left w:val="none" w:sz="0" w:space="0" w:color="auto"/>
            <w:bottom w:val="none" w:sz="0" w:space="0" w:color="auto"/>
            <w:right w:val="none" w:sz="0" w:space="0" w:color="auto"/>
          </w:divBdr>
        </w:div>
        <w:div w:id="314795452">
          <w:marLeft w:val="480"/>
          <w:marRight w:val="0"/>
          <w:marTop w:val="0"/>
          <w:marBottom w:val="0"/>
          <w:divBdr>
            <w:top w:val="none" w:sz="0" w:space="0" w:color="auto"/>
            <w:left w:val="none" w:sz="0" w:space="0" w:color="auto"/>
            <w:bottom w:val="none" w:sz="0" w:space="0" w:color="auto"/>
            <w:right w:val="none" w:sz="0" w:space="0" w:color="auto"/>
          </w:divBdr>
        </w:div>
        <w:div w:id="387148429">
          <w:marLeft w:val="480"/>
          <w:marRight w:val="0"/>
          <w:marTop w:val="0"/>
          <w:marBottom w:val="0"/>
          <w:divBdr>
            <w:top w:val="none" w:sz="0" w:space="0" w:color="auto"/>
            <w:left w:val="none" w:sz="0" w:space="0" w:color="auto"/>
            <w:bottom w:val="none" w:sz="0" w:space="0" w:color="auto"/>
            <w:right w:val="none" w:sz="0" w:space="0" w:color="auto"/>
          </w:divBdr>
        </w:div>
        <w:div w:id="452679021">
          <w:marLeft w:val="480"/>
          <w:marRight w:val="0"/>
          <w:marTop w:val="0"/>
          <w:marBottom w:val="0"/>
          <w:divBdr>
            <w:top w:val="none" w:sz="0" w:space="0" w:color="auto"/>
            <w:left w:val="none" w:sz="0" w:space="0" w:color="auto"/>
            <w:bottom w:val="none" w:sz="0" w:space="0" w:color="auto"/>
            <w:right w:val="none" w:sz="0" w:space="0" w:color="auto"/>
          </w:divBdr>
        </w:div>
        <w:div w:id="454561355">
          <w:marLeft w:val="480"/>
          <w:marRight w:val="0"/>
          <w:marTop w:val="0"/>
          <w:marBottom w:val="0"/>
          <w:divBdr>
            <w:top w:val="none" w:sz="0" w:space="0" w:color="auto"/>
            <w:left w:val="none" w:sz="0" w:space="0" w:color="auto"/>
            <w:bottom w:val="none" w:sz="0" w:space="0" w:color="auto"/>
            <w:right w:val="none" w:sz="0" w:space="0" w:color="auto"/>
          </w:divBdr>
        </w:div>
        <w:div w:id="467821763">
          <w:marLeft w:val="480"/>
          <w:marRight w:val="0"/>
          <w:marTop w:val="0"/>
          <w:marBottom w:val="0"/>
          <w:divBdr>
            <w:top w:val="none" w:sz="0" w:space="0" w:color="auto"/>
            <w:left w:val="none" w:sz="0" w:space="0" w:color="auto"/>
            <w:bottom w:val="none" w:sz="0" w:space="0" w:color="auto"/>
            <w:right w:val="none" w:sz="0" w:space="0" w:color="auto"/>
          </w:divBdr>
        </w:div>
        <w:div w:id="499464976">
          <w:marLeft w:val="480"/>
          <w:marRight w:val="0"/>
          <w:marTop w:val="0"/>
          <w:marBottom w:val="0"/>
          <w:divBdr>
            <w:top w:val="none" w:sz="0" w:space="0" w:color="auto"/>
            <w:left w:val="none" w:sz="0" w:space="0" w:color="auto"/>
            <w:bottom w:val="none" w:sz="0" w:space="0" w:color="auto"/>
            <w:right w:val="none" w:sz="0" w:space="0" w:color="auto"/>
          </w:divBdr>
        </w:div>
        <w:div w:id="533082243">
          <w:marLeft w:val="480"/>
          <w:marRight w:val="0"/>
          <w:marTop w:val="0"/>
          <w:marBottom w:val="0"/>
          <w:divBdr>
            <w:top w:val="none" w:sz="0" w:space="0" w:color="auto"/>
            <w:left w:val="none" w:sz="0" w:space="0" w:color="auto"/>
            <w:bottom w:val="none" w:sz="0" w:space="0" w:color="auto"/>
            <w:right w:val="none" w:sz="0" w:space="0" w:color="auto"/>
          </w:divBdr>
        </w:div>
        <w:div w:id="542716325">
          <w:marLeft w:val="480"/>
          <w:marRight w:val="0"/>
          <w:marTop w:val="0"/>
          <w:marBottom w:val="0"/>
          <w:divBdr>
            <w:top w:val="none" w:sz="0" w:space="0" w:color="auto"/>
            <w:left w:val="none" w:sz="0" w:space="0" w:color="auto"/>
            <w:bottom w:val="none" w:sz="0" w:space="0" w:color="auto"/>
            <w:right w:val="none" w:sz="0" w:space="0" w:color="auto"/>
          </w:divBdr>
        </w:div>
        <w:div w:id="572620413">
          <w:marLeft w:val="480"/>
          <w:marRight w:val="0"/>
          <w:marTop w:val="0"/>
          <w:marBottom w:val="0"/>
          <w:divBdr>
            <w:top w:val="none" w:sz="0" w:space="0" w:color="auto"/>
            <w:left w:val="none" w:sz="0" w:space="0" w:color="auto"/>
            <w:bottom w:val="none" w:sz="0" w:space="0" w:color="auto"/>
            <w:right w:val="none" w:sz="0" w:space="0" w:color="auto"/>
          </w:divBdr>
        </w:div>
        <w:div w:id="600769544">
          <w:marLeft w:val="480"/>
          <w:marRight w:val="0"/>
          <w:marTop w:val="0"/>
          <w:marBottom w:val="0"/>
          <w:divBdr>
            <w:top w:val="none" w:sz="0" w:space="0" w:color="auto"/>
            <w:left w:val="none" w:sz="0" w:space="0" w:color="auto"/>
            <w:bottom w:val="none" w:sz="0" w:space="0" w:color="auto"/>
            <w:right w:val="none" w:sz="0" w:space="0" w:color="auto"/>
          </w:divBdr>
        </w:div>
        <w:div w:id="655257807">
          <w:marLeft w:val="480"/>
          <w:marRight w:val="0"/>
          <w:marTop w:val="0"/>
          <w:marBottom w:val="0"/>
          <w:divBdr>
            <w:top w:val="none" w:sz="0" w:space="0" w:color="auto"/>
            <w:left w:val="none" w:sz="0" w:space="0" w:color="auto"/>
            <w:bottom w:val="none" w:sz="0" w:space="0" w:color="auto"/>
            <w:right w:val="none" w:sz="0" w:space="0" w:color="auto"/>
          </w:divBdr>
        </w:div>
        <w:div w:id="661205187">
          <w:marLeft w:val="480"/>
          <w:marRight w:val="0"/>
          <w:marTop w:val="0"/>
          <w:marBottom w:val="0"/>
          <w:divBdr>
            <w:top w:val="none" w:sz="0" w:space="0" w:color="auto"/>
            <w:left w:val="none" w:sz="0" w:space="0" w:color="auto"/>
            <w:bottom w:val="none" w:sz="0" w:space="0" w:color="auto"/>
            <w:right w:val="none" w:sz="0" w:space="0" w:color="auto"/>
          </w:divBdr>
        </w:div>
        <w:div w:id="677319165">
          <w:marLeft w:val="480"/>
          <w:marRight w:val="0"/>
          <w:marTop w:val="0"/>
          <w:marBottom w:val="0"/>
          <w:divBdr>
            <w:top w:val="none" w:sz="0" w:space="0" w:color="auto"/>
            <w:left w:val="none" w:sz="0" w:space="0" w:color="auto"/>
            <w:bottom w:val="none" w:sz="0" w:space="0" w:color="auto"/>
            <w:right w:val="none" w:sz="0" w:space="0" w:color="auto"/>
          </w:divBdr>
        </w:div>
        <w:div w:id="832139030">
          <w:marLeft w:val="480"/>
          <w:marRight w:val="0"/>
          <w:marTop w:val="0"/>
          <w:marBottom w:val="0"/>
          <w:divBdr>
            <w:top w:val="none" w:sz="0" w:space="0" w:color="auto"/>
            <w:left w:val="none" w:sz="0" w:space="0" w:color="auto"/>
            <w:bottom w:val="none" w:sz="0" w:space="0" w:color="auto"/>
            <w:right w:val="none" w:sz="0" w:space="0" w:color="auto"/>
          </w:divBdr>
        </w:div>
        <w:div w:id="880483701">
          <w:marLeft w:val="480"/>
          <w:marRight w:val="0"/>
          <w:marTop w:val="0"/>
          <w:marBottom w:val="0"/>
          <w:divBdr>
            <w:top w:val="none" w:sz="0" w:space="0" w:color="auto"/>
            <w:left w:val="none" w:sz="0" w:space="0" w:color="auto"/>
            <w:bottom w:val="none" w:sz="0" w:space="0" w:color="auto"/>
            <w:right w:val="none" w:sz="0" w:space="0" w:color="auto"/>
          </w:divBdr>
        </w:div>
        <w:div w:id="974913778">
          <w:marLeft w:val="480"/>
          <w:marRight w:val="0"/>
          <w:marTop w:val="0"/>
          <w:marBottom w:val="0"/>
          <w:divBdr>
            <w:top w:val="none" w:sz="0" w:space="0" w:color="auto"/>
            <w:left w:val="none" w:sz="0" w:space="0" w:color="auto"/>
            <w:bottom w:val="none" w:sz="0" w:space="0" w:color="auto"/>
            <w:right w:val="none" w:sz="0" w:space="0" w:color="auto"/>
          </w:divBdr>
        </w:div>
        <w:div w:id="1016270975">
          <w:marLeft w:val="480"/>
          <w:marRight w:val="0"/>
          <w:marTop w:val="0"/>
          <w:marBottom w:val="0"/>
          <w:divBdr>
            <w:top w:val="none" w:sz="0" w:space="0" w:color="auto"/>
            <w:left w:val="none" w:sz="0" w:space="0" w:color="auto"/>
            <w:bottom w:val="none" w:sz="0" w:space="0" w:color="auto"/>
            <w:right w:val="none" w:sz="0" w:space="0" w:color="auto"/>
          </w:divBdr>
        </w:div>
        <w:div w:id="1056663016">
          <w:marLeft w:val="480"/>
          <w:marRight w:val="0"/>
          <w:marTop w:val="0"/>
          <w:marBottom w:val="0"/>
          <w:divBdr>
            <w:top w:val="none" w:sz="0" w:space="0" w:color="auto"/>
            <w:left w:val="none" w:sz="0" w:space="0" w:color="auto"/>
            <w:bottom w:val="none" w:sz="0" w:space="0" w:color="auto"/>
            <w:right w:val="none" w:sz="0" w:space="0" w:color="auto"/>
          </w:divBdr>
        </w:div>
        <w:div w:id="1093546767">
          <w:marLeft w:val="480"/>
          <w:marRight w:val="0"/>
          <w:marTop w:val="0"/>
          <w:marBottom w:val="0"/>
          <w:divBdr>
            <w:top w:val="none" w:sz="0" w:space="0" w:color="auto"/>
            <w:left w:val="none" w:sz="0" w:space="0" w:color="auto"/>
            <w:bottom w:val="none" w:sz="0" w:space="0" w:color="auto"/>
            <w:right w:val="none" w:sz="0" w:space="0" w:color="auto"/>
          </w:divBdr>
        </w:div>
        <w:div w:id="1098722629">
          <w:marLeft w:val="480"/>
          <w:marRight w:val="0"/>
          <w:marTop w:val="0"/>
          <w:marBottom w:val="0"/>
          <w:divBdr>
            <w:top w:val="none" w:sz="0" w:space="0" w:color="auto"/>
            <w:left w:val="none" w:sz="0" w:space="0" w:color="auto"/>
            <w:bottom w:val="none" w:sz="0" w:space="0" w:color="auto"/>
            <w:right w:val="none" w:sz="0" w:space="0" w:color="auto"/>
          </w:divBdr>
        </w:div>
        <w:div w:id="1117484875">
          <w:marLeft w:val="480"/>
          <w:marRight w:val="0"/>
          <w:marTop w:val="0"/>
          <w:marBottom w:val="0"/>
          <w:divBdr>
            <w:top w:val="none" w:sz="0" w:space="0" w:color="auto"/>
            <w:left w:val="none" w:sz="0" w:space="0" w:color="auto"/>
            <w:bottom w:val="none" w:sz="0" w:space="0" w:color="auto"/>
            <w:right w:val="none" w:sz="0" w:space="0" w:color="auto"/>
          </w:divBdr>
        </w:div>
        <w:div w:id="1175144697">
          <w:marLeft w:val="480"/>
          <w:marRight w:val="0"/>
          <w:marTop w:val="0"/>
          <w:marBottom w:val="0"/>
          <w:divBdr>
            <w:top w:val="none" w:sz="0" w:space="0" w:color="auto"/>
            <w:left w:val="none" w:sz="0" w:space="0" w:color="auto"/>
            <w:bottom w:val="none" w:sz="0" w:space="0" w:color="auto"/>
            <w:right w:val="none" w:sz="0" w:space="0" w:color="auto"/>
          </w:divBdr>
        </w:div>
        <w:div w:id="1267232585">
          <w:marLeft w:val="480"/>
          <w:marRight w:val="0"/>
          <w:marTop w:val="0"/>
          <w:marBottom w:val="0"/>
          <w:divBdr>
            <w:top w:val="none" w:sz="0" w:space="0" w:color="auto"/>
            <w:left w:val="none" w:sz="0" w:space="0" w:color="auto"/>
            <w:bottom w:val="none" w:sz="0" w:space="0" w:color="auto"/>
            <w:right w:val="none" w:sz="0" w:space="0" w:color="auto"/>
          </w:divBdr>
        </w:div>
        <w:div w:id="1282495458">
          <w:marLeft w:val="480"/>
          <w:marRight w:val="0"/>
          <w:marTop w:val="0"/>
          <w:marBottom w:val="0"/>
          <w:divBdr>
            <w:top w:val="none" w:sz="0" w:space="0" w:color="auto"/>
            <w:left w:val="none" w:sz="0" w:space="0" w:color="auto"/>
            <w:bottom w:val="none" w:sz="0" w:space="0" w:color="auto"/>
            <w:right w:val="none" w:sz="0" w:space="0" w:color="auto"/>
          </w:divBdr>
        </w:div>
        <w:div w:id="1286039109">
          <w:marLeft w:val="480"/>
          <w:marRight w:val="0"/>
          <w:marTop w:val="0"/>
          <w:marBottom w:val="0"/>
          <w:divBdr>
            <w:top w:val="none" w:sz="0" w:space="0" w:color="auto"/>
            <w:left w:val="none" w:sz="0" w:space="0" w:color="auto"/>
            <w:bottom w:val="none" w:sz="0" w:space="0" w:color="auto"/>
            <w:right w:val="none" w:sz="0" w:space="0" w:color="auto"/>
          </w:divBdr>
        </w:div>
        <w:div w:id="1314094508">
          <w:marLeft w:val="480"/>
          <w:marRight w:val="0"/>
          <w:marTop w:val="0"/>
          <w:marBottom w:val="0"/>
          <w:divBdr>
            <w:top w:val="none" w:sz="0" w:space="0" w:color="auto"/>
            <w:left w:val="none" w:sz="0" w:space="0" w:color="auto"/>
            <w:bottom w:val="none" w:sz="0" w:space="0" w:color="auto"/>
            <w:right w:val="none" w:sz="0" w:space="0" w:color="auto"/>
          </w:divBdr>
        </w:div>
        <w:div w:id="1347831437">
          <w:marLeft w:val="480"/>
          <w:marRight w:val="0"/>
          <w:marTop w:val="0"/>
          <w:marBottom w:val="0"/>
          <w:divBdr>
            <w:top w:val="none" w:sz="0" w:space="0" w:color="auto"/>
            <w:left w:val="none" w:sz="0" w:space="0" w:color="auto"/>
            <w:bottom w:val="none" w:sz="0" w:space="0" w:color="auto"/>
            <w:right w:val="none" w:sz="0" w:space="0" w:color="auto"/>
          </w:divBdr>
        </w:div>
        <w:div w:id="1393695816">
          <w:marLeft w:val="480"/>
          <w:marRight w:val="0"/>
          <w:marTop w:val="0"/>
          <w:marBottom w:val="0"/>
          <w:divBdr>
            <w:top w:val="none" w:sz="0" w:space="0" w:color="auto"/>
            <w:left w:val="none" w:sz="0" w:space="0" w:color="auto"/>
            <w:bottom w:val="none" w:sz="0" w:space="0" w:color="auto"/>
            <w:right w:val="none" w:sz="0" w:space="0" w:color="auto"/>
          </w:divBdr>
        </w:div>
        <w:div w:id="1534004142">
          <w:marLeft w:val="480"/>
          <w:marRight w:val="0"/>
          <w:marTop w:val="0"/>
          <w:marBottom w:val="0"/>
          <w:divBdr>
            <w:top w:val="none" w:sz="0" w:space="0" w:color="auto"/>
            <w:left w:val="none" w:sz="0" w:space="0" w:color="auto"/>
            <w:bottom w:val="none" w:sz="0" w:space="0" w:color="auto"/>
            <w:right w:val="none" w:sz="0" w:space="0" w:color="auto"/>
          </w:divBdr>
        </w:div>
        <w:div w:id="1541477041">
          <w:marLeft w:val="480"/>
          <w:marRight w:val="0"/>
          <w:marTop w:val="0"/>
          <w:marBottom w:val="0"/>
          <w:divBdr>
            <w:top w:val="none" w:sz="0" w:space="0" w:color="auto"/>
            <w:left w:val="none" w:sz="0" w:space="0" w:color="auto"/>
            <w:bottom w:val="none" w:sz="0" w:space="0" w:color="auto"/>
            <w:right w:val="none" w:sz="0" w:space="0" w:color="auto"/>
          </w:divBdr>
        </w:div>
        <w:div w:id="1715304805">
          <w:marLeft w:val="480"/>
          <w:marRight w:val="0"/>
          <w:marTop w:val="0"/>
          <w:marBottom w:val="0"/>
          <w:divBdr>
            <w:top w:val="none" w:sz="0" w:space="0" w:color="auto"/>
            <w:left w:val="none" w:sz="0" w:space="0" w:color="auto"/>
            <w:bottom w:val="none" w:sz="0" w:space="0" w:color="auto"/>
            <w:right w:val="none" w:sz="0" w:space="0" w:color="auto"/>
          </w:divBdr>
        </w:div>
        <w:div w:id="1746996257">
          <w:marLeft w:val="480"/>
          <w:marRight w:val="0"/>
          <w:marTop w:val="0"/>
          <w:marBottom w:val="0"/>
          <w:divBdr>
            <w:top w:val="none" w:sz="0" w:space="0" w:color="auto"/>
            <w:left w:val="none" w:sz="0" w:space="0" w:color="auto"/>
            <w:bottom w:val="none" w:sz="0" w:space="0" w:color="auto"/>
            <w:right w:val="none" w:sz="0" w:space="0" w:color="auto"/>
          </w:divBdr>
        </w:div>
        <w:div w:id="1753699364">
          <w:marLeft w:val="480"/>
          <w:marRight w:val="0"/>
          <w:marTop w:val="0"/>
          <w:marBottom w:val="0"/>
          <w:divBdr>
            <w:top w:val="none" w:sz="0" w:space="0" w:color="auto"/>
            <w:left w:val="none" w:sz="0" w:space="0" w:color="auto"/>
            <w:bottom w:val="none" w:sz="0" w:space="0" w:color="auto"/>
            <w:right w:val="none" w:sz="0" w:space="0" w:color="auto"/>
          </w:divBdr>
        </w:div>
        <w:div w:id="1775057910">
          <w:marLeft w:val="480"/>
          <w:marRight w:val="0"/>
          <w:marTop w:val="0"/>
          <w:marBottom w:val="0"/>
          <w:divBdr>
            <w:top w:val="none" w:sz="0" w:space="0" w:color="auto"/>
            <w:left w:val="none" w:sz="0" w:space="0" w:color="auto"/>
            <w:bottom w:val="none" w:sz="0" w:space="0" w:color="auto"/>
            <w:right w:val="none" w:sz="0" w:space="0" w:color="auto"/>
          </w:divBdr>
        </w:div>
        <w:div w:id="1776123774">
          <w:marLeft w:val="480"/>
          <w:marRight w:val="0"/>
          <w:marTop w:val="0"/>
          <w:marBottom w:val="0"/>
          <w:divBdr>
            <w:top w:val="none" w:sz="0" w:space="0" w:color="auto"/>
            <w:left w:val="none" w:sz="0" w:space="0" w:color="auto"/>
            <w:bottom w:val="none" w:sz="0" w:space="0" w:color="auto"/>
            <w:right w:val="none" w:sz="0" w:space="0" w:color="auto"/>
          </w:divBdr>
        </w:div>
        <w:div w:id="1796555393">
          <w:marLeft w:val="480"/>
          <w:marRight w:val="0"/>
          <w:marTop w:val="0"/>
          <w:marBottom w:val="0"/>
          <w:divBdr>
            <w:top w:val="none" w:sz="0" w:space="0" w:color="auto"/>
            <w:left w:val="none" w:sz="0" w:space="0" w:color="auto"/>
            <w:bottom w:val="none" w:sz="0" w:space="0" w:color="auto"/>
            <w:right w:val="none" w:sz="0" w:space="0" w:color="auto"/>
          </w:divBdr>
        </w:div>
        <w:div w:id="1800372048">
          <w:marLeft w:val="480"/>
          <w:marRight w:val="0"/>
          <w:marTop w:val="0"/>
          <w:marBottom w:val="0"/>
          <w:divBdr>
            <w:top w:val="none" w:sz="0" w:space="0" w:color="auto"/>
            <w:left w:val="none" w:sz="0" w:space="0" w:color="auto"/>
            <w:bottom w:val="none" w:sz="0" w:space="0" w:color="auto"/>
            <w:right w:val="none" w:sz="0" w:space="0" w:color="auto"/>
          </w:divBdr>
        </w:div>
        <w:div w:id="1864827502">
          <w:marLeft w:val="480"/>
          <w:marRight w:val="0"/>
          <w:marTop w:val="0"/>
          <w:marBottom w:val="0"/>
          <w:divBdr>
            <w:top w:val="none" w:sz="0" w:space="0" w:color="auto"/>
            <w:left w:val="none" w:sz="0" w:space="0" w:color="auto"/>
            <w:bottom w:val="none" w:sz="0" w:space="0" w:color="auto"/>
            <w:right w:val="none" w:sz="0" w:space="0" w:color="auto"/>
          </w:divBdr>
        </w:div>
        <w:div w:id="1882666834">
          <w:marLeft w:val="480"/>
          <w:marRight w:val="0"/>
          <w:marTop w:val="0"/>
          <w:marBottom w:val="0"/>
          <w:divBdr>
            <w:top w:val="none" w:sz="0" w:space="0" w:color="auto"/>
            <w:left w:val="none" w:sz="0" w:space="0" w:color="auto"/>
            <w:bottom w:val="none" w:sz="0" w:space="0" w:color="auto"/>
            <w:right w:val="none" w:sz="0" w:space="0" w:color="auto"/>
          </w:divBdr>
        </w:div>
        <w:div w:id="1924221631">
          <w:marLeft w:val="480"/>
          <w:marRight w:val="0"/>
          <w:marTop w:val="0"/>
          <w:marBottom w:val="0"/>
          <w:divBdr>
            <w:top w:val="none" w:sz="0" w:space="0" w:color="auto"/>
            <w:left w:val="none" w:sz="0" w:space="0" w:color="auto"/>
            <w:bottom w:val="none" w:sz="0" w:space="0" w:color="auto"/>
            <w:right w:val="none" w:sz="0" w:space="0" w:color="auto"/>
          </w:divBdr>
        </w:div>
      </w:divsChild>
    </w:div>
    <w:div w:id="1714034598">
      <w:bodyDiv w:val="1"/>
      <w:marLeft w:val="0"/>
      <w:marRight w:val="0"/>
      <w:marTop w:val="0"/>
      <w:marBottom w:val="0"/>
      <w:divBdr>
        <w:top w:val="none" w:sz="0" w:space="0" w:color="auto"/>
        <w:left w:val="none" w:sz="0" w:space="0" w:color="auto"/>
        <w:bottom w:val="none" w:sz="0" w:space="0" w:color="auto"/>
        <w:right w:val="none" w:sz="0" w:space="0" w:color="auto"/>
      </w:divBdr>
    </w:div>
    <w:div w:id="1723090508">
      <w:bodyDiv w:val="1"/>
      <w:marLeft w:val="0"/>
      <w:marRight w:val="0"/>
      <w:marTop w:val="0"/>
      <w:marBottom w:val="0"/>
      <w:divBdr>
        <w:top w:val="none" w:sz="0" w:space="0" w:color="auto"/>
        <w:left w:val="none" w:sz="0" w:space="0" w:color="auto"/>
        <w:bottom w:val="none" w:sz="0" w:space="0" w:color="auto"/>
        <w:right w:val="none" w:sz="0" w:space="0" w:color="auto"/>
      </w:divBdr>
    </w:div>
    <w:div w:id="1725903997">
      <w:bodyDiv w:val="1"/>
      <w:marLeft w:val="0"/>
      <w:marRight w:val="0"/>
      <w:marTop w:val="0"/>
      <w:marBottom w:val="0"/>
      <w:divBdr>
        <w:top w:val="none" w:sz="0" w:space="0" w:color="auto"/>
        <w:left w:val="none" w:sz="0" w:space="0" w:color="auto"/>
        <w:bottom w:val="none" w:sz="0" w:space="0" w:color="auto"/>
        <w:right w:val="none" w:sz="0" w:space="0" w:color="auto"/>
      </w:divBdr>
    </w:div>
    <w:div w:id="1726374133">
      <w:bodyDiv w:val="1"/>
      <w:marLeft w:val="0"/>
      <w:marRight w:val="0"/>
      <w:marTop w:val="0"/>
      <w:marBottom w:val="0"/>
      <w:divBdr>
        <w:top w:val="none" w:sz="0" w:space="0" w:color="auto"/>
        <w:left w:val="none" w:sz="0" w:space="0" w:color="auto"/>
        <w:bottom w:val="none" w:sz="0" w:space="0" w:color="auto"/>
        <w:right w:val="none" w:sz="0" w:space="0" w:color="auto"/>
      </w:divBdr>
    </w:div>
    <w:div w:id="1729495227">
      <w:bodyDiv w:val="1"/>
      <w:marLeft w:val="0"/>
      <w:marRight w:val="0"/>
      <w:marTop w:val="0"/>
      <w:marBottom w:val="0"/>
      <w:divBdr>
        <w:top w:val="none" w:sz="0" w:space="0" w:color="auto"/>
        <w:left w:val="none" w:sz="0" w:space="0" w:color="auto"/>
        <w:bottom w:val="none" w:sz="0" w:space="0" w:color="auto"/>
        <w:right w:val="none" w:sz="0" w:space="0" w:color="auto"/>
      </w:divBdr>
    </w:div>
    <w:div w:id="1734155802">
      <w:bodyDiv w:val="1"/>
      <w:marLeft w:val="0"/>
      <w:marRight w:val="0"/>
      <w:marTop w:val="0"/>
      <w:marBottom w:val="0"/>
      <w:divBdr>
        <w:top w:val="none" w:sz="0" w:space="0" w:color="auto"/>
        <w:left w:val="none" w:sz="0" w:space="0" w:color="auto"/>
        <w:bottom w:val="none" w:sz="0" w:space="0" w:color="auto"/>
        <w:right w:val="none" w:sz="0" w:space="0" w:color="auto"/>
      </w:divBdr>
      <w:divsChild>
        <w:div w:id="34812044">
          <w:marLeft w:val="480"/>
          <w:marRight w:val="0"/>
          <w:marTop w:val="0"/>
          <w:marBottom w:val="0"/>
          <w:divBdr>
            <w:top w:val="none" w:sz="0" w:space="0" w:color="auto"/>
            <w:left w:val="none" w:sz="0" w:space="0" w:color="auto"/>
            <w:bottom w:val="none" w:sz="0" w:space="0" w:color="auto"/>
            <w:right w:val="none" w:sz="0" w:space="0" w:color="auto"/>
          </w:divBdr>
        </w:div>
        <w:div w:id="89357241">
          <w:marLeft w:val="480"/>
          <w:marRight w:val="0"/>
          <w:marTop w:val="0"/>
          <w:marBottom w:val="0"/>
          <w:divBdr>
            <w:top w:val="none" w:sz="0" w:space="0" w:color="auto"/>
            <w:left w:val="none" w:sz="0" w:space="0" w:color="auto"/>
            <w:bottom w:val="none" w:sz="0" w:space="0" w:color="auto"/>
            <w:right w:val="none" w:sz="0" w:space="0" w:color="auto"/>
          </w:divBdr>
        </w:div>
        <w:div w:id="105736460">
          <w:marLeft w:val="480"/>
          <w:marRight w:val="0"/>
          <w:marTop w:val="0"/>
          <w:marBottom w:val="0"/>
          <w:divBdr>
            <w:top w:val="none" w:sz="0" w:space="0" w:color="auto"/>
            <w:left w:val="none" w:sz="0" w:space="0" w:color="auto"/>
            <w:bottom w:val="none" w:sz="0" w:space="0" w:color="auto"/>
            <w:right w:val="none" w:sz="0" w:space="0" w:color="auto"/>
          </w:divBdr>
        </w:div>
        <w:div w:id="167061927">
          <w:marLeft w:val="480"/>
          <w:marRight w:val="0"/>
          <w:marTop w:val="0"/>
          <w:marBottom w:val="0"/>
          <w:divBdr>
            <w:top w:val="none" w:sz="0" w:space="0" w:color="auto"/>
            <w:left w:val="none" w:sz="0" w:space="0" w:color="auto"/>
            <w:bottom w:val="none" w:sz="0" w:space="0" w:color="auto"/>
            <w:right w:val="none" w:sz="0" w:space="0" w:color="auto"/>
          </w:divBdr>
        </w:div>
        <w:div w:id="171919959">
          <w:marLeft w:val="480"/>
          <w:marRight w:val="0"/>
          <w:marTop w:val="0"/>
          <w:marBottom w:val="0"/>
          <w:divBdr>
            <w:top w:val="none" w:sz="0" w:space="0" w:color="auto"/>
            <w:left w:val="none" w:sz="0" w:space="0" w:color="auto"/>
            <w:bottom w:val="none" w:sz="0" w:space="0" w:color="auto"/>
            <w:right w:val="none" w:sz="0" w:space="0" w:color="auto"/>
          </w:divBdr>
        </w:div>
        <w:div w:id="199392899">
          <w:marLeft w:val="480"/>
          <w:marRight w:val="0"/>
          <w:marTop w:val="0"/>
          <w:marBottom w:val="0"/>
          <w:divBdr>
            <w:top w:val="none" w:sz="0" w:space="0" w:color="auto"/>
            <w:left w:val="none" w:sz="0" w:space="0" w:color="auto"/>
            <w:bottom w:val="none" w:sz="0" w:space="0" w:color="auto"/>
            <w:right w:val="none" w:sz="0" w:space="0" w:color="auto"/>
          </w:divBdr>
        </w:div>
        <w:div w:id="254754881">
          <w:marLeft w:val="480"/>
          <w:marRight w:val="0"/>
          <w:marTop w:val="0"/>
          <w:marBottom w:val="0"/>
          <w:divBdr>
            <w:top w:val="none" w:sz="0" w:space="0" w:color="auto"/>
            <w:left w:val="none" w:sz="0" w:space="0" w:color="auto"/>
            <w:bottom w:val="none" w:sz="0" w:space="0" w:color="auto"/>
            <w:right w:val="none" w:sz="0" w:space="0" w:color="auto"/>
          </w:divBdr>
        </w:div>
        <w:div w:id="343021661">
          <w:marLeft w:val="480"/>
          <w:marRight w:val="0"/>
          <w:marTop w:val="0"/>
          <w:marBottom w:val="0"/>
          <w:divBdr>
            <w:top w:val="none" w:sz="0" w:space="0" w:color="auto"/>
            <w:left w:val="none" w:sz="0" w:space="0" w:color="auto"/>
            <w:bottom w:val="none" w:sz="0" w:space="0" w:color="auto"/>
            <w:right w:val="none" w:sz="0" w:space="0" w:color="auto"/>
          </w:divBdr>
        </w:div>
        <w:div w:id="422995479">
          <w:marLeft w:val="480"/>
          <w:marRight w:val="0"/>
          <w:marTop w:val="0"/>
          <w:marBottom w:val="0"/>
          <w:divBdr>
            <w:top w:val="none" w:sz="0" w:space="0" w:color="auto"/>
            <w:left w:val="none" w:sz="0" w:space="0" w:color="auto"/>
            <w:bottom w:val="none" w:sz="0" w:space="0" w:color="auto"/>
            <w:right w:val="none" w:sz="0" w:space="0" w:color="auto"/>
          </w:divBdr>
        </w:div>
        <w:div w:id="487748596">
          <w:marLeft w:val="480"/>
          <w:marRight w:val="0"/>
          <w:marTop w:val="0"/>
          <w:marBottom w:val="0"/>
          <w:divBdr>
            <w:top w:val="none" w:sz="0" w:space="0" w:color="auto"/>
            <w:left w:val="none" w:sz="0" w:space="0" w:color="auto"/>
            <w:bottom w:val="none" w:sz="0" w:space="0" w:color="auto"/>
            <w:right w:val="none" w:sz="0" w:space="0" w:color="auto"/>
          </w:divBdr>
        </w:div>
        <w:div w:id="499925143">
          <w:marLeft w:val="480"/>
          <w:marRight w:val="0"/>
          <w:marTop w:val="0"/>
          <w:marBottom w:val="0"/>
          <w:divBdr>
            <w:top w:val="none" w:sz="0" w:space="0" w:color="auto"/>
            <w:left w:val="none" w:sz="0" w:space="0" w:color="auto"/>
            <w:bottom w:val="none" w:sz="0" w:space="0" w:color="auto"/>
            <w:right w:val="none" w:sz="0" w:space="0" w:color="auto"/>
          </w:divBdr>
        </w:div>
        <w:div w:id="572857406">
          <w:marLeft w:val="480"/>
          <w:marRight w:val="0"/>
          <w:marTop w:val="0"/>
          <w:marBottom w:val="0"/>
          <w:divBdr>
            <w:top w:val="none" w:sz="0" w:space="0" w:color="auto"/>
            <w:left w:val="none" w:sz="0" w:space="0" w:color="auto"/>
            <w:bottom w:val="none" w:sz="0" w:space="0" w:color="auto"/>
            <w:right w:val="none" w:sz="0" w:space="0" w:color="auto"/>
          </w:divBdr>
        </w:div>
        <w:div w:id="634337333">
          <w:marLeft w:val="480"/>
          <w:marRight w:val="0"/>
          <w:marTop w:val="0"/>
          <w:marBottom w:val="0"/>
          <w:divBdr>
            <w:top w:val="none" w:sz="0" w:space="0" w:color="auto"/>
            <w:left w:val="none" w:sz="0" w:space="0" w:color="auto"/>
            <w:bottom w:val="none" w:sz="0" w:space="0" w:color="auto"/>
            <w:right w:val="none" w:sz="0" w:space="0" w:color="auto"/>
          </w:divBdr>
        </w:div>
        <w:div w:id="929461319">
          <w:marLeft w:val="480"/>
          <w:marRight w:val="0"/>
          <w:marTop w:val="0"/>
          <w:marBottom w:val="0"/>
          <w:divBdr>
            <w:top w:val="none" w:sz="0" w:space="0" w:color="auto"/>
            <w:left w:val="none" w:sz="0" w:space="0" w:color="auto"/>
            <w:bottom w:val="none" w:sz="0" w:space="0" w:color="auto"/>
            <w:right w:val="none" w:sz="0" w:space="0" w:color="auto"/>
          </w:divBdr>
        </w:div>
        <w:div w:id="1041319764">
          <w:marLeft w:val="480"/>
          <w:marRight w:val="0"/>
          <w:marTop w:val="0"/>
          <w:marBottom w:val="0"/>
          <w:divBdr>
            <w:top w:val="none" w:sz="0" w:space="0" w:color="auto"/>
            <w:left w:val="none" w:sz="0" w:space="0" w:color="auto"/>
            <w:bottom w:val="none" w:sz="0" w:space="0" w:color="auto"/>
            <w:right w:val="none" w:sz="0" w:space="0" w:color="auto"/>
          </w:divBdr>
        </w:div>
        <w:div w:id="1258951969">
          <w:marLeft w:val="480"/>
          <w:marRight w:val="0"/>
          <w:marTop w:val="0"/>
          <w:marBottom w:val="0"/>
          <w:divBdr>
            <w:top w:val="none" w:sz="0" w:space="0" w:color="auto"/>
            <w:left w:val="none" w:sz="0" w:space="0" w:color="auto"/>
            <w:bottom w:val="none" w:sz="0" w:space="0" w:color="auto"/>
            <w:right w:val="none" w:sz="0" w:space="0" w:color="auto"/>
          </w:divBdr>
        </w:div>
        <w:div w:id="1331716701">
          <w:marLeft w:val="480"/>
          <w:marRight w:val="0"/>
          <w:marTop w:val="0"/>
          <w:marBottom w:val="0"/>
          <w:divBdr>
            <w:top w:val="none" w:sz="0" w:space="0" w:color="auto"/>
            <w:left w:val="none" w:sz="0" w:space="0" w:color="auto"/>
            <w:bottom w:val="none" w:sz="0" w:space="0" w:color="auto"/>
            <w:right w:val="none" w:sz="0" w:space="0" w:color="auto"/>
          </w:divBdr>
        </w:div>
        <w:div w:id="1361315524">
          <w:marLeft w:val="480"/>
          <w:marRight w:val="0"/>
          <w:marTop w:val="0"/>
          <w:marBottom w:val="0"/>
          <w:divBdr>
            <w:top w:val="none" w:sz="0" w:space="0" w:color="auto"/>
            <w:left w:val="none" w:sz="0" w:space="0" w:color="auto"/>
            <w:bottom w:val="none" w:sz="0" w:space="0" w:color="auto"/>
            <w:right w:val="none" w:sz="0" w:space="0" w:color="auto"/>
          </w:divBdr>
        </w:div>
        <w:div w:id="1449425342">
          <w:marLeft w:val="480"/>
          <w:marRight w:val="0"/>
          <w:marTop w:val="0"/>
          <w:marBottom w:val="0"/>
          <w:divBdr>
            <w:top w:val="none" w:sz="0" w:space="0" w:color="auto"/>
            <w:left w:val="none" w:sz="0" w:space="0" w:color="auto"/>
            <w:bottom w:val="none" w:sz="0" w:space="0" w:color="auto"/>
            <w:right w:val="none" w:sz="0" w:space="0" w:color="auto"/>
          </w:divBdr>
        </w:div>
        <w:div w:id="1536696191">
          <w:marLeft w:val="480"/>
          <w:marRight w:val="0"/>
          <w:marTop w:val="0"/>
          <w:marBottom w:val="0"/>
          <w:divBdr>
            <w:top w:val="none" w:sz="0" w:space="0" w:color="auto"/>
            <w:left w:val="none" w:sz="0" w:space="0" w:color="auto"/>
            <w:bottom w:val="none" w:sz="0" w:space="0" w:color="auto"/>
            <w:right w:val="none" w:sz="0" w:space="0" w:color="auto"/>
          </w:divBdr>
        </w:div>
        <w:div w:id="1624657561">
          <w:marLeft w:val="480"/>
          <w:marRight w:val="0"/>
          <w:marTop w:val="0"/>
          <w:marBottom w:val="0"/>
          <w:divBdr>
            <w:top w:val="none" w:sz="0" w:space="0" w:color="auto"/>
            <w:left w:val="none" w:sz="0" w:space="0" w:color="auto"/>
            <w:bottom w:val="none" w:sz="0" w:space="0" w:color="auto"/>
            <w:right w:val="none" w:sz="0" w:space="0" w:color="auto"/>
          </w:divBdr>
        </w:div>
        <w:div w:id="1655910823">
          <w:marLeft w:val="480"/>
          <w:marRight w:val="0"/>
          <w:marTop w:val="0"/>
          <w:marBottom w:val="0"/>
          <w:divBdr>
            <w:top w:val="none" w:sz="0" w:space="0" w:color="auto"/>
            <w:left w:val="none" w:sz="0" w:space="0" w:color="auto"/>
            <w:bottom w:val="none" w:sz="0" w:space="0" w:color="auto"/>
            <w:right w:val="none" w:sz="0" w:space="0" w:color="auto"/>
          </w:divBdr>
        </w:div>
        <w:div w:id="1692299805">
          <w:marLeft w:val="480"/>
          <w:marRight w:val="0"/>
          <w:marTop w:val="0"/>
          <w:marBottom w:val="0"/>
          <w:divBdr>
            <w:top w:val="none" w:sz="0" w:space="0" w:color="auto"/>
            <w:left w:val="none" w:sz="0" w:space="0" w:color="auto"/>
            <w:bottom w:val="none" w:sz="0" w:space="0" w:color="auto"/>
            <w:right w:val="none" w:sz="0" w:space="0" w:color="auto"/>
          </w:divBdr>
        </w:div>
        <w:div w:id="1798792799">
          <w:marLeft w:val="480"/>
          <w:marRight w:val="0"/>
          <w:marTop w:val="0"/>
          <w:marBottom w:val="0"/>
          <w:divBdr>
            <w:top w:val="none" w:sz="0" w:space="0" w:color="auto"/>
            <w:left w:val="none" w:sz="0" w:space="0" w:color="auto"/>
            <w:bottom w:val="none" w:sz="0" w:space="0" w:color="auto"/>
            <w:right w:val="none" w:sz="0" w:space="0" w:color="auto"/>
          </w:divBdr>
        </w:div>
        <w:div w:id="1804811303">
          <w:marLeft w:val="480"/>
          <w:marRight w:val="0"/>
          <w:marTop w:val="0"/>
          <w:marBottom w:val="0"/>
          <w:divBdr>
            <w:top w:val="none" w:sz="0" w:space="0" w:color="auto"/>
            <w:left w:val="none" w:sz="0" w:space="0" w:color="auto"/>
            <w:bottom w:val="none" w:sz="0" w:space="0" w:color="auto"/>
            <w:right w:val="none" w:sz="0" w:space="0" w:color="auto"/>
          </w:divBdr>
        </w:div>
        <w:div w:id="1859274839">
          <w:marLeft w:val="480"/>
          <w:marRight w:val="0"/>
          <w:marTop w:val="0"/>
          <w:marBottom w:val="0"/>
          <w:divBdr>
            <w:top w:val="none" w:sz="0" w:space="0" w:color="auto"/>
            <w:left w:val="none" w:sz="0" w:space="0" w:color="auto"/>
            <w:bottom w:val="none" w:sz="0" w:space="0" w:color="auto"/>
            <w:right w:val="none" w:sz="0" w:space="0" w:color="auto"/>
          </w:divBdr>
        </w:div>
        <w:div w:id="2049915408">
          <w:marLeft w:val="480"/>
          <w:marRight w:val="0"/>
          <w:marTop w:val="0"/>
          <w:marBottom w:val="0"/>
          <w:divBdr>
            <w:top w:val="none" w:sz="0" w:space="0" w:color="auto"/>
            <w:left w:val="none" w:sz="0" w:space="0" w:color="auto"/>
            <w:bottom w:val="none" w:sz="0" w:space="0" w:color="auto"/>
            <w:right w:val="none" w:sz="0" w:space="0" w:color="auto"/>
          </w:divBdr>
        </w:div>
        <w:div w:id="2131589924">
          <w:marLeft w:val="480"/>
          <w:marRight w:val="0"/>
          <w:marTop w:val="0"/>
          <w:marBottom w:val="0"/>
          <w:divBdr>
            <w:top w:val="none" w:sz="0" w:space="0" w:color="auto"/>
            <w:left w:val="none" w:sz="0" w:space="0" w:color="auto"/>
            <w:bottom w:val="none" w:sz="0" w:space="0" w:color="auto"/>
            <w:right w:val="none" w:sz="0" w:space="0" w:color="auto"/>
          </w:divBdr>
        </w:div>
        <w:div w:id="2133357922">
          <w:marLeft w:val="480"/>
          <w:marRight w:val="0"/>
          <w:marTop w:val="0"/>
          <w:marBottom w:val="0"/>
          <w:divBdr>
            <w:top w:val="none" w:sz="0" w:space="0" w:color="auto"/>
            <w:left w:val="none" w:sz="0" w:space="0" w:color="auto"/>
            <w:bottom w:val="none" w:sz="0" w:space="0" w:color="auto"/>
            <w:right w:val="none" w:sz="0" w:space="0" w:color="auto"/>
          </w:divBdr>
        </w:div>
      </w:divsChild>
    </w:div>
    <w:div w:id="1737433706">
      <w:bodyDiv w:val="1"/>
      <w:marLeft w:val="0"/>
      <w:marRight w:val="0"/>
      <w:marTop w:val="0"/>
      <w:marBottom w:val="0"/>
      <w:divBdr>
        <w:top w:val="none" w:sz="0" w:space="0" w:color="auto"/>
        <w:left w:val="none" w:sz="0" w:space="0" w:color="auto"/>
        <w:bottom w:val="none" w:sz="0" w:space="0" w:color="auto"/>
        <w:right w:val="none" w:sz="0" w:space="0" w:color="auto"/>
      </w:divBdr>
    </w:div>
    <w:div w:id="1744794925">
      <w:bodyDiv w:val="1"/>
      <w:marLeft w:val="0"/>
      <w:marRight w:val="0"/>
      <w:marTop w:val="0"/>
      <w:marBottom w:val="0"/>
      <w:divBdr>
        <w:top w:val="none" w:sz="0" w:space="0" w:color="auto"/>
        <w:left w:val="none" w:sz="0" w:space="0" w:color="auto"/>
        <w:bottom w:val="none" w:sz="0" w:space="0" w:color="auto"/>
        <w:right w:val="none" w:sz="0" w:space="0" w:color="auto"/>
      </w:divBdr>
    </w:div>
    <w:div w:id="1748653371">
      <w:bodyDiv w:val="1"/>
      <w:marLeft w:val="0"/>
      <w:marRight w:val="0"/>
      <w:marTop w:val="0"/>
      <w:marBottom w:val="0"/>
      <w:divBdr>
        <w:top w:val="none" w:sz="0" w:space="0" w:color="auto"/>
        <w:left w:val="none" w:sz="0" w:space="0" w:color="auto"/>
        <w:bottom w:val="none" w:sz="0" w:space="0" w:color="auto"/>
        <w:right w:val="none" w:sz="0" w:space="0" w:color="auto"/>
      </w:divBdr>
    </w:div>
    <w:div w:id="1749839152">
      <w:bodyDiv w:val="1"/>
      <w:marLeft w:val="0"/>
      <w:marRight w:val="0"/>
      <w:marTop w:val="0"/>
      <w:marBottom w:val="0"/>
      <w:divBdr>
        <w:top w:val="none" w:sz="0" w:space="0" w:color="auto"/>
        <w:left w:val="none" w:sz="0" w:space="0" w:color="auto"/>
        <w:bottom w:val="none" w:sz="0" w:space="0" w:color="auto"/>
        <w:right w:val="none" w:sz="0" w:space="0" w:color="auto"/>
      </w:divBdr>
    </w:div>
    <w:div w:id="1751654603">
      <w:bodyDiv w:val="1"/>
      <w:marLeft w:val="0"/>
      <w:marRight w:val="0"/>
      <w:marTop w:val="0"/>
      <w:marBottom w:val="0"/>
      <w:divBdr>
        <w:top w:val="none" w:sz="0" w:space="0" w:color="auto"/>
        <w:left w:val="none" w:sz="0" w:space="0" w:color="auto"/>
        <w:bottom w:val="none" w:sz="0" w:space="0" w:color="auto"/>
        <w:right w:val="none" w:sz="0" w:space="0" w:color="auto"/>
      </w:divBdr>
    </w:div>
    <w:div w:id="1757747569">
      <w:bodyDiv w:val="1"/>
      <w:marLeft w:val="0"/>
      <w:marRight w:val="0"/>
      <w:marTop w:val="0"/>
      <w:marBottom w:val="0"/>
      <w:divBdr>
        <w:top w:val="none" w:sz="0" w:space="0" w:color="auto"/>
        <w:left w:val="none" w:sz="0" w:space="0" w:color="auto"/>
        <w:bottom w:val="none" w:sz="0" w:space="0" w:color="auto"/>
        <w:right w:val="none" w:sz="0" w:space="0" w:color="auto"/>
      </w:divBdr>
      <w:divsChild>
        <w:div w:id="88935230">
          <w:marLeft w:val="480"/>
          <w:marRight w:val="0"/>
          <w:marTop w:val="0"/>
          <w:marBottom w:val="0"/>
          <w:divBdr>
            <w:top w:val="none" w:sz="0" w:space="0" w:color="auto"/>
            <w:left w:val="none" w:sz="0" w:space="0" w:color="auto"/>
            <w:bottom w:val="none" w:sz="0" w:space="0" w:color="auto"/>
            <w:right w:val="none" w:sz="0" w:space="0" w:color="auto"/>
          </w:divBdr>
        </w:div>
        <w:div w:id="335618025">
          <w:marLeft w:val="480"/>
          <w:marRight w:val="0"/>
          <w:marTop w:val="0"/>
          <w:marBottom w:val="0"/>
          <w:divBdr>
            <w:top w:val="none" w:sz="0" w:space="0" w:color="auto"/>
            <w:left w:val="none" w:sz="0" w:space="0" w:color="auto"/>
            <w:bottom w:val="none" w:sz="0" w:space="0" w:color="auto"/>
            <w:right w:val="none" w:sz="0" w:space="0" w:color="auto"/>
          </w:divBdr>
        </w:div>
        <w:div w:id="553661338">
          <w:marLeft w:val="480"/>
          <w:marRight w:val="0"/>
          <w:marTop w:val="0"/>
          <w:marBottom w:val="0"/>
          <w:divBdr>
            <w:top w:val="none" w:sz="0" w:space="0" w:color="auto"/>
            <w:left w:val="none" w:sz="0" w:space="0" w:color="auto"/>
            <w:bottom w:val="none" w:sz="0" w:space="0" w:color="auto"/>
            <w:right w:val="none" w:sz="0" w:space="0" w:color="auto"/>
          </w:divBdr>
        </w:div>
        <w:div w:id="677738415">
          <w:marLeft w:val="480"/>
          <w:marRight w:val="0"/>
          <w:marTop w:val="0"/>
          <w:marBottom w:val="0"/>
          <w:divBdr>
            <w:top w:val="none" w:sz="0" w:space="0" w:color="auto"/>
            <w:left w:val="none" w:sz="0" w:space="0" w:color="auto"/>
            <w:bottom w:val="none" w:sz="0" w:space="0" w:color="auto"/>
            <w:right w:val="none" w:sz="0" w:space="0" w:color="auto"/>
          </w:divBdr>
        </w:div>
        <w:div w:id="964116927">
          <w:marLeft w:val="480"/>
          <w:marRight w:val="0"/>
          <w:marTop w:val="0"/>
          <w:marBottom w:val="0"/>
          <w:divBdr>
            <w:top w:val="none" w:sz="0" w:space="0" w:color="auto"/>
            <w:left w:val="none" w:sz="0" w:space="0" w:color="auto"/>
            <w:bottom w:val="none" w:sz="0" w:space="0" w:color="auto"/>
            <w:right w:val="none" w:sz="0" w:space="0" w:color="auto"/>
          </w:divBdr>
        </w:div>
        <w:div w:id="977338811">
          <w:marLeft w:val="480"/>
          <w:marRight w:val="0"/>
          <w:marTop w:val="0"/>
          <w:marBottom w:val="0"/>
          <w:divBdr>
            <w:top w:val="none" w:sz="0" w:space="0" w:color="auto"/>
            <w:left w:val="none" w:sz="0" w:space="0" w:color="auto"/>
            <w:bottom w:val="none" w:sz="0" w:space="0" w:color="auto"/>
            <w:right w:val="none" w:sz="0" w:space="0" w:color="auto"/>
          </w:divBdr>
        </w:div>
        <w:div w:id="1110396746">
          <w:marLeft w:val="480"/>
          <w:marRight w:val="0"/>
          <w:marTop w:val="0"/>
          <w:marBottom w:val="0"/>
          <w:divBdr>
            <w:top w:val="none" w:sz="0" w:space="0" w:color="auto"/>
            <w:left w:val="none" w:sz="0" w:space="0" w:color="auto"/>
            <w:bottom w:val="none" w:sz="0" w:space="0" w:color="auto"/>
            <w:right w:val="none" w:sz="0" w:space="0" w:color="auto"/>
          </w:divBdr>
        </w:div>
        <w:div w:id="1312519198">
          <w:marLeft w:val="480"/>
          <w:marRight w:val="0"/>
          <w:marTop w:val="0"/>
          <w:marBottom w:val="0"/>
          <w:divBdr>
            <w:top w:val="none" w:sz="0" w:space="0" w:color="auto"/>
            <w:left w:val="none" w:sz="0" w:space="0" w:color="auto"/>
            <w:bottom w:val="none" w:sz="0" w:space="0" w:color="auto"/>
            <w:right w:val="none" w:sz="0" w:space="0" w:color="auto"/>
          </w:divBdr>
        </w:div>
        <w:div w:id="1384864418">
          <w:marLeft w:val="480"/>
          <w:marRight w:val="0"/>
          <w:marTop w:val="0"/>
          <w:marBottom w:val="0"/>
          <w:divBdr>
            <w:top w:val="none" w:sz="0" w:space="0" w:color="auto"/>
            <w:left w:val="none" w:sz="0" w:space="0" w:color="auto"/>
            <w:bottom w:val="none" w:sz="0" w:space="0" w:color="auto"/>
            <w:right w:val="none" w:sz="0" w:space="0" w:color="auto"/>
          </w:divBdr>
        </w:div>
        <w:div w:id="1577088358">
          <w:marLeft w:val="480"/>
          <w:marRight w:val="0"/>
          <w:marTop w:val="0"/>
          <w:marBottom w:val="0"/>
          <w:divBdr>
            <w:top w:val="none" w:sz="0" w:space="0" w:color="auto"/>
            <w:left w:val="none" w:sz="0" w:space="0" w:color="auto"/>
            <w:bottom w:val="none" w:sz="0" w:space="0" w:color="auto"/>
            <w:right w:val="none" w:sz="0" w:space="0" w:color="auto"/>
          </w:divBdr>
        </w:div>
        <w:div w:id="1583292551">
          <w:marLeft w:val="480"/>
          <w:marRight w:val="0"/>
          <w:marTop w:val="0"/>
          <w:marBottom w:val="0"/>
          <w:divBdr>
            <w:top w:val="none" w:sz="0" w:space="0" w:color="auto"/>
            <w:left w:val="none" w:sz="0" w:space="0" w:color="auto"/>
            <w:bottom w:val="none" w:sz="0" w:space="0" w:color="auto"/>
            <w:right w:val="none" w:sz="0" w:space="0" w:color="auto"/>
          </w:divBdr>
        </w:div>
        <w:div w:id="1678144410">
          <w:marLeft w:val="480"/>
          <w:marRight w:val="0"/>
          <w:marTop w:val="0"/>
          <w:marBottom w:val="0"/>
          <w:divBdr>
            <w:top w:val="none" w:sz="0" w:space="0" w:color="auto"/>
            <w:left w:val="none" w:sz="0" w:space="0" w:color="auto"/>
            <w:bottom w:val="none" w:sz="0" w:space="0" w:color="auto"/>
            <w:right w:val="none" w:sz="0" w:space="0" w:color="auto"/>
          </w:divBdr>
        </w:div>
        <w:div w:id="1733190109">
          <w:marLeft w:val="480"/>
          <w:marRight w:val="0"/>
          <w:marTop w:val="0"/>
          <w:marBottom w:val="0"/>
          <w:divBdr>
            <w:top w:val="none" w:sz="0" w:space="0" w:color="auto"/>
            <w:left w:val="none" w:sz="0" w:space="0" w:color="auto"/>
            <w:bottom w:val="none" w:sz="0" w:space="0" w:color="auto"/>
            <w:right w:val="none" w:sz="0" w:space="0" w:color="auto"/>
          </w:divBdr>
        </w:div>
        <w:div w:id="1751272763">
          <w:marLeft w:val="480"/>
          <w:marRight w:val="0"/>
          <w:marTop w:val="0"/>
          <w:marBottom w:val="0"/>
          <w:divBdr>
            <w:top w:val="none" w:sz="0" w:space="0" w:color="auto"/>
            <w:left w:val="none" w:sz="0" w:space="0" w:color="auto"/>
            <w:bottom w:val="none" w:sz="0" w:space="0" w:color="auto"/>
            <w:right w:val="none" w:sz="0" w:space="0" w:color="auto"/>
          </w:divBdr>
        </w:div>
        <w:div w:id="1878927829">
          <w:marLeft w:val="480"/>
          <w:marRight w:val="0"/>
          <w:marTop w:val="0"/>
          <w:marBottom w:val="0"/>
          <w:divBdr>
            <w:top w:val="none" w:sz="0" w:space="0" w:color="auto"/>
            <w:left w:val="none" w:sz="0" w:space="0" w:color="auto"/>
            <w:bottom w:val="none" w:sz="0" w:space="0" w:color="auto"/>
            <w:right w:val="none" w:sz="0" w:space="0" w:color="auto"/>
          </w:divBdr>
        </w:div>
        <w:div w:id="1951473405">
          <w:marLeft w:val="480"/>
          <w:marRight w:val="0"/>
          <w:marTop w:val="0"/>
          <w:marBottom w:val="0"/>
          <w:divBdr>
            <w:top w:val="none" w:sz="0" w:space="0" w:color="auto"/>
            <w:left w:val="none" w:sz="0" w:space="0" w:color="auto"/>
            <w:bottom w:val="none" w:sz="0" w:space="0" w:color="auto"/>
            <w:right w:val="none" w:sz="0" w:space="0" w:color="auto"/>
          </w:divBdr>
        </w:div>
        <w:div w:id="2024623398">
          <w:marLeft w:val="480"/>
          <w:marRight w:val="0"/>
          <w:marTop w:val="0"/>
          <w:marBottom w:val="0"/>
          <w:divBdr>
            <w:top w:val="none" w:sz="0" w:space="0" w:color="auto"/>
            <w:left w:val="none" w:sz="0" w:space="0" w:color="auto"/>
            <w:bottom w:val="none" w:sz="0" w:space="0" w:color="auto"/>
            <w:right w:val="none" w:sz="0" w:space="0" w:color="auto"/>
          </w:divBdr>
        </w:div>
        <w:div w:id="2028363547">
          <w:marLeft w:val="480"/>
          <w:marRight w:val="0"/>
          <w:marTop w:val="0"/>
          <w:marBottom w:val="0"/>
          <w:divBdr>
            <w:top w:val="none" w:sz="0" w:space="0" w:color="auto"/>
            <w:left w:val="none" w:sz="0" w:space="0" w:color="auto"/>
            <w:bottom w:val="none" w:sz="0" w:space="0" w:color="auto"/>
            <w:right w:val="none" w:sz="0" w:space="0" w:color="auto"/>
          </w:divBdr>
        </w:div>
        <w:div w:id="2107335889">
          <w:marLeft w:val="480"/>
          <w:marRight w:val="0"/>
          <w:marTop w:val="0"/>
          <w:marBottom w:val="0"/>
          <w:divBdr>
            <w:top w:val="none" w:sz="0" w:space="0" w:color="auto"/>
            <w:left w:val="none" w:sz="0" w:space="0" w:color="auto"/>
            <w:bottom w:val="none" w:sz="0" w:space="0" w:color="auto"/>
            <w:right w:val="none" w:sz="0" w:space="0" w:color="auto"/>
          </w:divBdr>
        </w:div>
      </w:divsChild>
    </w:div>
    <w:div w:id="1759407407">
      <w:bodyDiv w:val="1"/>
      <w:marLeft w:val="0"/>
      <w:marRight w:val="0"/>
      <w:marTop w:val="0"/>
      <w:marBottom w:val="0"/>
      <w:divBdr>
        <w:top w:val="none" w:sz="0" w:space="0" w:color="auto"/>
        <w:left w:val="none" w:sz="0" w:space="0" w:color="auto"/>
        <w:bottom w:val="none" w:sz="0" w:space="0" w:color="auto"/>
        <w:right w:val="none" w:sz="0" w:space="0" w:color="auto"/>
      </w:divBdr>
    </w:div>
    <w:div w:id="1761176042">
      <w:bodyDiv w:val="1"/>
      <w:marLeft w:val="0"/>
      <w:marRight w:val="0"/>
      <w:marTop w:val="0"/>
      <w:marBottom w:val="0"/>
      <w:divBdr>
        <w:top w:val="none" w:sz="0" w:space="0" w:color="auto"/>
        <w:left w:val="none" w:sz="0" w:space="0" w:color="auto"/>
        <w:bottom w:val="none" w:sz="0" w:space="0" w:color="auto"/>
        <w:right w:val="none" w:sz="0" w:space="0" w:color="auto"/>
      </w:divBdr>
    </w:div>
    <w:div w:id="1761482542">
      <w:bodyDiv w:val="1"/>
      <w:marLeft w:val="0"/>
      <w:marRight w:val="0"/>
      <w:marTop w:val="0"/>
      <w:marBottom w:val="0"/>
      <w:divBdr>
        <w:top w:val="none" w:sz="0" w:space="0" w:color="auto"/>
        <w:left w:val="none" w:sz="0" w:space="0" w:color="auto"/>
        <w:bottom w:val="none" w:sz="0" w:space="0" w:color="auto"/>
        <w:right w:val="none" w:sz="0" w:space="0" w:color="auto"/>
      </w:divBdr>
    </w:div>
    <w:div w:id="1761901547">
      <w:bodyDiv w:val="1"/>
      <w:marLeft w:val="0"/>
      <w:marRight w:val="0"/>
      <w:marTop w:val="0"/>
      <w:marBottom w:val="0"/>
      <w:divBdr>
        <w:top w:val="none" w:sz="0" w:space="0" w:color="auto"/>
        <w:left w:val="none" w:sz="0" w:space="0" w:color="auto"/>
        <w:bottom w:val="none" w:sz="0" w:space="0" w:color="auto"/>
        <w:right w:val="none" w:sz="0" w:space="0" w:color="auto"/>
      </w:divBdr>
    </w:div>
    <w:div w:id="1763600416">
      <w:bodyDiv w:val="1"/>
      <w:marLeft w:val="0"/>
      <w:marRight w:val="0"/>
      <w:marTop w:val="0"/>
      <w:marBottom w:val="0"/>
      <w:divBdr>
        <w:top w:val="none" w:sz="0" w:space="0" w:color="auto"/>
        <w:left w:val="none" w:sz="0" w:space="0" w:color="auto"/>
        <w:bottom w:val="none" w:sz="0" w:space="0" w:color="auto"/>
        <w:right w:val="none" w:sz="0" w:space="0" w:color="auto"/>
      </w:divBdr>
    </w:div>
    <w:div w:id="1763644945">
      <w:bodyDiv w:val="1"/>
      <w:marLeft w:val="0"/>
      <w:marRight w:val="0"/>
      <w:marTop w:val="0"/>
      <w:marBottom w:val="0"/>
      <w:divBdr>
        <w:top w:val="none" w:sz="0" w:space="0" w:color="auto"/>
        <w:left w:val="none" w:sz="0" w:space="0" w:color="auto"/>
        <w:bottom w:val="none" w:sz="0" w:space="0" w:color="auto"/>
        <w:right w:val="none" w:sz="0" w:space="0" w:color="auto"/>
      </w:divBdr>
      <w:divsChild>
        <w:div w:id="4746776">
          <w:marLeft w:val="480"/>
          <w:marRight w:val="0"/>
          <w:marTop w:val="0"/>
          <w:marBottom w:val="0"/>
          <w:divBdr>
            <w:top w:val="none" w:sz="0" w:space="0" w:color="auto"/>
            <w:left w:val="none" w:sz="0" w:space="0" w:color="auto"/>
            <w:bottom w:val="none" w:sz="0" w:space="0" w:color="auto"/>
            <w:right w:val="none" w:sz="0" w:space="0" w:color="auto"/>
          </w:divBdr>
        </w:div>
        <w:div w:id="108864650">
          <w:marLeft w:val="480"/>
          <w:marRight w:val="0"/>
          <w:marTop w:val="0"/>
          <w:marBottom w:val="0"/>
          <w:divBdr>
            <w:top w:val="none" w:sz="0" w:space="0" w:color="auto"/>
            <w:left w:val="none" w:sz="0" w:space="0" w:color="auto"/>
            <w:bottom w:val="none" w:sz="0" w:space="0" w:color="auto"/>
            <w:right w:val="none" w:sz="0" w:space="0" w:color="auto"/>
          </w:divBdr>
        </w:div>
        <w:div w:id="155269091">
          <w:marLeft w:val="480"/>
          <w:marRight w:val="0"/>
          <w:marTop w:val="0"/>
          <w:marBottom w:val="0"/>
          <w:divBdr>
            <w:top w:val="none" w:sz="0" w:space="0" w:color="auto"/>
            <w:left w:val="none" w:sz="0" w:space="0" w:color="auto"/>
            <w:bottom w:val="none" w:sz="0" w:space="0" w:color="auto"/>
            <w:right w:val="none" w:sz="0" w:space="0" w:color="auto"/>
          </w:divBdr>
        </w:div>
        <w:div w:id="223413520">
          <w:marLeft w:val="480"/>
          <w:marRight w:val="0"/>
          <w:marTop w:val="0"/>
          <w:marBottom w:val="0"/>
          <w:divBdr>
            <w:top w:val="none" w:sz="0" w:space="0" w:color="auto"/>
            <w:left w:val="none" w:sz="0" w:space="0" w:color="auto"/>
            <w:bottom w:val="none" w:sz="0" w:space="0" w:color="auto"/>
            <w:right w:val="none" w:sz="0" w:space="0" w:color="auto"/>
          </w:divBdr>
        </w:div>
        <w:div w:id="238448978">
          <w:marLeft w:val="480"/>
          <w:marRight w:val="0"/>
          <w:marTop w:val="0"/>
          <w:marBottom w:val="0"/>
          <w:divBdr>
            <w:top w:val="none" w:sz="0" w:space="0" w:color="auto"/>
            <w:left w:val="none" w:sz="0" w:space="0" w:color="auto"/>
            <w:bottom w:val="none" w:sz="0" w:space="0" w:color="auto"/>
            <w:right w:val="none" w:sz="0" w:space="0" w:color="auto"/>
          </w:divBdr>
        </w:div>
        <w:div w:id="268004723">
          <w:marLeft w:val="480"/>
          <w:marRight w:val="0"/>
          <w:marTop w:val="0"/>
          <w:marBottom w:val="0"/>
          <w:divBdr>
            <w:top w:val="none" w:sz="0" w:space="0" w:color="auto"/>
            <w:left w:val="none" w:sz="0" w:space="0" w:color="auto"/>
            <w:bottom w:val="none" w:sz="0" w:space="0" w:color="auto"/>
            <w:right w:val="none" w:sz="0" w:space="0" w:color="auto"/>
          </w:divBdr>
        </w:div>
        <w:div w:id="273446731">
          <w:marLeft w:val="480"/>
          <w:marRight w:val="0"/>
          <w:marTop w:val="0"/>
          <w:marBottom w:val="0"/>
          <w:divBdr>
            <w:top w:val="none" w:sz="0" w:space="0" w:color="auto"/>
            <w:left w:val="none" w:sz="0" w:space="0" w:color="auto"/>
            <w:bottom w:val="none" w:sz="0" w:space="0" w:color="auto"/>
            <w:right w:val="none" w:sz="0" w:space="0" w:color="auto"/>
          </w:divBdr>
        </w:div>
        <w:div w:id="371539618">
          <w:marLeft w:val="480"/>
          <w:marRight w:val="0"/>
          <w:marTop w:val="0"/>
          <w:marBottom w:val="0"/>
          <w:divBdr>
            <w:top w:val="none" w:sz="0" w:space="0" w:color="auto"/>
            <w:left w:val="none" w:sz="0" w:space="0" w:color="auto"/>
            <w:bottom w:val="none" w:sz="0" w:space="0" w:color="auto"/>
            <w:right w:val="none" w:sz="0" w:space="0" w:color="auto"/>
          </w:divBdr>
        </w:div>
        <w:div w:id="413210978">
          <w:marLeft w:val="480"/>
          <w:marRight w:val="0"/>
          <w:marTop w:val="0"/>
          <w:marBottom w:val="0"/>
          <w:divBdr>
            <w:top w:val="none" w:sz="0" w:space="0" w:color="auto"/>
            <w:left w:val="none" w:sz="0" w:space="0" w:color="auto"/>
            <w:bottom w:val="none" w:sz="0" w:space="0" w:color="auto"/>
            <w:right w:val="none" w:sz="0" w:space="0" w:color="auto"/>
          </w:divBdr>
        </w:div>
        <w:div w:id="715129168">
          <w:marLeft w:val="480"/>
          <w:marRight w:val="0"/>
          <w:marTop w:val="0"/>
          <w:marBottom w:val="0"/>
          <w:divBdr>
            <w:top w:val="none" w:sz="0" w:space="0" w:color="auto"/>
            <w:left w:val="none" w:sz="0" w:space="0" w:color="auto"/>
            <w:bottom w:val="none" w:sz="0" w:space="0" w:color="auto"/>
            <w:right w:val="none" w:sz="0" w:space="0" w:color="auto"/>
          </w:divBdr>
        </w:div>
        <w:div w:id="786893012">
          <w:marLeft w:val="480"/>
          <w:marRight w:val="0"/>
          <w:marTop w:val="0"/>
          <w:marBottom w:val="0"/>
          <w:divBdr>
            <w:top w:val="none" w:sz="0" w:space="0" w:color="auto"/>
            <w:left w:val="none" w:sz="0" w:space="0" w:color="auto"/>
            <w:bottom w:val="none" w:sz="0" w:space="0" w:color="auto"/>
            <w:right w:val="none" w:sz="0" w:space="0" w:color="auto"/>
          </w:divBdr>
        </w:div>
        <w:div w:id="806170688">
          <w:marLeft w:val="480"/>
          <w:marRight w:val="0"/>
          <w:marTop w:val="0"/>
          <w:marBottom w:val="0"/>
          <w:divBdr>
            <w:top w:val="none" w:sz="0" w:space="0" w:color="auto"/>
            <w:left w:val="none" w:sz="0" w:space="0" w:color="auto"/>
            <w:bottom w:val="none" w:sz="0" w:space="0" w:color="auto"/>
            <w:right w:val="none" w:sz="0" w:space="0" w:color="auto"/>
          </w:divBdr>
        </w:div>
        <w:div w:id="904293069">
          <w:marLeft w:val="480"/>
          <w:marRight w:val="0"/>
          <w:marTop w:val="0"/>
          <w:marBottom w:val="0"/>
          <w:divBdr>
            <w:top w:val="none" w:sz="0" w:space="0" w:color="auto"/>
            <w:left w:val="none" w:sz="0" w:space="0" w:color="auto"/>
            <w:bottom w:val="none" w:sz="0" w:space="0" w:color="auto"/>
            <w:right w:val="none" w:sz="0" w:space="0" w:color="auto"/>
          </w:divBdr>
        </w:div>
        <w:div w:id="1143473856">
          <w:marLeft w:val="480"/>
          <w:marRight w:val="0"/>
          <w:marTop w:val="0"/>
          <w:marBottom w:val="0"/>
          <w:divBdr>
            <w:top w:val="none" w:sz="0" w:space="0" w:color="auto"/>
            <w:left w:val="none" w:sz="0" w:space="0" w:color="auto"/>
            <w:bottom w:val="none" w:sz="0" w:space="0" w:color="auto"/>
            <w:right w:val="none" w:sz="0" w:space="0" w:color="auto"/>
          </w:divBdr>
        </w:div>
        <w:div w:id="1145321443">
          <w:marLeft w:val="480"/>
          <w:marRight w:val="0"/>
          <w:marTop w:val="0"/>
          <w:marBottom w:val="0"/>
          <w:divBdr>
            <w:top w:val="none" w:sz="0" w:space="0" w:color="auto"/>
            <w:left w:val="none" w:sz="0" w:space="0" w:color="auto"/>
            <w:bottom w:val="none" w:sz="0" w:space="0" w:color="auto"/>
            <w:right w:val="none" w:sz="0" w:space="0" w:color="auto"/>
          </w:divBdr>
        </w:div>
        <w:div w:id="1186214919">
          <w:marLeft w:val="480"/>
          <w:marRight w:val="0"/>
          <w:marTop w:val="0"/>
          <w:marBottom w:val="0"/>
          <w:divBdr>
            <w:top w:val="none" w:sz="0" w:space="0" w:color="auto"/>
            <w:left w:val="none" w:sz="0" w:space="0" w:color="auto"/>
            <w:bottom w:val="none" w:sz="0" w:space="0" w:color="auto"/>
            <w:right w:val="none" w:sz="0" w:space="0" w:color="auto"/>
          </w:divBdr>
        </w:div>
        <w:div w:id="1294949395">
          <w:marLeft w:val="480"/>
          <w:marRight w:val="0"/>
          <w:marTop w:val="0"/>
          <w:marBottom w:val="0"/>
          <w:divBdr>
            <w:top w:val="none" w:sz="0" w:space="0" w:color="auto"/>
            <w:left w:val="none" w:sz="0" w:space="0" w:color="auto"/>
            <w:bottom w:val="none" w:sz="0" w:space="0" w:color="auto"/>
            <w:right w:val="none" w:sz="0" w:space="0" w:color="auto"/>
          </w:divBdr>
        </w:div>
        <w:div w:id="1315796572">
          <w:marLeft w:val="480"/>
          <w:marRight w:val="0"/>
          <w:marTop w:val="0"/>
          <w:marBottom w:val="0"/>
          <w:divBdr>
            <w:top w:val="none" w:sz="0" w:space="0" w:color="auto"/>
            <w:left w:val="none" w:sz="0" w:space="0" w:color="auto"/>
            <w:bottom w:val="none" w:sz="0" w:space="0" w:color="auto"/>
            <w:right w:val="none" w:sz="0" w:space="0" w:color="auto"/>
          </w:divBdr>
        </w:div>
        <w:div w:id="1486820939">
          <w:marLeft w:val="480"/>
          <w:marRight w:val="0"/>
          <w:marTop w:val="0"/>
          <w:marBottom w:val="0"/>
          <w:divBdr>
            <w:top w:val="none" w:sz="0" w:space="0" w:color="auto"/>
            <w:left w:val="none" w:sz="0" w:space="0" w:color="auto"/>
            <w:bottom w:val="none" w:sz="0" w:space="0" w:color="auto"/>
            <w:right w:val="none" w:sz="0" w:space="0" w:color="auto"/>
          </w:divBdr>
        </w:div>
        <w:div w:id="1579711344">
          <w:marLeft w:val="480"/>
          <w:marRight w:val="0"/>
          <w:marTop w:val="0"/>
          <w:marBottom w:val="0"/>
          <w:divBdr>
            <w:top w:val="none" w:sz="0" w:space="0" w:color="auto"/>
            <w:left w:val="none" w:sz="0" w:space="0" w:color="auto"/>
            <w:bottom w:val="none" w:sz="0" w:space="0" w:color="auto"/>
            <w:right w:val="none" w:sz="0" w:space="0" w:color="auto"/>
          </w:divBdr>
        </w:div>
        <w:div w:id="1590772996">
          <w:marLeft w:val="480"/>
          <w:marRight w:val="0"/>
          <w:marTop w:val="0"/>
          <w:marBottom w:val="0"/>
          <w:divBdr>
            <w:top w:val="none" w:sz="0" w:space="0" w:color="auto"/>
            <w:left w:val="none" w:sz="0" w:space="0" w:color="auto"/>
            <w:bottom w:val="none" w:sz="0" w:space="0" w:color="auto"/>
            <w:right w:val="none" w:sz="0" w:space="0" w:color="auto"/>
          </w:divBdr>
        </w:div>
        <w:div w:id="1622030228">
          <w:marLeft w:val="480"/>
          <w:marRight w:val="0"/>
          <w:marTop w:val="0"/>
          <w:marBottom w:val="0"/>
          <w:divBdr>
            <w:top w:val="none" w:sz="0" w:space="0" w:color="auto"/>
            <w:left w:val="none" w:sz="0" w:space="0" w:color="auto"/>
            <w:bottom w:val="none" w:sz="0" w:space="0" w:color="auto"/>
            <w:right w:val="none" w:sz="0" w:space="0" w:color="auto"/>
          </w:divBdr>
        </w:div>
        <w:div w:id="1908492306">
          <w:marLeft w:val="480"/>
          <w:marRight w:val="0"/>
          <w:marTop w:val="0"/>
          <w:marBottom w:val="0"/>
          <w:divBdr>
            <w:top w:val="none" w:sz="0" w:space="0" w:color="auto"/>
            <w:left w:val="none" w:sz="0" w:space="0" w:color="auto"/>
            <w:bottom w:val="none" w:sz="0" w:space="0" w:color="auto"/>
            <w:right w:val="none" w:sz="0" w:space="0" w:color="auto"/>
          </w:divBdr>
        </w:div>
      </w:divsChild>
    </w:div>
    <w:div w:id="1764180500">
      <w:bodyDiv w:val="1"/>
      <w:marLeft w:val="0"/>
      <w:marRight w:val="0"/>
      <w:marTop w:val="0"/>
      <w:marBottom w:val="0"/>
      <w:divBdr>
        <w:top w:val="none" w:sz="0" w:space="0" w:color="auto"/>
        <w:left w:val="none" w:sz="0" w:space="0" w:color="auto"/>
        <w:bottom w:val="none" w:sz="0" w:space="0" w:color="auto"/>
        <w:right w:val="none" w:sz="0" w:space="0" w:color="auto"/>
      </w:divBdr>
    </w:div>
    <w:div w:id="1764183600">
      <w:bodyDiv w:val="1"/>
      <w:marLeft w:val="0"/>
      <w:marRight w:val="0"/>
      <w:marTop w:val="0"/>
      <w:marBottom w:val="0"/>
      <w:divBdr>
        <w:top w:val="none" w:sz="0" w:space="0" w:color="auto"/>
        <w:left w:val="none" w:sz="0" w:space="0" w:color="auto"/>
        <w:bottom w:val="none" w:sz="0" w:space="0" w:color="auto"/>
        <w:right w:val="none" w:sz="0" w:space="0" w:color="auto"/>
      </w:divBdr>
    </w:div>
    <w:div w:id="1765762253">
      <w:bodyDiv w:val="1"/>
      <w:marLeft w:val="0"/>
      <w:marRight w:val="0"/>
      <w:marTop w:val="0"/>
      <w:marBottom w:val="0"/>
      <w:divBdr>
        <w:top w:val="none" w:sz="0" w:space="0" w:color="auto"/>
        <w:left w:val="none" w:sz="0" w:space="0" w:color="auto"/>
        <w:bottom w:val="none" w:sz="0" w:space="0" w:color="auto"/>
        <w:right w:val="none" w:sz="0" w:space="0" w:color="auto"/>
      </w:divBdr>
    </w:div>
    <w:div w:id="1767536950">
      <w:bodyDiv w:val="1"/>
      <w:marLeft w:val="0"/>
      <w:marRight w:val="0"/>
      <w:marTop w:val="0"/>
      <w:marBottom w:val="0"/>
      <w:divBdr>
        <w:top w:val="none" w:sz="0" w:space="0" w:color="auto"/>
        <w:left w:val="none" w:sz="0" w:space="0" w:color="auto"/>
        <w:bottom w:val="none" w:sz="0" w:space="0" w:color="auto"/>
        <w:right w:val="none" w:sz="0" w:space="0" w:color="auto"/>
      </w:divBdr>
    </w:div>
    <w:div w:id="1768496933">
      <w:bodyDiv w:val="1"/>
      <w:marLeft w:val="0"/>
      <w:marRight w:val="0"/>
      <w:marTop w:val="0"/>
      <w:marBottom w:val="0"/>
      <w:divBdr>
        <w:top w:val="none" w:sz="0" w:space="0" w:color="auto"/>
        <w:left w:val="none" w:sz="0" w:space="0" w:color="auto"/>
        <w:bottom w:val="none" w:sz="0" w:space="0" w:color="auto"/>
        <w:right w:val="none" w:sz="0" w:space="0" w:color="auto"/>
      </w:divBdr>
    </w:div>
    <w:div w:id="1769303650">
      <w:bodyDiv w:val="1"/>
      <w:marLeft w:val="0"/>
      <w:marRight w:val="0"/>
      <w:marTop w:val="0"/>
      <w:marBottom w:val="0"/>
      <w:divBdr>
        <w:top w:val="none" w:sz="0" w:space="0" w:color="auto"/>
        <w:left w:val="none" w:sz="0" w:space="0" w:color="auto"/>
        <w:bottom w:val="none" w:sz="0" w:space="0" w:color="auto"/>
        <w:right w:val="none" w:sz="0" w:space="0" w:color="auto"/>
      </w:divBdr>
    </w:div>
    <w:div w:id="1771855195">
      <w:bodyDiv w:val="1"/>
      <w:marLeft w:val="0"/>
      <w:marRight w:val="0"/>
      <w:marTop w:val="0"/>
      <w:marBottom w:val="0"/>
      <w:divBdr>
        <w:top w:val="none" w:sz="0" w:space="0" w:color="auto"/>
        <w:left w:val="none" w:sz="0" w:space="0" w:color="auto"/>
        <w:bottom w:val="none" w:sz="0" w:space="0" w:color="auto"/>
        <w:right w:val="none" w:sz="0" w:space="0" w:color="auto"/>
      </w:divBdr>
    </w:div>
    <w:div w:id="1778478957">
      <w:bodyDiv w:val="1"/>
      <w:marLeft w:val="0"/>
      <w:marRight w:val="0"/>
      <w:marTop w:val="0"/>
      <w:marBottom w:val="0"/>
      <w:divBdr>
        <w:top w:val="none" w:sz="0" w:space="0" w:color="auto"/>
        <w:left w:val="none" w:sz="0" w:space="0" w:color="auto"/>
        <w:bottom w:val="none" w:sz="0" w:space="0" w:color="auto"/>
        <w:right w:val="none" w:sz="0" w:space="0" w:color="auto"/>
      </w:divBdr>
    </w:div>
    <w:div w:id="1784642882">
      <w:bodyDiv w:val="1"/>
      <w:marLeft w:val="0"/>
      <w:marRight w:val="0"/>
      <w:marTop w:val="0"/>
      <w:marBottom w:val="0"/>
      <w:divBdr>
        <w:top w:val="none" w:sz="0" w:space="0" w:color="auto"/>
        <w:left w:val="none" w:sz="0" w:space="0" w:color="auto"/>
        <w:bottom w:val="none" w:sz="0" w:space="0" w:color="auto"/>
        <w:right w:val="none" w:sz="0" w:space="0" w:color="auto"/>
      </w:divBdr>
    </w:div>
    <w:div w:id="1785297496">
      <w:bodyDiv w:val="1"/>
      <w:marLeft w:val="0"/>
      <w:marRight w:val="0"/>
      <w:marTop w:val="0"/>
      <w:marBottom w:val="0"/>
      <w:divBdr>
        <w:top w:val="none" w:sz="0" w:space="0" w:color="auto"/>
        <w:left w:val="none" w:sz="0" w:space="0" w:color="auto"/>
        <w:bottom w:val="none" w:sz="0" w:space="0" w:color="auto"/>
        <w:right w:val="none" w:sz="0" w:space="0" w:color="auto"/>
      </w:divBdr>
    </w:div>
    <w:div w:id="1787459331">
      <w:bodyDiv w:val="1"/>
      <w:marLeft w:val="0"/>
      <w:marRight w:val="0"/>
      <w:marTop w:val="0"/>
      <w:marBottom w:val="0"/>
      <w:divBdr>
        <w:top w:val="none" w:sz="0" w:space="0" w:color="auto"/>
        <w:left w:val="none" w:sz="0" w:space="0" w:color="auto"/>
        <w:bottom w:val="none" w:sz="0" w:space="0" w:color="auto"/>
        <w:right w:val="none" w:sz="0" w:space="0" w:color="auto"/>
      </w:divBdr>
    </w:div>
    <w:div w:id="1787770782">
      <w:bodyDiv w:val="1"/>
      <w:marLeft w:val="0"/>
      <w:marRight w:val="0"/>
      <w:marTop w:val="0"/>
      <w:marBottom w:val="0"/>
      <w:divBdr>
        <w:top w:val="none" w:sz="0" w:space="0" w:color="auto"/>
        <w:left w:val="none" w:sz="0" w:space="0" w:color="auto"/>
        <w:bottom w:val="none" w:sz="0" w:space="0" w:color="auto"/>
        <w:right w:val="none" w:sz="0" w:space="0" w:color="auto"/>
      </w:divBdr>
    </w:div>
    <w:div w:id="1788889585">
      <w:bodyDiv w:val="1"/>
      <w:marLeft w:val="0"/>
      <w:marRight w:val="0"/>
      <w:marTop w:val="0"/>
      <w:marBottom w:val="0"/>
      <w:divBdr>
        <w:top w:val="none" w:sz="0" w:space="0" w:color="auto"/>
        <w:left w:val="none" w:sz="0" w:space="0" w:color="auto"/>
        <w:bottom w:val="none" w:sz="0" w:space="0" w:color="auto"/>
        <w:right w:val="none" w:sz="0" w:space="0" w:color="auto"/>
      </w:divBdr>
    </w:div>
    <w:div w:id="1790082036">
      <w:bodyDiv w:val="1"/>
      <w:marLeft w:val="0"/>
      <w:marRight w:val="0"/>
      <w:marTop w:val="0"/>
      <w:marBottom w:val="0"/>
      <w:divBdr>
        <w:top w:val="none" w:sz="0" w:space="0" w:color="auto"/>
        <w:left w:val="none" w:sz="0" w:space="0" w:color="auto"/>
        <w:bottom w:val="none" w:sz="0" w:space="0" w:color="auto"/>
        <w:right w:val="none" w:sz="0" w:space="0" w:color="auto"/>
      </w:divBdr>
      <w:divsChild>
        <w:div w:id="27142670">
          <w:marLeft w:val="480"/>
          <w:marRight w:val="0"/>
          <w:marTop w:val="0"/>
          <w:marBottom w:val="0"/>
          <w:divBdr>
            <w:top w:val="none" w:sz="0" w:space="0" w:color="auto"/>
            <w:left w:val="none" w:sz="0" w:space="0" w:color="auto"/>
            <w:bottom w:val="none" w:sz="0" w:space="0" w:color="auto"/>
            <w:right w:val="none" w:sz="0" w:space="0" w:color="auto"/>
          </w:divBdr>
        </w:div>
        <w:div w:id="40785224">
          <w:marLeft w:val="480"/>
          <w:marRight w:val="0"/>
          <w:marTop w:val="0"/>
          <w:marBottom w:val="0"/>
          <w:divBdr>
            <w:top w:val="none" w:sz="0" w:space="0" w:color="auto"/>
            <w:left w:val="none" w:sz="0" w:space="0" w:color="auto"/>
            <w:bottom w:val="none" w:sz="0" w:space="0" w:color="auto"/>
            <w:right w:val="none" w:sz="0" w:space="0" w:color="auto"/>
          </w:divBdr>
        </w:div>
        <w:div w:id="145828035">
          <w:marLeft w:val="480"/>
          <w:marRight w:val="0"/>
          <w:marTop w:val="0"/>
          <w:marBottom w:val="0"/>
          <w:divBdr>
            <w:top w:val="none" w:sz="0" w:space="0" w:color="auto"/>
            <w:left w:val="none" w:sz="0" w:space="0" w:color="auto"/>
            <w:bottom w:val="none" w:sz="0" w:space="0" w:color="auto"/>
            <w:right w:val="none" w:sz="0" w:space="0" w:color="auto"/>
          </w:divBdr>
        </w:div>
        <w:div w:id="196967224">
          <w:marLeft w:val="480"/>
          <w:marRight w:val="0"/>
          <w:marTop w:val="0"/>
          <w:marBottom w:val="0"/>
          <w:divBdr>
            <w:top w:val="none" w:sz="0" w:space="0" w:color="auto"/>
            <w:left w:val="none" w:sz="0" w:space="0" w:color="auto"/>
            <w:bottom w:val="none" w:sz="0" w:space="0" w:color="auto"/>
            <w:right w:val="none" w:sz="0" w:space="0" w:color="auto"/>
          </w:divBdr>
        </w:div>
        <w:div w:id="240213919">
          <w:marLeft w:val="480"/>
          <w:marRight w:val="0"/>
          <w:marTop w:val="0"/>
          <w:marBottom w:val="0"/>
          <w:divBdr>
            <w:top w:val="none" w:sz="0" w:space="0" w:color="auto"/>
            <w:left w:val="none" w:sz="0" w:space="0" w:color="auto"/>
            <w:bottom w:val="none" w:sz="0" w:space="0" w:color="auto"/>
            <w:right w:val="none" w:sz="0" w:space="0" w:color="auto"/>
          </w:divBdr>
        </w:div>
        <w:div w:id="389772282">
          <w:marLeft w:val="480"/>
          <w:marRight w:val="0"/>
          <w:marTop w:val="0"/>
          <w:marBottom w:val="0"/>
          <w:divBdr>
            <w:top w:val="none" w:sz="0" w:space="0" w:color="auto"/>
            <w:left w:val="none" w:sz="0" w:space="0" w:color="auto"/>
            <w:bottom w:val="none" w:sz="0" w:space="0" w:color="auto"/>
            <w:right w:val="none" w:sz="0" w:space="0" w:color="auto"/>
          </w:divBdr>
        </w:div>
        <w:div w:id="589973935">
          <w:marLeft w:val="480"/>
          <w:marRight w:val="0"/>
          <w:marTop w:val="0"/>
          <w:marBottom w:val="0"/>
          <w:divBdr>
            <w:top w:val="none" w:sz="0" w:space="0" w:color="auto"/>
            <w:left w:val="none" w:sz="0" w:space="0" w:color="auto"/>
            <w:bottom w:val="none" w:sz="0" w:space="0" w:color="auto"/>
            <w:right w:val="none" w:sz="0" w:space="0" w:color="auto"/>
          </w:divBdr>
        </w:div>
        <w:div w:id="618337935">
          <w:marLeft w:val="480"/>
          <w:marRight w:val="0"/>
          <w:marTop w:val="0"/>
          <w:marBottom w:val="0"/>
          <w:divBdr>
            <w:top w:val="none" w:sz="0" w:space="0" w:color="auto"/>
            <w:left w:val="none" w:sz="0" w:space="0" w:color="auto"/>
            <w:bottom w:val="none" w:sz="0" w:space="0" w:color="auto"/>
            <w:right w:val="none" w:sz="0" w:space="0" w:color="auto"/>
          </w:divBdr>
        </w:div>
        <w:div w:id="619192125">
          <w:marLeft w:val="480"/>
          <w:marRight w:val="0"/>
          <w:marTop w:val="0"/>
          <w:marBottom w:val="0"/>
          <w:divBdr>
            <w:top w:val="none" w:sz="0" w:space="0" w:color="auto"/>
            <w:left w:val="none" w:sz="0" w:space="0" w:color="auto"/>
            <w:bottom w:val="none" w:sz="0" w:space="0" w:color="auto"/>
            <w:right w:val="none" w:sz="0" w:space="0" w:color="auto"/>
          </w:divBdr>
        </w:div>
        <w:div w:id="747464183">
          <w:marLeft w:val="480"/>
          <w:marRight w:val="0"/>
          <w:marTop w:val="0"/>
          <w:marBottom w:val="0"/>
          <w:divBdr>
            <w:top w:val="none" w:sz="0" w:space="0" w:color="auto"/>
            <w:left w:val="none" w:sz="0" w:space="0" w:color="auto"/>
            <w:bottom w:val="none" w:sz="0" w:space="0" w:color="auto"/>
            <w:right w:val="none" w:sz="0" w:space="0" w:color="auto"/>
          </w:divBdr>
        </w:div>
        <w:div w:id="755128044">
          <w:marLeft w:val="480"/>
          <w:marRight w:val="0"/>
          <w:marTop w:val="0"/>
          <w:marBottom w:val="0"/>
          <w:divBdr>
            <w:top w:val="none" w:sz="0" w:space="0" w:color="auto"/>
            <w:left w:val="none" w:sz="0" w:space="0" w:color="auto"/>
            <w:bottom w:val="none" w:sz="0" w:space="0" w:color="auto"/>
            <w:right w:val="none" w:sz="0" w:space="0" w:color="auto"/>
          </w:divBdr>
        </w:div>
        <w:div w:id="775562609">
          <w:marLeft w:val="480"/>
          <w:marRight w:val="0"/>
          <w:marTop w:val="0"/>
          <w:marBottom w:val="0"/>
          <w:divBdr>
            <w:top w:val="none" w:sz="0" w:space="0" w:color="auto"/>
            <w:left w:val="none" w:sz="0" w:space="0" w:color="auto"/>
            <w:bottom w:val="none" w:sz="0" w:space="0" w:color="auto"/>
            <w:right w:val="none" w:sz="0" w:space="0" w:color="auto"/>
          </w:divBdr>
        </w:div>
        <w:div w:id="957568934">
          <w:marLeft w:val="480"/>
          <w:marRight w:val="0"/>
          <w:marTop w:val="0"/>
          <w:marBottom w:val="0"/>
          <w:divBdr>
            <w:top w:val="none" w:sz="0" w:space="0" w:color="auto"/>
            <w:left w:val="none" w:sz="0" w:space="0" w:color="auto"/>
            <w:bottom w:val="none" w:sz="0" w:space="0" w:color="auto"/>
            <w:right w:val="none" w:sz="0" w:space="0" w:color="auto"/>
          </w:divBdr>
        </w:div>
        <w:div w:id="1164511287">
          <w:marLeft w:val="480"/>
          <w:marRight w:val="0"/>
          <w:marTop w:val="0"/>
          <w:marBottom w:val="0"/>
          <w:divBdr>
            <w:top w:val="none" w:sz="0" w:space="0" w:color="auto"/>
            <w:left w:val="none" w:sz="0" w:space="0" w:color="auto"/>
            <w:bottom w:val="none" w:sz="0" w:space="0" w:color="auto"/>
            <w:right w:val="none" w:sz="0" w:space="0" w:color="auto"/>
          </w:divBdr>
        </w:div>
        <w:div w:id="1184634589">
          <w:marLeft w:val="480"/>
          <w:marRight w:val="0"/>
          <w:marTop w:val="0"/>
          <w:marBottom w:val="0"/>
          <w:divBdr>
            <w:top w:val="none" w:sz="0" w:space="0" w:color="auto"/>
            <w:left w:val="none" w:sz="0" w:space="0" w:color="auto"/>
            <w:bottom w:val="none" w:sz="0" w:space="0" w:color="auto"/>
            <w:right w:val="none" w:sz="0" w:space="0" w:color="auto"/>
          </w:divBdr>
        </w:div>
        <w:div w:id="1308971171">
          <w:marLeft w:val="480"/>
          <w:marRight w:val="0"/>
          <w:marTop w:val="0"/>
          <w:marBottom w:val="0"/>
          <w:divBdr>
            <w:top w:val="none" w:sz="0" w:space="0" w:color="auto"/>
            <w:left w:val="none" w:sz="0" w:space="0" w:color="auto"/>
            <w:bottom w:val="none" w:sz="0" w:space="0" w:color="auto"/>
            <w:right w:val="none" w:sz="0" w:space="0" w:color="auto"/>
          </w:divBdr>
        </w:div>
        <w:div w:id="1319573615">
          <w:marLeft w:val="480"/>
          <w:marRight w:val="0"/>
          <w:marTop w:val="0"/>
          <w:marBottom w:val="0"/>
          <w:divBdr>
            <w:top w:val="none" w:sz="0" w:space="0" w:color="auto"/>
            <w:left w:val="none" w:sz="0" w:space="0" w:color="auto"/>
            <w:bottom w:val="none" w:sz="0" w:space="0" w:color="auto"/>
            <w:right w:val="none" w:sz="0" w:space="0" w:color="auto"/>
          </w:divBdr>
        </w:div>
        <w:div w:id="1342506272">
          <w:marLeft w:val="480"/>
          <w:marRight w:val="0"/>
          <w:marTop w:val="0"/>
          <w:marBottom w:val="0"/>
          <w:divBdr>
            <w:top w:val="none" w:sz="0" w:space="0" w:color="auto"/>
            <w:left w:val="none" w:sz="0" w:space="0" w:color="auto"/>
            <w:bottom w:val="none" w:sz="0" w:space="0" w:color="auto"/>
            <w:right w:val="none" w:sz="0" w:space="0" w:color="auto"/>
          </w:divBdr>
        </w:div>
        <w:div w:id="1424573253">
          <w:marLeft w:val="480"/>
          <w:marRight w:val="0"/>
          <w:marTop w:val="0"/>
          <w:marBottom w:val="0"/>
          <w:divBdr>
            <w:top w:val="none" w:sz="0" w:space="0" w:color="auto"/>
            <w:left w:val="none" w:sz="0" w:space="0" w:color="auto"/>
            <w:bottom w:val="none" w:sz="0" w:space="0" w:color="auto"/>
            <w:right w:val="none" w:sz="0" w:space="0" w:color="auto"/>
          </w:divBdr>
        </w:div>
        <w:div w:id="1651128274">
          <w:marLeft w:val="480"/>
          <w:marRight w:val="0"/>
          <w:marTop w:val="0"/>
          <w:marBottom w:val="0"/>
          <w:divBdr>
            <w:top w:val="none" w:sz="0" w:space="0" w:color="auto"/>
            <w:left w:val="none" w:sz="0" w:space="0" w:color="auto"/>
            <w:bottom w:val="none" w:sz="0" w:space="0" w:color="auto"/>
            <w:right w:val="none" w:sz="0" w:space="0" w:color="auto"/>
          </w:divBdr>
        </w:div>
        <w:div w:id="1781728441">
          <w:marLeft w:val="480"/>
          <w:marRight w:val="0"/>
          <w:marTop w:val="0"/>
          <w:marBottom w:val="0"/>
          <w:divBdr>
            <w:top w:val="none" w:sz="0" w:space="0" w:color="auto"/>
            <w:left w:val="none" w:sz="0" w:space="0" w:color="auto"/>
            <w:bottom w:val="none" w:sz="0" w:space="0" w:color="auto"/>
            <w:right w:val="none" w:sz="0" w:space="0" w:color="auto"/>
          </w:divBdr>
        </w:div>
        <w:div w:id="1798797964">
          <w:marLeft w:val="480"/>
          <w:marRight w:val="0"/>
          <w:marTop w:val="0"/>
          <w:marBottom w:val="0"/>
          <w:divBdr>
            <w:top w:val="none" w:sz="0" w:space="0" w:color="auto"/>
            <w:left w:val="none" w:sz="0" w:space="0" w:color="auto"/>
            <w:bottom w:val="none" w:sz="0" w:space="0" w:color="auto"/>
            <w:right w:val="none" w:sz="0" w:space="0" w:color="auto"/>
          </w:divBdr>
        </w:div>
        <w:div w:id="1908299969">
          <w:marLeft w:val="480"/>
          <w:marRight w:val="0"/>
          <w:marTop w:val="0"/>
          <w:marBottom w:val="0"/>
          <w:divBdr>
            <w:top w:val="none" w:sz="0" w:space="0" w:color="auto"/>
            <w:left w:val="none" w:sz="0" w:space="0" w:color="auto"/>
            <w:bottom w:val="none" w:sz="0" w:space="0" w:color="auto"/>
            <w:right w:val="none" w:sz="0" w:space="0" w:color="auto"/>
          </w:divBdr>
        </w:div>
        <w:div w:id="1977828891">
          <w:marLeft w:val="480"/>
          <w:marRight w:val="0"/>
          <w:marTop w:val="0"/>
          <w:marBottom w:val="0"/>
          <w:divBdr>
            <w:top w:val="none" w:sz="0" w:space="0" w:color="auto"/>
            <w:left w:val="none" w:sz="0" w:space="0" w:color="auto"/>
            <w:bottom w:val="none" w:sz="0" w:space="0" w:color="auto"/>
            <w:right w:val="none" w:sz="0" w:space="0" w:color="auto"/>
          </w:divBdr>
        </w:div>
        <w:div w:id="2036421687">
          <w:marLeft w:val="480"/>
          <w:marRight w:val="0"/>
          <w:marTop w:val="0"/>
          <w:marBottom w:val="0"/>
          <w:divBdr>
            <w:top w:val="none" w:sz="0" w:space="0" w:color="auto"/>
            <w:left w:val="none" w:sz="0" w:space="0" w:color="auto"/>
            <w:bottom w:val="none" w:sz="0" w:space="0" w:color="auto"/>
            <w:right w:val="none" w:sz="0" w:space="0" w:color="auto"/>
          </w:divBdr>
        </w:div>
        <w:div w:id="2146192475">
          <w:marLeft w:val="480"/>
          <w:marRight w:val="0"/>
          <w:marTop w:val="0"/>
          <w:marBottom w:val="0"/>
          <w:divBdr>
            <w:top w:val="none" w:sz="0" w:space="0" w:color="auto"/>
            <w:left w:val="none" w:sz="0" w:space="0" w:color="auto"/>
            <w:bottom w:val="none" w:sz="0" w:space="0" w:color="auto"/>
            <w:right w:val="none" w:sz="0" w:space="0" w:color="auto"/>
          </w:divBdr>
        </w:div>
      </w:divsChild>
    </w:div>
    <w:div w:id="1790902545">
      <w:bodyDiv w:val="1"/>
      <w:marLeft w:val="0"/>
      <w:marRight w:val="0"/>
      <w:marTop w:val="0"/>
      <w:marBottom w:val="0"/>
      <w:divBdr>
        <w:top w:val="none" w:sz="0" w:space="0" w:color="auto"/>
        <w:left w:val="none" w:sz="0" w:space="0" w:color="auto"/>
        <w:bottom w:val="none" w:sz="0" w:space="0" w:color="auto"/>
        <w:right w:val="none" w:sz="0" w:space="0" w:color="auto"/>
      </w:divBdr>
    </w:div>
    <w:div w:id="1792279177">
      <w:bodyDiv w:val="1"/>
      <w:marLeft w:val="0"/>
      <w:marRight w:val="0"/>
      <w:marTop w:val="0"/>
      <w:marBottom w:val="0"/>
      <w:divBdr>
        <w:top w:val="none" w:sz="0" w:space="0" w:color="auto"/>
        <w:left w:val="none" w:sz="0" w:space="0" w:color="auto"/>
        <w:bottom w:val="none" w:sz="0" w:space="0" w:color="auto"/>
        <w:right w:val="none" w:sz="0" w:space="0" w:color="auto"/>
      </w:divBdr>
      <w:divsChild>
        <w:div w:id="57751025">
          <w:marLeft w:val="480"/>
          <w:marRight w:val="0"/>
          <w:marTop w:val="0"/>
          <w:marBottom w:val="0"/>
          <w:divBdr>
            <w:top w:val="none" w:sz="0" w:space="0" w:color="auto"/>
            <w:left w:val="none" w:sz="0" w:space="0" w:color="auto"/>
            <w:bottom w:val="none" w:sz="0" w:space="0" w:color="auto"/>
            <w:right w:val="none" w:sz="0" w:space="0" w:color="auto"/>
          </w:divBdr>
        </w:div>
        <w:div w:id="100951153">
          <w:marLeft w:val="480"/>
          <w:marRight w:val="0"/>
          <w:marTop w:val="0"/>
          <w:marBottom w:val="0"/>
          <w:divBdr>
            <w:top w:val="none" w:sz="0" w:space="0" w:color="auto"/>
            <w:left w:val="none" w:sz="0" w:space="0" w:color="auto"/>
            <w:bottom w:val="none" w:sz="0" w:space="0" w:color="auto"/>
            <w:right w:val="none" w:sz="0" w:space="0" w:color="auto"/>
          </w:divBdr>
        </w:div>
        <w:div w:id="200099172">
          <w:marLeft w:val="480"/>
          <w:marRight w:val="0"/>
          <w:marTop w:val="0"/>
          <w:marBottom w:val="0"/>
          <w:divBdr>
            <w:top w:val="none" w:sz="0" w:space="0" w:color="auto"/>
            <w:left w:val="none" w:sz="0" w:space="0" w:color="auto"/>
            <w:bottom w:val="none" w:sz="0" w:space="0" w:color="auto"/>
            <w:right w:val="none" w:sz="0" w:space="0" w:color="auto"/>
          </w:divBdr>
        </w:div>
        <w:div w:id="264658166">
          <w:marLeft w:val="480"/>
          <w:marRight w:val="0"/>
          <w:marTop w:val="0"/>
          <w:marBottom w:val="0"/>
          <w:divBdr>
            <w:top w:val="none" w:sz="0" w:space="0" w:color="auto"/>
            <w:left w:val="none" w:sz="0" w:space="0" w:color="auto"/>
            <w:bottom w:val="none" w:sz="0" w:space="0" w:color="auto"/>
            <w:right w:val="none" w:sz="0" w:space="0" w:color="auto"/>
          </w:divBdr>
        </w:div>
        <w:div w:id="267471587">
          <w:marLeft w:val="480"/>
          <w:marRight w:val="0"/>
          <w:marTop w:val="0"/>
          <w:marBottom w:val="0"/>
          <w:divBdr>
            <w:top w:val="none" w:sz="0" w:space="0" w:color="auto"/>
            <w:left w:val="none" w:sz="0" w:space="0" w:color="auto"/>
            <w:bottom w:val="none" w:sz="0" w:space="0" w:color="auto"/>
            <w:right w:val="none" w:sz="0" w:space="0" w:color="auto"/>
          </w:divBdr>
        </w:div>
        <w:div w:id="333845889">
          <w:marLeft w:val="480"/>
          <w:marRight w:val="0"/>
          <w:marTop w:val="0"/>
          <w:marBottom w:val="0"/>
          <w:divBdr>
            <w:top w:val="none" w:sz="0" w:space="0" w:color="auto"/>
            <w:left w:val="none" w:sz="0" w:space="0" w:color="auto"/>
            <w:bottom w:val="none" w:sz="0" w:space="0" w:color="auto"/>
            <w:right w:val="none" w:sz="0" w:space="0" w:color="auto"/>
          </w:divBdr>
        </w:div>
        <w:div w:id="362289676">
          <w:marLeft w:val="480"/>
          <w:marRight w:val="0"/>
          <w:marTop w:val="0"/>
          <w:marBottom w:val="0"/>
          <w:divBdr>
            <w:top w:val="none" w:sz="0" w:space="0" w:color="auto"/>
            <w:left w:val="none" w:sz="0" w:space="0" w:color="auto"/>
            <w:bottom w:val="none" w:sz="0" w:space="0" w:color="auto"/>
            <w:right w:val="none" w:sz="0" w:space="0" w:color="auto"/>
          </w:divBdr>
        </w:div>
        <w:div w:id="366562661">
          <w:marLeft w:val="480"/>
          <w:marRight w:val="0"/>
          <w:marTop w:val="0"/>
          <w:marBottom w:val="0"/>
          <w:divBdr>
            <w:top w:val="none" w:sz="0" w:space="0" w:color="auto"/>
            <w:left w:val="none" w:sz="0" w:space="0" w:color="auto"/>
            <w:bottom w:val="none" w:sz="0" w:space="0" w:color="auto"/>
            <w:right w:val="none" w:sz="0" w:space="0" w:color="auto"/>
          </w:divBdr>
        </w:div>
        <w:div w:id="400569043">
          <w:marLeft w:val="480"/>
          <w:marRight w:val="0"/>
          <w:marTop w:val="0"/>
          <w:marBottom w:val="0"/>
          <w:divBdr>
            <w:top w:val="none" w:sz="0" w:space="0" w:color="auto"/>
            <w:left w:val="none" w:sz="0" w:space="0" w:color="auto"/>
            <w:bottom w:val="none" w:sz="0" w:space="0" w:color="auto"/>
            <w:right w:val="none" w:sz="0" w:space="0" w:color="auto"/>
          </w:divBdr>
        </w:div>
        <w:div w:id="405341244">
          <w:marLeft w:val="480"/>
          <w:marRight w:val="0"/>
          <w:marTop w:val="0"/>
          <w:marBottom w:val="0"/>
          <w:divBdr>
            <w:top w:val="none" w:sz="0" w:space="0" w:color="auto"/>
            <w:left w:val="none" w:sz="0" w:space="0" w:color="auto"/>
            <w:bottom w:val="none" w:sz="0" w:space="0" w:color="auto"/>
            <w:right w:val="none" w:sz="0" w:space="0" w:color="auto"/>
          </w:divBdr>
        </w:div>
        <w:div w:id="487719176">
          <w:marLeft w:val="480"/>
          <w:marRight w:val="0"/>
          <w:marTop w:val="0"/>
          <w:marBottom w:val="0"/>
          <w:divBdr>
            <w:top w:val="none" w:sz="0" w:space="0" w:color="auto"/>
            <w:left w:val="none" w:sz="0" w:space="0" w:color="auto"/>
            <w:bottom w:val="none" w:sz="0" w:space="0" w:color="auto"/>
            <w:right w:val="none" w:sz="0" w:space="0" w:color="auto"/>
          </w:divBdr>
        </w:div>
        <w:div w:id="522060195">
          <w:marLeft w:val="480"/>
          <w:marRight w:val="0"/>
          <w:marTop w:val="0"/>
          <w:marBottom w:val="0"/>
          <w:divBdr>
            <w:top w:val="none" w:sz="0" w:space="0" w:color="auto"/>
            <w:left w:val="none" w:sz="0" w:space="0" w:color="auto"/>
            <w:bottom w:val="none" w:sz="0" w:space="0" w:color="auto"/>
            <w:right w:val="none" w:sz="0" w:space="0" w:color="auto"/>
          </w:divBdr>
        </w:div>
        <w:div w:id="791292881">
          <w:marLeft w:val="480"/>
          <w:marRight w:val="0"/>
          <w:marTop w:val="0"/>
          <w:marBottom w:val="0"/>
          <w:divBdr>
            <w:top w:val="none" w:sz="0" w:space="0" w:color="auto"/>
            <w:left w:val="none" w:sz="0" w:space="0" w:color="auto"/>
            <w:bottom w:val="none" w:sz="0" w:space="0" w:color="auto"/>
            <w:right w:val="none" w:sz="0" w:space="0" w:color="auto"/>
          </w:divBdr>
        </w:div>
        <w:div w:id="853492265">
          <w:marLeft w:val="480"/>
          <w:marRight w:val="0"/>
          <w:marTop w:val="0"/>
          <w:marBottom w:val="0"/>
          <w:divBdr>
            <w:top w:val="none" w:sz="0" w:space="0" w:color="auto"/>
            <w:left w:val="none" w:sz="0" w:space="0" w:color="auto"/>
            <w:bottom w:val="none" w:sz="0" w:space="0" w:color="auto"/>
            <w:right w:val="none" w:sz="0" w:space="0" w:color="auto"/>
          </w:divBdr>
        </w:div>
        <w:div w:id="859320530">
          <w:marLeft w:val="480"/>
          <w:marRight w:val="0"/>
          <w:marTop w:val="0"/>
          <w:marBottom w:val="0"/>
          <w:divBdr>
            <w:top w:val="none" w:sz="0" w:space="0" w:color="auto"/>
            <w:left w:val="none" w:sz="0" w:space="0" w:color="auto"/>
            <w:bottom w:val="none" w:sz="0" w:space="0" w:color="auto"/>
            <w:right w:val="none" w:sz="0" w:space="0" w:color="auto"/>
          </w:divBdr>
        </w:div>
        <w:div w:id="898713778">
          <w:marLeft w:val="480"/>
          <w:marRight w:val="0"/>
          <w:marTop w:val="0"/>
          <w:marBottom w:val="0"/>
          <w:divBdr>
            <w:top w:val="none" w:sz="0" w:space="0" w:color="auto"/>
            <w:left w:val="none" w:sz="0" w:space="0" w:color="auto"/>
            <w:bottom w:val="none" w:sz="0" w:space="0" w:color="auto"/>
            <w:right w:val="none" w:sz="0" w:space="0" w:color="auto"/>
          </w:divBdr>
        </w:div>
        <w:div w:id="977759692">
          <w:marLeft w:val="480"/>
          <w:marRight w:val="0"/>
          <w:marTop w:val="0"/>
          <w:marBottom w:val="0"/>
          <w:divBdr>
            <w:top w:val="none" w:sz="0" w:space="0" w:color="auto"/>
            <w:left w:val="none" w:sz="0" w:space="0" w:color="auto"/>
            <w:bottom w:val="none" w:sz="0" w:space="0" w:color="auto"/>
            <w:right w:val="none" w:sz="0" w:space="0" w:color="auto"/>
          </w:divBdr>
        </w:div>
        <w:div w:id="993794592">
          <w:marLeft w:val="480"/>
          <w:marRight w:val="0"/>
          <w:marTop w:val="0"/>
          <w:marBottom w:val="0"/>
          <w:divBdr>
            <w:top w:val="none" w:sz="0" w:space="0" w:color="auto"/>
            <w:left w:val="none" w:sz="0" w:space="0" w:color="auto"/>
            <w:bottom w:val="none" w:sz="0" w:space="0" w:color="auto"/>
            <w:right w:val="none" w:sz="0" w:space="0" w:color="auto"/>
          </w:divBdr>
        </w:div>
        <w:div w:id="1025248116">
          <w:marLeft w:val="480"/>
          <w:marRight w:val="0"/>
          <w:marTop w:val="0"/>
          <w:marBottom w:val="0"/>
          <w:divBdr>
            <w:top w:val="none" w:sz="0" w:space="0" w:color="auto"/>
            <w:left w:val="none" w:sz="0" w:space="0" w:color="auto"/>
            <w:bottom w:val="none" w:sz="0" w:space="0" w:color="auto"/>
            <w:right w:val="none" w:sz="0" w:space="0" w:color="auto"/>
          </w:divBdr>
        </w:div>
        <w:div w:id="1094205733">
          <w:marLeft w:val="480"/>
          <w:marRight w:val="0"/>
          <w:marTop w:val="0"/>
          <w:marBottom w:val="0"/>
          <w:divBdr>
            <w:top w:val="none" w:sz="0" w:space="0" w:color="auto"/>
            <w:left w:val="none" w:sz="0" w:space="0" w:color="auto"/>
            <w:bottom w:val="none" w:sz="0" w:space="0" w:color="auto"/>
            <w:right w:val="none" w:sz="0" w:space="0" w:color="auto"/>
          </w:divBdr>
        </w:div>
        <w:div w:id="1182621933">
          <w:marLeft w:val="480"/>
          <w:marRight w:val="0"/>
          <w:marTop w:val="0"/>
          <w:marBottom w:val="0"/>
          <w:divBdr>
            <w:top w:val="none" w:sz="0" w:space="0" w:color="auto"/>
            <w:left w:val="none" w:sz="0" w:space="0" w:color="auto"/>
            <w:bottom w:val="none" w:sz="0" w:space="0" w:color="auto"/>
            <w:right w:val="none" w:sz="0" w:space="0" w:color="auto"/>
          </w:divBdr>
        </w:div>
        <w:div w:id="1204366564">
          <w:marLeft w:val="480"/>
          <w:marRight w:val="0"/>
          <w:marTop w:val="0"/>
          <w:marBottom w:val="0"/>
          <w:divBdr>
            <w:top w:val="none" w:sz="0" w:space="0" w:color="auto"/>
            <w:left w:val="none" w:sz="0" w:space="0" w:color="auto"/>
            <w:bottom w:val="none" w:sz="0" w:space="0" w:color="auto"/>
            <w:right w:val="none" w:sz="0" w:space="0" w:color="auto"/>
          </w:divBdr>
        </w:div>
        <w:div w:id="1236668549">
          <w:marLeft w:val="480"/>
          <w:marRight w:val="0"/>
          <w:marTop w:val="0"/>
          <w:marBottom w:val="0"/>
          <w:divBdr>
            <w:top w:val="none" w:sz="0" w:space="0" w:color="auto"/>
            <w:left w:val="none" w:sz="0" w:space="0" w:color="auto"/>
            <w:bottom w:val="none" w:sz="0" w:space="0" w:color="auto"/>
            <w:right w:val="none" w:sz="0" w:space="0" w:color="auto"/>
          </w:divBdr>
        </w:div>
        <w:div w:id="1244340820">
          <w:marLeft w:val="480"/>
          <w:marRight w:val="0"/>
          <w:marTop w:val="0"/>
          <w:marBottom w:val="0"/>
          <w:divBdr>
            <w:top w:val="none" w:sz="0" w:space="0" w:color="auto"/>
            <w:left w:val="none" w:sz="0" w:space="0" w:color="auto"/>
            <w:bottom w:val="none" w:sz="0" w:space="0" w:color="auto"/>
            <w:right w:val="none" w:sz="0" w:space="0" w:color="auto"/>
          </w:divBdr>
        </w:div>
        <w:div w:id="1251701446">
          <w:marLeft w:val="480"/>
          <w:marRight w:val="0"/>
          <w:marTop w:val="0"/>
          <w:marBottom w:val="0"/>
          <w:divBdr>
            <w:top w:val="none" w:sz="0" w:space="0" w:color="auto"/>
            <w:left w:val="none" w:sz="0" w:space="0" w:color="auto"/>
            <w:bottom w:val="none" w:sz="0" w:space="0" w:color="auto"/>
            <w:right w:val="none" w:sz="0" w:space="0" w:color="auto"/>
          </w:divBdr>
        </w:div>
        <w:div w:id="1252934918">
          <w:marLeft w:val="480"/>
          <w:marRight w:val="0"/>
          <w:marTop w:val="0"/>
          <w:marBottom w:val="0"/>
          <w:divBdr>
            <w:top w:val="none" w:sz="0" w:space="0" w:color="auto"/>
            <w:left w:val="none" w:sz="0" w:space="0" w:color="auto"/>
            <w:bottom w:val="none" w:sz="0" w:space="0" w:color="auto"/>
            <w:right w:val="none" w:sz="0" w:space="0" w:color="auto"/>
          </w:divBdr>
        </w:div>
        <w:div w:id="1274627802">
          <w:marLeft w:val="480"/>
          <w:marRight w:val="0"/>
          <w:marTop w:val="0"/>
          <w:marBottom w:val="0"/>
          <w:divBdr>
            <w:top w:val="none" w:sz="0" w:space="0" w:color="auto"/>
            <w:left w:val="none" w:sz="0" w:space="0" w:color="auto"/>
            <w:bottom w:val="none" w:sz="0" w:space="0" w:color="auto"/>
            <w:right w:val="none" w:sz="0" w:space="0" w:color="auto"/>
          </w:divBdr>
        </w:div>
        <w:div w:id="1277249577">
          <w:marLeft w:val="480"/>
          <w:marRight w:val="0"/>
          <w:marTop w:val="0"/>
          <w:marBottom w:val="0"/>
          <w:divBdr>
            <w:top w:val="none" w:sz="0" w:space="0" w:color="auto"/>
            <w:left w:val="none" w:sz="0" w:space="0" w:color="auto"/>
            <w:bottom w:val="none" w:sz="0" w:space="0" w:color="auto"/>
            <w:right w:val="none" w:sz="0" w:space="0" w:color="auto"/>
          </w:divBdr>
        </w:div>
        <w:div w:id="1320303878">
          <w:marLeft w:val="480"/>
          <w:marRight w:val="0"/>
          <w:marTop w:val="0"/>
          <w:marBottom w:val="0"/>
          <w:divBdr>
            <w:top w:val="none" w:sz="0" w:space="0" w:color="auto"/>
            <w:left w:val="none" w:sz="0" w:space="0" w:color="auto"/>
            <w:bottom w:val="none" w:sz="0" w:space="0" w:color="auto"/>
            <w:right w:val="none" w:sz="0" w:space="0" w:color="auto"/>
          </w:divBdr>
        </w:div>
        <w:div w:id="1482038362">
          <w:marLeft w:val="480"/>
          <w:marRight w:val="0"/>
          <w:marTop w:val="0"/>
          <w:marBottom w:val="0"/>
          <w:divBdr>
            <w:top w:val="none" w:sz="0" w:space="0" w:color="auto"/>
            <w:left w:val="none" w:sz="0" w:space="0" w:color="auto"/>
            <w:bottom w:val="none" w:sz="0" w:space="0" w:color="auto"/>
            <w:right w:val="none" w:sz="0" w:space="0" w:color="auto"/>
          </w:divBdr>
        </w:div>
        <w:div w:id="1538007943">
          <w:marLeft w:val="480"/>
          <w:marRight w:val="0"/>
          <w:marTop w:val="0"/>
          <w:marBottom w:val="0"/>
          <w:divBdr>
            <w:top w:val="none" w:sz="0" w:space="0" w:color="auto"/>
            <w:left w:val="none" w:sz="0" w:space="0" w:color="auto"/>
            <w:bottom w:val="none" w:sz="0" w:space="0" w:color="auto"/>
            <w:right w:val="none" w:sz="0" w:space="0" w:color="auto"/>
          </w:divBdr>
        </w:div>
        <w:div w:id="1584995112">
          <w:marLeft w:val="480"/>
          <w:marRight w:val="0"/>
          <w:marTop w:val="0"/>
          <w:marBottom w:val="0"/>
          <w:divBdr>
            <w:top w:val="none" w:sz="0" w:space="0" w:color="auto"/>
            <w:left w:val="none" w:sz="0" w:space="0" w:color="auto"/>
            <w:bottom w:val="none" w:sz="0" w:space="0" w:color="auto"/>
            <w:right w:val="none" w:sz="0" w:space="0" w:color="auto"/>
          </w:divBdr>
        </w:div>
        <w:div w:id="1588921220">
          <w:marLeft w:val="480"/>
          <w:marRight w:val="0"/>
          <w:marTop w:val="0"/>
          <w:marBottom w:val="0"/>
          <w:divBdr>
            <w:top w:val="none" w:sz="0" w:space="0" w:color="auto"/>
            <w:left w:val="none" w:sz="0" w:space="0" w:color="auto"/>
            <w:bottom w:val="none" w:sz="0" w:space="0" w:color="auto"/>
            <w:right w:val="none" w:sz="0" w:space="0" w:color="auto"/>
          </w:divBdr>
        </w:div>
        <w:div w:id="1655447747">
          <w:marLeft w:val="480"/>
          <w:marRight w:val="0"/>
          <w:marTop w:val="0"/>
          <w:marBottom w:val="0"/>
          <w:divBdr>
            <w:top w:val="none" w:sz="0" w:space="0" w:color="auto"/>
            <w:left w:val="none" w:sz="0" w:space="0" w:color="auto"/>
            <w:bottom w:val="none" w:sz="0" w:space="0" w:color="auto"/>
            <w:right w:val="none" w:sz="0" w:space="0" w:color="auto"/>
          </w:divBdr>
        </w:div>
        <w:div w:id="1683127301">
          <w:marLeft w:val="480"/>
          <w:marRight w:val="0"/>
          <w:marTop w:val="0"/>
          <w:marBottom w:val="0"/>
          <w:divBdr>
            <w:top w:val="none" w:sz="0" w:space="0" w:color="auto"/>
            <w:left w:val="none" w:sz="0" w:space="0" w:color="auto"/>
            <w:bottom w:val="none" w:sz="0" w:space="0" w:color="auto"/>
            <w:right w:val="none" w:sz="0" w:space="0" w:color="auto"/>
          </w:divBdr>
        </w:div>
        <w:div w:id="1724791139">
          <w:marLeft w:val="480"/>
          <w:marRight w:val="0"/>
          <w:marTop w:val="0"/>
          <w:marBottom w:val="0"/>
          <w:divBdr>
            <w:top w:val="none" w:sz="0" w:space="0" w:color="auto"/>
            <w:left w:val="none" w:sz="0" w:space="0" w:color="auto"/>
            <w:bottom w:val="none" w:sz="0" w:space="0" w:color="auto"/>
            <w:right w:val="none" w:sz="0" w:space="0" w:color="auto"/>
          </w:divBdr>
        </w:div>
        <w:div w:id="1756051380">
          <w:marLeft w:val="480"/>
          <w:marRight w:val="0"/>
          <w:marTop w:val="0"/>
          <w:marBottom w:val="0"/>
          <w:divBdr>
            <w:top w:val="none" w:sz="0" w:space="0" w:color="auto"/>
            <w:left w:val="none" w:sz="0" w:space="0" w:color="auto"/>
            <w:bottom w:val="none" w:sz="0" w:space="0" w:color="auto"/>
            <w:right w:val="none" w:sz="0" w:space="0" w:color="auto"/>
          </w:divBdr>
        </w:div>
        <w:div w:id="1827474348">
          <w:marLeft w:val="480"/>
          <w:marRight w:val="0"/>
          <w:marTop w:val="0"/>
          <w:marBottom w:val="0"/>
          <w:divBdr>
            <w:top w:val="none" w:sz="0" w:space="0" w:color="auto"/>
            <w:left w:val="none" w:sz="0" w:space="0" w:color="auto"/>
            <w:bottom w:val="none" w:sz="0" w:space="0" w:color="auto"/>
            <w:right w:val="none" w:sz="0" w:space="0" w:color="auto"/>
          </w:divBdr>
        </w:div>
        <w:div w:id="1835680632">
          <w:marLeft w:val="480"/>
          <w:marRight w:val="0"/>
          <w:marTop w:val="0"/>
          <w:marBottom w:val="0"/>
          <w:divBdr>
            <w:top w:val="none" w:sz="0" w:space="0" w:color="auto"/>
            <w:left w:val="none" w:sz="0" w:space="0" w:color="auto"/>
            <w:bottom w:val="none" w:sz="0" w:space="0" w:color="auto"/>
            <w:right w:val="none" w:sz="0" w:space="0" w:color="auto"/>
          </w:divBdr>
        </w:div>
        <w:div w:id="1894580662">
          <w:marLeft w:val="480"/>
          <w:marRight w:val="0"/>
          <w:marTop w:val="0"/>
          <w:marBottom w:val="0"/>
          <w:divBdr>
            <w:top w:val="none" w:sz="0" w:space="0" w:color="auto"/>
            <w:left w:val="none" w:sz="0" w:space="0" w:color="auto"/>
            <w:bottom w:val="none" w:sz="0" w:space="0" w:color="auto"/>
            <w:right w:val="none" w:sz="0" w:space="0" w:color="auto"/>
          </w:divBdr>
        </w:div>
        <w:div w:id="1922762132">
          <w:marLeft w:val="480"/>
          <w:marRight w:val="0"/>
          <w:marTop w:val="0"/>
          <w:marBottom w:val="0"/>
          <w:divBdr>
            <w:top w:val="none" w:sz="0" w:space="0" w:color="auto"/>
            <w:left w:val="none" w:sz="0" w:space="0" w:color="auto"/>
            <w:bottom w:val="none" w:sz="0" w:space="0" w:color="auto"/>
            <w:right w:val="none" w:sz="0" w:space="0" w:color="auto"/>
          </w:divBdr>
        </w:div>
        <w:div w:id="1926257234">
          <w:marLeft w:val="480"/>
          <w:marRight w:val="0"/>
          <w:marTop w:val="0"/>
          <w:marBottom w:val="0"/>
          <w:divBdr>
            <w:top w:val="none" w:sz="0" w:space="0" w:color="auto"/>
            <w:left w:val="none" w:sz="0" w:space="0" w:color="auto"/>
            <w:bottom w:val="none" w:sz="0" w:space="0" w:color="auto"/>
            <w:right w:val="none" w:sz="0" w:space="0" w:color="auto"/>
          </w:divBdr>
        </w:div>
        <w:div w:id="2071687085">
          <w:marLeft w:val="480"/>
          <w:marRight w:val="0"/>
          <w:marTop w:val="0"/>
          <w:marBottom w:val="0"/>
          <w:divBdr>
            <w:top w:val="none" w:sz="0" w:space="0" w:color="auto"/>
            <w:left w:val="none" w:sz="0" w:space="0" w:color="auto"/>
            <w:bottom w:val="none" w:sz="0" w:space="0" w:color="auto"/>
            <w:right w:val="none" w:sz="0" w:space="0" w:color="auto"/>
          </w:divBdr>
        </w:div>
        <w:div w:id="2105686733">
          <w:marLeft w:val="480"/>
          <w:marRight w:val="0"/>
          <w:marTop w:val="0"/>
          <w:marBottom w:val="0"/>
          <w:divBdr>
            <w:top w:val="none" w:sz="0" w:space="0" w:color="auto"/>
            <w:left w:val="none" w:sz="0" w:space="0" w:color="auto"/>
            <w:bottom w:val="none" w:sz="0" w:space="0" w:color="auto"/>
            <w:right w:val="none" w:sz="0" w:space="0" w:color="auto"/>
          </w:divBdr>
        </w:div>
        <w:div w:id="2137093818">
          <w:marLeft w:val="480"/>
          <w:marRight w:val="0"/>
          <w:marTop w:val="0"/>
          <w:marBottom w:val="0"/>
          <w:divBdr>
            <w:top w:val="none" w:sz="0" w:space="0" w:color="auto"/>
            <w:left w:val="none" w:sz="0" w:space="0" w:color="auto"/>
            <w:bottom w:val="none" w:sz="0" w:space="0" w:color="auto"/>
            <w:right w:val="none" w:sz="0" w:space="0" w:color="auto"/>
          </w:divBdr>
        </w:div>
      </w:divsChild>
    </w:div>
    <w:div w:id="1797212698">
      <w:bodyDiv w:val="1"/>
      <w:marLeft w:val="0"/>
      <w:marRight w:val="0"/>
      <w:marTop w:val="0"/>
      <w:marBottom w:val="0"/>
      <w:divBdr>
        <w:top w:val="none" w:sz="0" w:space="0" w:color="auto"/>
        <w:left w:val="none" w:sz="0" w:space="0" w:color="auto"/>
        <w:bottom w:val="none" w:sz="0" w:space="0" w:color="auto"/>
        <w:right w:val="none" w:sz="0" w:space="0" w:color="auto"/>
      </w:divBdr>
    </w:div>
    <w:div w:id="1798374892">
      <w:bodyDiv w:val="1"/>
      <w:marLeft w:val="0"/>
      <w:marRight w:val="0"/>
      <w:marTop w:val="0"/>
      <w:marBottom w:val="0"/>
      <w:divBdr>
        <w:top w:val="none" w:sz="0" w:space="0" w:color="auto"/>
        <w:left w:val="none" w:sz="0" w:space="0" w:color="auto"/>
        <w:bottom w:val="none" w:sz="0" w:space="0" w:color="auto"/>
        <w:right w:val="none" w:sz="0" w:space="0" w:color="auto"/>
      </w:divBdr>
    </w:div>
    <w:div w:id="1802918812">
      <w:bodyDiv w:val="1"/>
      <w:marLeft w:val="0"/>
      <w:marRight w:val="0"/>
      <w:marTop w:val="0"/>
      <w:marBottom w:val="0"/>
      <w:divBdr>
        <w:top w:val="none" w:sz="0" w:space="0" w:color="auto"/>
        <w:left w:val="none" w:sz="0" w:space="0" w:color="auto"/>
        <w:bottom w:val="none" w:sz="0" w:space="0" w:color="auto"/>
        <w:right w:val="none" w:sz="0" w:space="0" w:color="auto"/>
      </w:divBdr>
    </w:div>
    <w:div w:id="1806193915">
      <w:bodyDiv w:val="1"/>
      <w:marLeft w:val="0"/>
      <w:marRight w:val="0"/>
      <w:marTop w:val="0"/>
      <w:marBottom w:val="0"/>
      <w:divBdr>
        <w:top w:val="none" w:sz="0" w:space="0" w:color="auto"/>
        <w:left w:val="none" w:sz="0" w:space="0" w:color="auto"/>
        <w:bottom w:val="none" w:sz="0" w:space="0" w:color="auto"/>
        <w:right w:val="none" w:sz="0" w:space="0" w:color="auto"/>
      </w:divBdr>
    </w:div>
    <w:div w:id="1806434813">
      <w:bodyDiv w:val="1"/>
      <w:marLeft w:val="0"/>
      <w:marRight w:val="0"/>
      <w:marTop w:val="0"/>
      <w:marBottom w:val="0"/>
      <w:divBdr>
        <w:top w:val="none" w:sz="0" w:space="0" w:color="auto"/>
        <w:left w:val="none" w:sz="0" w:space="0" w:color="auto"/>
        <w:bottom w:val="none" w:sz="0" w:space="0" w:color="auto"/>
        <w:right w:val="none" w:sz="0" w:space="0" w:color="auto"/>
      </w:divBdr>
    </w:div>
    <w:div w:id="1807041999">
      <w:bodyDiv w:val="1"/>
      <w:marLeft w:val="0"/>
      <w:marRight w:val="0"/>
      <w:marTop w:val="0"/>
      <w:marBottom w:val="0"/>
      <w:divBdr>
        <w:top w:val="none" w:sz="0" w:space="0" w:color="auto"/>
        <w:left w:val="none" w:sz="0" w:space="0" w:color="auto"/>
        <w:bottom w:val="none" w:sz="0" w:space="0" w:color="auto"/>
        <w:right w:val="none" w:sz="0" w:space="0" w:color="auto"/>
      </w:divBdr>
    </w:div>
    <w:div w:id="1812207959">
      <w:bodyDiv w:val="1"/>
      <w:marLeft w:val="0"/>
      <w:marRight w:val="0"/>
      <w:marTop w:val="0"/>
      <w:marBottom w:val="0"/>
      <w:divBdr>
        <w:top w:val="none" w:sz="0" w:space="0" w:color="auto"/>
        <w:left w:val="none" w:sz="0" w:space="0" w:color="auto"/>
        <w:bottom w:val="none" w:sz="0" w:space="0" w:color="auto"/>
        <w:right w:val="none" w:sz="0" w:space="0" w:color="auto"/>
      </w:divBdr>
    </w:div>
    <w:div w:id="1813863933">
      <w:bodyDiv w:val="1"/>
      <w:marLeft w:val="0"/>
      <w:marRight w:val="0"/>
      <w:marTop w:val="0"/>
      <w:marBottom w:val="0"/>
      <w:divBdr>
        <w:top w:val="none" w:sz="0" w:space="0" w:color="auto"/>
        <w:left w:val="none" w:sz="0" w:space="0" w:color="auto"/>
        <w:bottom w:val="none" w:sz="0" w:space="0" w:color="auto"/>
        <w:right w:val="none" w:sz="0" w:space="0" w:color="auto"/>
      </w:divBdr>
    </w:div>
    <w:div w:id="1816406776">
      <w:bodyDiv w:val="1"/>
      <w:marLeft w:val="0"/>
      <w:marRight w:val="0"/>
      <w:marTop w:val="0"/>
      <w:marBottom w:val="0"/>
      <w:divBdr>
        <w:top w:val="none" w:sz="0" w:space="0" w:color="auto"/>
        <w:left w:val="none" w:sz="0" w:space="0" w:color="auto"/>
        <w:bottom w:val="none" w:sz="0" w:space="0" w:color="auto"/>
        <w:right w:val="none" w:sz="0" w:space="0" w:color="auto"/>
      </w:divBdr>
    </w:div>
    <w:div w:id="1822697229">
      <w:bodyDiv w:val="1"/>
      <w:marLeft w:val="0"/>
      <w:marRight w:val="0"/>
      <w:marTop w:val="0"/>
      <w:marBottom w:val="0"/>
      <w:divBdr>
        <w:top w:val="none" w:sz="0" w:space="0" w:color="auto"/>
        <w:left w:val="none" w:sz="0" w:space="0" w:color="auto"/>
        <w:bottom w:val="none" w:sz="0" w:space="0" w:color="auto"/>
        <w:right w:val="none" w:sz="0" w:space="0" w:color="auto"/>
      </w:divBdr>
    </w:div>
    <w:div w:id="1823345377">
      <w:bodyDiv w:val="1"/>
      <w:marLeft w:val="0"/>
      <w:marRight w:val="0"/>
      <w:marTop w:val="0"/>
      <w:marBottom w:val="0"/>
      <w:divBdr>
        <w:top w:val="none" w:sz="0" w:space="0" w:color="auto"/>
        <w:left w:val="none" w:sz="0" w:space="0" w:color="auto"/>
        <w:bottom w:val="none" w:sz="0" w:space="0" w:color="auto"/>
        <w:right w:val="none" w:sz="0" w:space="0" w:color="auto"/>
      </w:divBdr>
    </w:div>
    <w:div w:id="1825580088">
      <w:bodyDiv w:val="1"/>
      <w:marLeft w:val="0"/>
      <w:marRight w:val="0"/>
      <w:marTop w:val="0"/>
      <w:marBottom w:val="0"/>
      <w:divBdr>
        <w:top w:val="none" w:sz="0" w:space="0" w:color="auto"/>
        <w:left w:val="none" w:sz="0" w:space="0" w:color="auto"/>
        <w:bottom w:val="none" w:sz="0" w:space="0" w:color="auto"/>
        <w:right w:val="none" w:sz="0" w:space="0" w:color="auto"/>
      </w:divBdr>
    </w:div>
    <w:div w:id="1833255706">
      <w:bodyDiv w:val="1"/>
      <w:marLeft w:val="0"/>
      <w:marRight w:val="0"/>
      <w:marTop w:val="0"/>
      <w:marBottom w:val="0"/>
      <w:divBdr>
        <w:top w:val="none" w:sz="0" w:space="0" w:color="auto"/>
        <w:left w:val="none" w:sz="0" w:space="0" w:color="auto"/>
        <w:bottom w:val="none" w:sz="0" w:space="0" w:color="auto"/>
        <w:right w:val="none" w:sz="0" w:space="0" w:color="auto"/>
      </w:divBdr>
      <w:divsChild>
        <w:div w:id="105078619">
          <w:marLeft w:val="480"/>
          <w:marRight w:val="0"/>
          <w:marTop w:val="0"/>
          <w:marBottom w:val="0"/>
          <w:divBdr>
            <w:top w:val="none" w:sz="0" w:space="0" w:color="auto"/>
            <w:left w:val="none" w:sz="0" w:space="0" w:color="auto"/>
            <w:bottom w:val="none" w:sz="0" w:space="0" w:color="auto"/>
            <w:right w:val="none" w:sz="0" w:space="0" w:color="auto"/>
          </w:divBdr>
        </w:div>
        <w:div w:id="341249523">
          <w:marLeft w:val="480"/>
          <w:marRight w:val="0"/>
          <w:marTop w:val="0"/>
          <w:marBottom w:val="0"/>
          <w:divBdr>
            <w:top w:val="none" w:sz="0" w:space="0" w:color="auto"/>
            <w:left w:val="none" w:sz="0" w:space="0" w:color="auto"/>
            <w:bottom w:val="none" w:sz="0" w:space="0" w:color="auto"/>
            <w:right w:val="none" w:sz="0" w:space="0" w:color="auto"/>
          </w:divBdr>
        </w:div>
        <w:div w:id="350884482">
          <w:marLeft w:val="480"/>
          <w:marRight w:val="0"/>
          <w:marTop w:val="0"/>
          <w:marBottom w:val="0"/>
          <w:divBdr>
            <w:top w:val="none" w:sz="0" w:space="0" w:color="auto"/>
            <w:left w:val="none" w:sz="0" w:space="0" w:color="auto"/>
            <w:bottom w:val="none" w:sz="0" w:space="0" w:color="auto"/>
            <w:right w:val="none" w:sz="0" w:space="0" w:color="auto"/>
          </w:divBdr>
        </w:div>
        <w:div w:id="666861336">
          <w:marLeft w:val="480"/>
          <w:marRight w:val="0"/>
          <w:marTop w:val="0"/>
          <w:marBottom w:val="0"/>
          <w:divBdr>
            <w:top w:val="none" w:sz="0" w:space="0" w:color="auto"/>
            <w:left w:val="none" w:sz="0" w:space="0" w:color="auto"/>
            <w:bottom w:val="none" w:sz="0" w:space="0" w:color="auto"/>
            <w:right w:val="none" w:sz="0" w:space="0" w:color="auto"/>
          </w:divBdr>
        </w:div>
        <w:div w:id="822745587">
          <w:marLeft w:val="480"/>
          <w:marRight w:val="0"/>
          <w:marTop w:val="0"/>
          <w:marBottom w:val="0"/>
          <w:divBdr>
            <w:top w:val="none" w:sz="0" w:space="0" w:color="auto"/>
            <w:left w:val="none" w:sz="0" w:space="0" w:color="auto"/>
            <w:bottom w:val="none" w:sz="0" w:space="0" w:color="auto"/>
            <w:right w:val="none" w:sz="0" w:space="0" w:color="auto"/>
          </w:divBdr>
        </w:div>
        <w:div w:id="1095050082">
          <w:marLeft w:val="480"/>
          <w:marRight w:val="0"/>
          <w:marTop w:val="0"/>
          <w:marBottom w:val="0"/>
          <w:divBdr>
            <w:top w:val="none" w:sz="0" w:space="0" w:color="auto"/>
            <w:left w:val="none" w:sz="0" w:space="0" w:color="auto"/>
            <w:bottom w:val="none" w:sz="0" w:space="0" w:color="auto"/>
            <w:right w:val="none" w:sz="0" w:space="0" w:color="auto"/>
          </w:divBdr>
        </w:div>
        <w:div w:id="1310548314">
          <w:marLeft w:val="480"/>
          <w:marRight w:val="0"/>
          <w:marTop w:val="0"/>
          <w:marBottom w:val="0"/>
          <w:divBdr>
            <w:top w:val="none" w:sz="0" w:space="0" w:color="auto"/>
            <w:left w:val="none" w:sz="0" w:space="0" w:color="auto"/>
            <w:bottom w:val="none" w:sz="0" w:space="0" w:color="auto"/>
            <w:right w:val="none" w:sz="0" w:space="0" w:color="auto"/>
          </w:divBdr>
        </w:div>
        <w:div w:id="1347757124">
          <w:marLeft w:val="480"/>
          <w:marRight w:val="0"/>
          <w:marTop w:val="0"/>
          <w:marBottom w:val="0"/>
          <w:divBdr>
            <w:top w:val="none" w:sz="0" w:space="0" w:color="auto"/>
            <w:left w:val="none" w:sz="0" w:space="0" w:color="auto"/>
            <w:bottom w:val="none" w:sz="0" w:space="0" w:color="auto"/>
            <w:right w:val="none" w:sz="0" w:space="0" w:color="auto"/>
          </w:divBdr>
        </w:div>
        <w:div w:id="1363939232">
          <w:marLeft w:val="480"/>
          <w:marRight w:val="0"/>
          <w:marTop w:val="0"/>
          <w:marBottom w:val="0"/>
          <w:divBdr>
            <w:top w:val="none" w:sz="0" w:space="0" w:color="auto"/>
            <w:left w:val="none" w:sz="0" w:space="0" w:color="auto"/>
            <w:bottom w:val="none" w:sz="0" w:space="0" w:color="auto"/>
            <w:right w:val="none" w:sz="0" w:space="0" w:color="auto"/>
          </w:divBdr>
        </w:div>
        <w:div w:id="1427383838">
          <w:marLeft w:val="480"/>
          <w:marRight w:val="0"/>
          <w:marTop w:val="0"/>
          <w:marBottom w:val="0"/>
          <w:divBdr>
            <w:top w:val="none" w:sz="0" w:space="0" w:color="auto"/>
            <w:left w:val="none" w:sz="0" w:space="0" w:color="auto"/>
            <w:bottom w:val="none" w:sz="0" w:space="0" w:color="auto"/>
            <w:right w:val="none" w:sz="0" w:space="0" w:color="auto"/>
          </w:divBdr>
        </w:div>
        <w:div w:id="1518156988">
          <w:marLeft w:val="480"/>
          <w:marRight w:val="0"/>
          <w:marTop w:val="0"/>
          <w:marBottom w:val="0"/>
          <w:divBdr>
            <w:top w:val="none" w:sz="0" w:space="0" w:color="auto"/>
            <w:left w:val="none" w:sz="0" w:space="0" w:color="auto"/>
            <w:bottom w:val="none" w:sz="0" w:space="0" w:color="auto"/>
            <w:right w:val="none" w:sz="0" w:space="0" w:color="auto"/>
          </w:divBdr>
        </w:div>
        <w:div w:id="1555503843">
          <w:marLeft w:val="480"/>
          <w:marRight w:val="0"/>
          <w:marTop w:val="0"/>
          <w:marBottom w:val="0"/>
          <w:divBdr>
            <w:top w:val="none" w:sz="0" w:space="0" w:color="auto"/>
            <w:left w:val="none" w:sz="0" w:space="0" w:color="auto"/>
            <w:bottom w:val="none" w:sz="0" w:space="0" w:color="auto"/>
            <w:right w:val="none" w:sz="0" w:space="0" w:color="auto"/>
          </w:divBdr>
        </w:div>
        <w:div w:id="1704163084">
          <w:marLeft w:val="480"/>
          <w:marRight w:val="0"/>
          <w:marTop w:val="0"/>
          <w:marBottom w:val="0"/>
          <w:divBdr>
            <w:top w:val="none" w:sz="0" w:space="0" w:color="auto"/>
            <w:left w:val="none" w:sz="0" w:space="0" w:color="auto"/>
            <w:bottom w:val="none" w:sz="0" w:space="0" w:color="auto"/>
            <w:right w:val="none" w:sz="0" w:space="0" w:color="auto"/>
          </w:divBdr>
        </w:div>
        <w:div w:id="1709644489">
          <w:marLeft w:val="480"/>
          <w:marRight w:val="0"/>
          <w:marTop w:val="0"/>
          <w:marBottom w:val="0"/>
          <w:divBdr>
            <w:top w:val="none" w:sz="0" w:space="0" w:color="auto"/>
            <w:left w:val="none" w:sz="0" w:space="0" w:color="auto"/>
            <w:bottom w:val="none" w:sz="0" w:space="0" w:color="auto"/>
            <w:right w:val="none" w:sz="0" w:space="0" w:color="auto"/>
          </w:divBdr>
        </w:div>
        <w:div w:id="1985425414">
          <w:marLeft w:val="480"/>
          <w:marRight w:val="0"/>
          <w:marTop w:val="0"/>
          <w:marBottom w:val="0"/>
          <w:divBdr>
            <w:top w:val="none" w:sz="0" w:space="0" w:color="auto"/>
            <w:left w:val="none" w:sz="0" w:space="0" w:color="auto"/>
            <w:bottom w:val="none" w:sz="0" w:space="0" w:color="auto"/>
            <w:right w:val="none" w:sz="0" w:space="0" w:color="auto"/>
          </w:divBdr>
        </w:div>
        <w:div w:id="2025471409">
          <w:marLeft w:val="480"/>
          <w:marRight w:val="0"/>
          <w:marTop w:val="0"/>
          <w:marBottom w:val="0"/>
          <w:divBdr>
            <w:top w:val="none" w:sz="0" w:space="0" w:color="auto"/>
            <w:left w:val="none" w:sz="0" w:space="0" w:color="auto"/>
            <w:bottom w:val="none" w:sz="0" w:space="0" w:color="auto"/>
            <w:right w:val="none" w:sz="0" w:space="0" w:color="auto"/>
          </w:divBdr>
        </w:div>
        <w:div w:id="2106025831">
          <w:marLeft w:val="480"/>
          <w:marRight w:val="0"/>
          <w:marTop w:val="0"/>
          <w:marBottom w:val="0"/>
          <w:divBdr>
            <w:top w:val="none" w:sz="0" w:space="0" w:color="auto"/>
            <w:left w:val="none" w:sz="0" w:space="0" w:color="auto"/>
            <w:bottom w:val="none" w:sz="0" w:space="0" w:color="auto"/>
            <w:right w:val="none" w:sz="0" w:space="0" w:color="auto"/>
          </w:divBdr>
        </w:div>
      </w:divsChild>
    </w:div>
    <w:div w:id="1838111497">
      <w:bodyDiv w:val="1"/>
      <w:marLeft w:val="0"/>
      <w:marRight w:val="0"/>
      <w:marTop w:val="0"/>
      <w:marBottom w:val="0"/>
      <w:divBdr>
        <w:top w:val="none" w:sz="0" w:space="0" w:color="auto"/>
        <w:left w:val="none" w:sz="0" w:space="0" w:color="auto"/>
        <w:bottom w:val="none" w:sz="0" w:space="0" w:color="auto"/>
        <w:right w:val="none" w:sz="0" w:space="0" w:color="auto"/>
      </w:divBdr>
      <w:divsChild>
        <w:div w:id="57216413">
          <w:marLeft w:val="480"/>
          <w:marRight w:val="0"/>
          <w:marTop w:val="0"/>
          <w:marBottom w:val="0"/>
          <w:divBdr>
            <w:top w:val="none" w:sz="0" w:space="0" w:color="auto"/>
            <w:left w:val="none" w:sz="0" w:space="0" w:color="auto"/>
            <w:bottom w:val="none" w:sz="0" w:space="0" w:color="auto"/>
            <w:right w:val="none" w:sz="0" w:space="0" w:color="auto"/>
          </w:divBdr>
        </w:div>
        <w:div w:id="126820192">
          <w:marLeft w:val="480"/>
          <w:marRight w:val="0"/>
          <w:marTop w:val="0"/>
          <w:marBottom w:val="0"/>
          <w:divBdr>
            <w:top w:val="none" w:sz="0" w:space="0" w:color="auto"/>
            <w:left w:val="none" w:sz="0" w:space="0" w:color="auto"/>
            <w:bottom w:val="none" w:sz="0" w:space="0" w:color="auto"/>
            <w:right w:val="none" w:sz="0" w:space="0" w:color="auto"/>
          </w:divBdr>
        </w:div>
        <w:div w:id="193926532">
          <w:marLeft w:val="480"/>
          <w:marRight w:val="0"/>
          <w:marTop w:val="0"/>
          <w:marBottom w:val="0"/>
          <w:divBdr>
            <w:top w:val="none" w:sz="0" w:space="0" w:color="auto"/>
            <w:left w:val="none" w:sz="0" w:space="0" w:color="auto"/>
            <w:bottom w:val="none" w:sz="0" w:space="0" w:color="auto"/>
            <w:right w:val="none" w:sz="0" w:space="0" w:color="auto"/>
          </w:divBdr>
        </w:div>
        <w:div w:id="296952808">
          <w:marLeft w:val="480"/>
          <w:marRight w:val="0"/>
          <w:marTop w:val="0"/>
          <w:marBottom w:val="0"/>
          <w:divBdr>
            <w:top w:val="none" w:sz="0" w:space="0" w:color="auto"/>
            <w:left w:val="none" w:sz="0" w:space="0" w:color="auto"/>
            <w:bottom w:val="none" w:sz="0" w:space="0" w:color="auto"/>
            <w:right w:val="none" w:sz="0" w:space="0" w:color="auto"/>
          </w:divBdr>
        </w:div>
        <w:div w:id="427695074">
          <w:marLeft w:val="480"/>
          <w:marRight w:val="0"/>
          <w:marTop w:val="0"/>
          <w:marBottom w:val="0"/>
          <w:divBdr>
            <w:top w:val="none" w:sz="0" w:space="0" w:color="auto"/>
            <w:left w:val="none" w:sz="0" w:space="0" w:color="auto"/>
            <w:bottom w:val="none" w:sz="0" w:space="0" w:color="auto"/>
            <w:right w:val="none" w:sz="0" w:space="0" w:color="auto"/>
          </w:divBdr>
        </w:div>
        <w:div w:id="465440601">
          <w:marLeft w:val="480"/>
          <w:marRight w:val="0"/>
          <w:marTop w:val="0"/>
          <w:marBottom w:val="0"/>
          <w:divBdr>
            <w:top w:val="none" w:sz="0" w:space="0" w:color="auto"/>
            <w:left w:val="none" w:sz="0" w:space="0" w:color="auto"/>
            <w:bottom w:val="none" w:sz="0" w:space="0" w:color="auto"/>
            <w:right w:val="none" w:sz="0" w:space="0" w:color="auto"/>
          </w:divBdr>
        </w:div>
        <w:div w:id="595212221">
          <w:marLeft w:val="480"/>
          <w:marRight w:val="0"/>
          <w:marTop w:val="0"/>
          <w:marBottom w:val="0"/>
          <w:divBdr>
            <w:top w:val="none" w:sz="0" w:space="0" w:color="auto"/>
            <w:left w:val="none" w:sz="0" w:space="0" w:color="auto"/>
            <w:bottom w:val="none" w:sz="0" w:space="0" w:color="auto"/>
            <w:right w:val="none" w:sz="0" w:space="0" w:color="auto"/>
          </w:divBdr>
        </w:div>
        <w:div w:id="608392049">
          <w:marLeft w:val="480"/>
          <w:marRight w:val="0"/>
          <w:marTop w:val="0"/>
          <w:marBottom w:val="0"/>
          <w:divBdr>
            <w:top w:val="none" w:sz="0" w:space="0" w:color="auto"/>
            <w:left w:val="none" w:sz="0" w:space="0" w:color="auto"/>
            <w:bottom w:val="none" w:sz="0" w:space="0" w:color="auto"/>
            <w:right w:val="none" w:sz="0" w:space="0" w:color="auto"/>
          </w:divBdr>
        </w:div>
        <w:div w:id="691495347">
          <w:marLeft w:val="480"/>
          <w:marRight w:val="0"/>
          <w:marTop w:val="0"/>
          <w:marBottom w:val="0"/>
          <w:divBdr>
            <w:top w:val="none" w:sz="0" w:space="0" w:color="auto"/>
            <w:left w:val="none" w:sz="0" w:space="0" w:color="auto"/>
            <w:bottom w:val="none" w:sz="0" w:space="0" w:color="auto"/>
            <w:right w:val="none" w:sz="0" w:space="0" w:color="auto"/>
          </w:divBdr>
        </w:div>
        <w:div w:id="703018908">
          <w:marLeft w:val="480"/>
          <w:marRight w:val="0"/>
          <w:marTop w:val="0"/>
          <w:marBottom w:val="0"/>
          <w:divBdr>
            <w:top w:val="none" w:sz="0" w:space="0" w:color="auto"/>
            <w:left w:val="none" w:sz="0" w:space="0" w:color="auto"/>
            <w:bottom w:val="none" w:sz="0" w:space="0" w:color="auto"/>
            <w:right w:val="none" w:sz="0" w:space="0" w:color="auto"/>
          </w:divBdr>
        </w:div>
        <w:div w:id="791628598">
          <w:marLeft w:val="480"/>
          <w:marRight w:val="0"/>
          <w:marTop w:val="0"/>
          <w:marBottom w:val="0"/>
          <w:divBdr>
            <w:top w:val="none" w:sz="0" w:space="0" w:color="auto"/>
            <w:left w:val="none" w:sz="0" w:space="0" w:color="auto"/>
            <w:bottom w:val="none" w:sz="0" w:space="0" w:color="auto"/>
            <w:right w:val="none" w:sz="0" w:space="0" w:color="auto"/>
          </w:divBdr>
        </w:div>
        <w:div w:id="796408376">
          <w:marLeft w:val="480"/>
          <w:marRight w:val="0"/>
          <w:marTop w:val="0"/>
          <w:marBottom w:val="0"/>
          <w:divBdr>
            <w:top w:val="none" w:sz="0" w:space="0" w:color="auto"/>
            <w:left w:val="none" w:sz="0" w:space="0" w:color="auto"/>
            <w:bottom w:val="none" w:sz="0" w:space="0" w:color="auto"/>
            <w:right w:val="none" w:sz="0" w:space="0" w:color="auto"/>
          </w:divBdr>
        </w:div>
        <w:div w:id="947464070">
          <w:marLeft w:val="480"/>
          <w:marRight w:val="0"/>
          <w:marTop w:val="0"/>
          <w:marBottom w:val="0"/>
          <w:divBdr>
            <w:top w:val="none" w:sz="0" w:space="0" w:color="auto"/>
            <w:left w:val="none" w:sz="0" w:space="0" w:color="auto"/>
            <w:bottom w:val="none" w:sz="0" w:space="0" w:color="auto"/>
            <w:right w:val="none" w:sz="0" w:space="0" w:color="auto"/>
          </w:divBdr>
        </w:div>
        <w:div w:id="954140466">
          <w:marLeft w:val="480"/>
          <w:marRight w:val="0"/>
          <w:marTop w:val="0"/>
          <w:marBottom w:val="0"/>
          <w:divBdr>
            <w:top w:val="none" w:sz="0" w:space="0" w:color="auto"/>
            <w:left w:val="none" w:sz="0" w:space="0" w:color="auto"/>
            <w:bottom w:val="none" w:sz="0" w:space="0" w:color="auto"/>
            <w:right w:val="none" w:sz="0" w:space="0" w:color="auto"/>
          </w:divBdr>
        </w:div>
        <w:div w:id="965551342">
          <w:marLeft w:val="480"/>
          <w:marRight w:val="0"/>
          <w:marTop w:val="0"/>
          <w:marBottom w:val="0"/>
          <w:divBdr>
            <w:top w:val="none" w:sz="0" w:space="0" w:color="auto"/>
            <w:left w:val="none" w:sz="0" w:space="0" w:color="auto"/>
            <w:bottom w:val="none" w:sz="0" w:space="0" w:color="auto"/>
            <w:right w:val="none" w:sz="0" w:space="0" w:color="auto"/>
          </w:divBdr>
        </w:div>
        <w:div w:id="1071926985">
          <w:marLeft w:val="480"/>
          <w:marRight w:val="0"/>
          <w:marTop w:val="0"/>
          <w:marBottom w:val="0"/>
          <w:divBdr>
            <w:top w:val="none" w:sz="0" w:space="0" w:color="auto"/>
            <w:left w:val="none" w:sz="0" w:space="0" w:color="auto"/>
            <w:bottom w:val="none" w:sz="0" w:space="0" w:color="auto"/>
            <w:right w:val="none" w:sz="0" w:space="0" w:color="auto"/>
          </w:divBdr>
        </w:div>
        <w:div w:id="1079640948">
          <w:marLeft w:val="480"/>
          <w:marRight w:val="0"/>
          <w:marTop w:val="0"/>
          <w:marBottom w:val="0"/>
          <w:divBdr>
            <w:top w:val="none" w:sz="0" w:space="0" w:color="auto"/>
            <w:left w:val="none" w:sz="0" w:space="0" w:color="auto"/>
            <w:bottom w:val="none" w:sz="0" w:space="0" w:color="auto"/>
            <w:right w:val="none" w:sz="0" w:space="0" w:color="auto"/>
          </w:divBdr>
        </w:div>
        <w:div w:id="1133329420">
          <w:marLeft w:val="480"/>
          <w:marRight w:val="0"/>
          <w:marTop w:val="0"/>
          <w:marBottom w:val="0"/>
          <w:divBdr>
            <w:top w:val="none" w:sz="0" w:space="0" w:color="auto"/>
            <w:left w:val="none" w:sz="0" w:space="0" w:color="auto"/>
            <w:bottom w:val="none" w:sz="0" w:space="0" w:color="auto"/>
            <w:right w:val="none" w:sz="0" w:space="0" w:color="auto"/>
          </w:divBdr>
        </w:div>
        <w:div w:id="1141847104">
          <w:marLeft w:val="480"/>
          <w:marRight w:val="0"/>
          <w:marTop w:val="0"/>
          <w:marBottom w:val="0"/>
          <w:divBdr>
            <w:top w:val="none" w:sz="0" w:space="0" w:color="auto"/>
            <w:left w:val="none" w:sz="0" w:space="0" w:color="auto"/>
            <w:bottom w:val="none" w:sz="0" w:space="0" w:color="auto"/>
            <w:right w:val="none" w:sz="0" w:space="0" w:color="auto"/>
          </w:divBdr>
        </w:div>
        <w:div w:id="1176070183">
          <w:marLeft w:val="480"/>
          <w:marRight w:val="0"/>
          <w:marTop w:val="0"/>
          <w:marBottom w:val="0"/>
          <w:divBdr>
            <w:top w:val="none" w:sz="0" w:space="0" w:color="auto"/>
            <w:left w:val="none" w:sz="0" w:space="0" w:color="auto"/>
            <w:bottom w:val="none" w:sz="0" w:space="0" w:color="auto"/>
            <w:right w:val="none" w:sz="0" w:space="0" w:color="auto"/>
          </w:divBdr>
        </w:div>
        <w:div w:id="1278875431">
          <w:marLeft w:val="480"/>
          <w:marRight w:val="0"/>
          <w:marTop w:val="0"/>
          <w:marBottom w:val="0"/>
          <w:divBdr>
            <w:top w:val="none" w:sz="0" w:space="0" w:color="auto"/>
            <w:left w:val="none" w:sz="0" w:space="0" w:color="auto"/>
            <w:bottom w:val="none" w:sz="0" w:space="0" w:color="auto"/>
            <w:right w:val="none" w:sz="0" w:space="0" w:color="auto"/>
          </w:divBdr>
        </w:div>
        <w:div w:id="1366978194">
          <w:marLeft w:val="480"/>
          <w:marRight w:val="0"/>
          <w:marTop w:val="0"/>
          <w:marBottom w:val="0"/>
          <w:divBdr>
            <w:top w:val="none" w:sz="0" w:space="0" w:color="auto"/>
            <w:left w:val="none" w:sz="0" w:space="0" w:color="auto"/>
            <w:bottom w:val="none" w:sz="0" w:space="0" w:color="auto"/>
            <w:right w:val="none" w:sz="0" w:space="0" w:color="auto"/>
          </w:divBdr>
        </w:div>
        <w:div w:id="1401248998">
          <w:marLeft w:val="480"/>
          <w:marRight w:val="0"/>
          <w:marTop w:val="0"/>
          <w:marBottom w:val="0"/>
          <w:divBdr>
            <w:top w:val="none" w:sz="0" w:space="0" w:color="auto"/>
            <w:left w:val="none" w:sz="0" w:space="0" w:color="auto"/>
            <w:bottom w:val="none" w:sz="0" w:space="0" w:color="auto"/>
            <w:right w:val="none" w:sz="0" w:space="0" w:color="auto"/>
          </w:divBdr>
        </w:div>
        <w:div w:id="1424759207">
          <w:marLeft w:val="480"/>
          <w:marRight w:val="0"/>
          <w:marTop w:val="0"/>
          <w:marBottom w:val="0"/>
          <w:divBdr>
            <w:top w:val="none" w:sz="0" w:space="0" w:color="auto"/>
            <w:left w:val="none" w:sz="0" w:space="0" w:color="auto"/>
            <w:bottom w:val="none" w:sz="0" w:space="0" w:color="auto"/>
            <w:right w:val="none" w:sz="0" w:space="0" w:color="auto"/>
          </w:divBdr>
        </w:div>
        <w:div w:id="1903177636">
          <w:marLeft w:val="480"/>
          <w:marRight w:val="0"/>
          <w:marTop w:val="0"/>
          <w:marBottom w:val="0"/>
          <w:divBdr>
            <w:top w:val="none" w:sz="0" w:space="0" w:color="auto"/>
            <w:left w:val="none" w:sz="0" w:space="0" w:color="auto"/>
            <w:bottom w:val="none" w:sz="0" w:space="0" w:color="auto"/>
            <w:right w:val="none" w:sz="0" w:space="0" w:color="auto"/>
          </w:divBdr>
        </w:div>
        <w:div w:id="1984046691">
          <w:marLeft w:val="480"/>
          <w:marRight w:val="0"/>
          <w:marTop w:val="0"/>
          <w:marBottom w:val="0"/>
          <w:divBdr>
            <w:top w:val="none" w:sz="0" w:space="0" w:color="auto"/>
            <w:left w:val="none" w:sz="0" w:space="0" w:color="auto"/>
            <w:bottom w:val="none" w:sz="0" w:space="0" w:color="auto"/>
            <w:right w:val="none" w:sz="0" w:space="0" w:color="auto"/>
          </w:divBdr>
        </w:div>
        <w:div w:id="1995454259">
          <w:marLeft w:val="480"/>
          <w:marRight w:val="0"/>
          <w:marTop w:val="0"/>
          <w:marBottom w:val="0"/>
          <w:divBdr>
            <w:top w:val="none" w:sz="0" w:space="0" w:color="auto"/>
            <w:left w:val="none" w:sz="0" w:space="0" w:color="auto"/>
            <w:bottom w:val="none" w:sz="0" w:space="0" w:color="auto"/>
            <w:right w:val="none" w:sz="0" w:space="0" w:color="auto"/>
          </w:divBdr>
        </w:div>
        <w:div w:id="2086997123">
          <w:marLeft w:val="480"/>
          <w:marRight w:val="0"/>
          <w:marTop w:val="0"/>
          <w:marBottom w:val="0"/>
          <w:divBdr>
            <w:top w:val="none" w:sz="0" w:space="0" w:color="auto"/>
            <w:left w:val="none" w:sz="0" w:space="0" w:color="auto"/>
            <w:bottom w:val="none" w:sz="0" w:space="0" w:color="auto"/>
            <w:right w:val="none" w:sz="0" w:space="0" w:color="auto"/>
          </w:divBdr>
        </w:div>
        <w:div w:id="2098936480">
          <w:marLeft w:val="480"/>
          <w:marRight w:val="0"/>
          <w:marTop w:val="0"/>
          <w:marBottom w:val="0"/>
          <w:divBdr>
            <w:top w:val="none" w:sz="0" w:space="0" w:color="auto"/>
            <w:left w:val="none" w:sz="0" w:space="0" w:color="auto"/>
            <w:bottom w:val="none" w:sz="0" w:space="0" w:color="auto"/>
            <w:right w:val="none" w:sz="0" w:space="0" w:color="auto"/>
          </w:divBdr>
        </w:div>
        <w:div w:id="2129817388">
          <w:marLeft w:val="480"/>
          <w:marRight w:val="0"/>
          <w:marTop w:val="0"/>
          <w:marBottom w:val="0"/>
          <w:divBdr>
            <w:top w:val="none" w:sz="0" w:space="0" w:color="auto"/>
            <w:left w:val="none" w:sz="0" w:space="0" w:color="auto"/>
            <w:bottom w:val="none" w:sz="0" w:space="0" w:color="auto"/>
            <w:right w:val="none" w:sz="0" w:space="0" w:color="auto"/>
          </w:divBdr>
        </w:div>
        <w:div w:id="2132089279">
          <w:marLeft w:val="480"/>
          <w:marRight w:val="0"/>
          <w:marTop w:val="0"/>
          <w:marBottom w:val="0"/>
          <w:divBdr>
            <w:top w:val="none" w:sz="0" w:space="0" w:color="auto"/>
            <w:left w:val="none" w:sz="0" w:space="0" w:color="auto"/>
            <w:bottom w:val="none" w:sz="0" w:space="0" w:color="auto"/>
            <w:right w:val="none" w:sz="0" w:space="0" w:color="auto"/>
          </w:divBdr>
        </w:div>
      </w:divsChild>
    </w:div>
    <w:div w:id="1842963583">
      <w:bodyDiv w:val="1"/>
      <w:marLeft w:val="0"/>
      <w:marRight w:val="0"/>
      <w:marTop w:val="0"/>
      <w:marBottom w:val="0"/>
      <w:divBdr>
        <w:top w:val="none" w:sz="0" w:space="0" w:color="auto"/>
        <w:left w:val="none" w:sz="0" w:space="0" w:color="auto"/>
        <w:bottom w:val="none" w:sz="0" w:space="0" w:color="auto"/>
        <w:right w:val="none" w:sz="0" w:space="0" w:color="auto"/>
      </w:divBdr>
    </w:div>
    <w:div w:id="1843465569">
      <w:bodyDiv w:val="1"/>
      <w:marLeft w:val="0"/>
      <w:marRight w:val="0"/>
      <w:marTop w:val="0"/>
      <w:marBottom w:val="0"/>
      <w:divBdr>
        <w:top w:val="none" w:sz="0" w:space="0" w:color="auto"/>
        <w:left w:val="none" w:sz="0" w:space="0" w:color="auto"/>
        <w:bottom w:val="none" w:sz="0" w:space="0" w:color="auto"/>
        <w:right w:val="none" w:sz="0" w:space="0" w:color="auto"/>
      </w:divBdr>
    </w:div>
    <w:div w:id="1848445454">
      <w:bodyDiv w:val="1"/>
      <w:marLeft w:val="0"/>
      <w:marRight w:val="0"/>
      <w:marTop w:val="0"/>
      <w:marBottom w:val="0"/>
      <w:divBdr>
        <w:top w:val="none" w:sz="0" w:space="0" w:color="auto"/>
        <w:left w:val="none" w:sz="0" w:space="0" w:color="auto"/>
        <w:bottom w:val="none" w:sz="0" w:space="0" w:color="auto"/>
        <w:right w:val="none" w:sz="0" w:space="0" w:color="auto"/>
      </w:divBdr>
    </w:div>
    <w:div w:id="1852061887">
      <w:bodyDiv w:val="1"/>
      <w:marLeft w:val="0"/>
      <w:marRight w:val="0"/>
      <w:marTop w:val="0"/>
      <w:marBottom w:val="0"/>
      <w:divBdr>
        <w:top w:val="none" w:sz="0" w:space="0" w:color="auto"/>
        <w:left w:val="none" w:sz="0" w:space="0" w:color="auto"/>
        <w:bottom w:val="none" w:sz="0" w:space="0" w:color="auto"/>
        <w:right w:val="none" w:sz="0" w:space="0" w:color="auto"/>
      </w:divBdr>
    </w:div>
    <w:div w:id="1855532811">
      <w:bodyDiv w:val="1"/>
      <w:marLeft w:val="0"/>
      <w:marRight w:val="0"/>
      <w:marTop w:val="0"/>
      <w:marBottom w:val="0"/>
      <w:divBdr>
        <w:top w:val="none" w:sz="0" w:space="0" w:color="auto"/>
        <w:left w:val="none" w:sz="0" w:space="0" w:color="auto"/>
        <w:bottom w:val="none" w:sz="0" w:space="0" w:color="auto"/>
        <w:right w:val="none" w:sz="0" w:space="0" w:color="auto"/>
      </w:divBdr>
    </w:div>
    <w:div w:id="1858615877">
      <w:bodyDiv w:val="1"/>
      <w:marLeft w:val="0"/>
      <w:marRight w:val="0"/>
      <w:marTop w:val="0"/>
      <w:marBottom w:val="0"/>
      <w:divBdr>
        <w:top w:val="none" w:sz="0" w:space="0" w:color="auto"/>
        <w:left w:val="none" w:sz="0" w:space="0" w:color="auto"/>
        <w:bottom w:val="none" w:sz="0" w:space="0" w:color="auto"/>
        <w:right w:val="none" w:sz="0" w:space="0" w:color="auto"/>
      </w:divBdr>
    </w:div>
    <w:div w:id="1860853685">
      <w:bodyDiv w:val="1"/>
      <w:marLeft w:val="0"/>
      <w:marRight w:val="0"/>
      <w:marTop w:val="0"/>
      <w:marBottom w:val="0"/>
      <w:divBdr>
        <w:top w:val="none" w:sz="0" w:space="0" w:color="auto"/>
        <w:left w:val="none" w:sz="0" w:space="0" w:color="auto"/>
        <w:bottom w:val="none" w:sz="0" w:space="0" w:color="auto"/>
        <w:right w:val="none" w:sz="0" w:space="0" w:color="auto"/>
      </w:divBdr>
    </w:div>
    <w:div w:id="1872036928">
      <w:bodyDiv w:val="1"/>
      <w:marLeft w:val="0"/>
      <w:marRight w:val="0"/>
      <w:marTop w:val="0"/>
      <w:marBottom w:val="0"/>
      <w:divBdr>
        <w:top w:val="none" w:sz="0" w:space="0" w:color="auto"/>
        <w:left w:val="none" w:sz="0" w:space="0" w:color="auto"/>
        <w:bottom w:val="none" w:sz="0" w:space="0" w:color="auto"/>
        <w:right w:val="none" w:sz="0" w:space="0" w:color="auto"/>
      </w:divBdr>
    </w:div>
    <w:div w:id="1874152294">
      <w:bodyDiv w:val="1"/>
      <w:marLeft w:val="0"/>
      <w:marRight w:val="0"/>
      <w:marTop w:val="0"/>
      <w:marBottom w:val="0"/>
      <w:divBdr>
        <w:top w:val="none" w:sz="0" w:space="0" w:color="auto"/>
        <w:left w:val="none" w:sz="0" w:space="0" w:color="auto"/>
        <w:bottom w:val="none" w:sz="0" w:space="0" w:color="auto"/>
        <w:right w:val="none" w:sz="0" w:space="0" w:color="auto"/>
      </w:divBdr>
    </w:div>
    <w:div w:id="1875146334">
      <w:bodyDiv w:val="1"/>
      <w:marLeft w:val="0"/>
      <w:marRight w:val="0"/>
      <w:marTop w:val="0"/>
      <w:marBottom w:val="0"/>
      <w:divBdr>
        <w:top w:val="none" w:sz="0" w:space="0" w:color="auto"/>
        <w:left w:val="none" w:sz="0" w:space="0" w:color="auto"/>
        <w:bottom w:val="none" w:sz="0" w:space="0" w:color="auto"/>
        <w:right w:val="none" w:sz="0" w:space="0" w:color="auto"/>
      </w:divBdr>
      <w:divsChild>
        <w:div w:id="65499117">
          <w:marLeft w:val="0"/>
          <w:marRight w:val="0"/>
          <w:marTop w:val="0"/>
          <w:marBottom w:val="0"/>
          <w:divBdr>
            <w:top w:val="none" w:sz="0" w:space="0" w:color="auto"/>
            <w:left w:val="none" w:sz="0" w:space="0" w:color="auto"/>
            <w:bottom w:val="none" w:sz="0" w:space="0" w:color="auto"/>
            <w:right w:val="none" w:sz="0" w:space="0" w:color="auto"/>
          </w:divBdr>
        </w:div>
        <w:div w:id="199586572">
          <w:marLeft w:val="0"/>
          <w:marRight w:val="0"/>
          <w:marTop w:val="0"/>
          <w:marBottom w:val="0"/>
          <w:divBdr>
            <w:top w:val="none" w:sz="0" w:space="0" w:color="auto"/>
            <w:left w:val="none" w:sz="0" w:space="0" w:color="auto"/>
            <w:bottom w:val="none" w:sz="0" w:space="0" w:color="auto"/>
            <w:right w:val="none" w:sz="0" w:space="0" w:color="auto"/>
          </w:divBdr>
        </w:div>
        <w:div w:id="475798169">
          <w:marLeft w:val="0"/>
          <w:marRight w:val="0"/>
          <w:marTop w:val="0"/>
          <w:marBottom w:val="0"/>
          <w:divBdr>
            <w:top w:val="none" w:sz="0" w:space="0" w:color="auto"/>
            <w:left w:val="none" w:sz="0" w:space="0" w:color="auto"/>
            <w:bottom w:val="none" w:sz="0" w:space="0" w:color="auto"/>
            <w:right w:val="none" w:sz="0" w:space="0" w:color="auto"/>
          </w:divBdr>
        </w:div>
        <w:div w:id="1039085288">
          <w:marLeft w:val="0"/>
          <w:marRight w:val="0"/>
          <w:marTop w:val="0"/>
          <w:marBottom w:val="0"/>
          <w:divBdr>
            <w:top w:val="none" w:sz="0" w:space="0" w:color="auto"/>
            <w:left w:val="none" w:sz="0" w:space="0" w:color="auto"/>
            <w:bottom w:val="none" w:sz="0" w:space="0" w:color="auto"/>
            <w:right w:val="none" w:sz="0" w:space="0" w:color="auto"/>
          </w:divBdr>
        </w:div>
        <w:div w:id="1116413670">
          <w:marLeft w:val="0"/>
          <w:marRight w:val="0"/>
          <w:marTop w:val="0"/>
          <w:marBottom w:val="0"/>
          <w:divBdr>
            <w:top w:val="none" w:sz="0" w:space="0" w:color="auto"/>
            <w:left w:val="none" w:sz="0" w:space="0" w:color="auto"/>
            <w:bottom w:val="none" w:sz="0" w:space="0" w:color="auto"/>
            <w:right w:val="none" w:sz="0" w:space="0" w:color="auto"/>
          </w:divBdr>
        </w:div>
        <w:div w:id="1125586637">
          <w:marLeft w:val="0"/>
          <w:marRight w:val="0"/>
          <w:marTop w:val="0"/>
          <w:marBottom w:val="0"/>
          <w:divBdr>
            <w:top w:val="none" w:sz="0" w:space="0" w:color="auto"/>
            <w:left w:val="none" w:sz="0" w:space="0" w:color="auto"/>
            <w:bottom w:val="none" w:sz="0" w:space="0" w:color="auto"/>
            <w:right w:val="none" w:sz="0" w:space="0" w:color="auto"/>
          </w:divBdr>
        </w:div>
        <w:div w:id="1848397062">
          <w:marLeft w:val="0"/>
          <w:marRight w:val="0"/>
          <w:marTop w:val="0"/>
          <w:marBottom w:val="0"/>
          <w:divBdr>
            <w:top w:val="none" w:sz="0" w:space="0" w:color="auto"/>
            <w:left w:val="none" w:sz="0" w:space="0" w:color="auto"/>
            <w:bottom w:val="none" w:sz="0" w:space="0" w:color="auto"/>
            <w:right w:val="none" w:sz="0" w:space="0" w:color="auto"/>
          </w:divBdr>
        </w:div>
        <w:div w:id="2147090819">
          <w:marLeft w:val="0"/>
          <w:marRight w:val="0"/>
          <w:marTop w:val="0"/>
          <w:marBottom w:val="0"/>
          <w:divBdr>
            <w:top w:val="none" w:sz="0" w:space="0" w:color="auto"/>
            <w:left w:val="none" w:sz="0" w:space="0" w:color="auto"/>
            <w:bottom w:val="none" w:sz="0" w:space="0" w:color="auto"/>
            <w:right w:val="none" w:sz="0" w:space="0" w:color="auto"/>
          </w:divBdr>
        </w:div>
      </w:divsChild>
    </w:div>
    <w:div w:id="1875460115">
      <w:bodyDiv w:val="1"/>
      <w:marLeft w:val="0"/>
      <w:marRight w:val="0"/>
      <w:marTop w:val="0"/>
      <w:marBottom w:val="0"/>
      <w:divBdr>
        <w:top w:val="none" w:sz="0" w:space="0" w:color="auto"/>
        <w:left w:val="none" w:sz="0" w:space="0" w:color="auto"/>
        <w:bottom w:val="none" w:sz="0" w:space="0" w:color="auto"/>
        <w:right w:val="none" w:sz="0" w:space="0" w:color="auto"/>
      </w:divBdr>
    </w:div>
    <w:div w:id="1876387409">
      <w:bodyDiv w:val="1"/>
      <w:marLeft w:val="0"/>
      <w:marRight w:val="0"/>
      <w:marTop w:val="0"/>
      <w:marBottom w:val="0"/>
      <w:divBdr>
        <w:top w:val="none" w:sz="0" w:space="0" w:color="auto"/>
        <w:left w:val="none" w:sz="0" w:space="0" w:color="auto"/>
        <w:bottom w:val="none" w:sz="0" w:space="0" w:color="auto"/>
        <w:right w:val="none" w:sz="0" w:space="0" w:color="auto"/>
      </w:divBdr>
      <w:divsChild>
        <w:div w:id="16470325">
          <w:marLeft w:val="480"/>
          <w:marRight w:val="0"/>
          <w:marTop w:val="0"/>
          <w:marBottom w:val="0"/>
          <w:divBdr>
            <w:top w:val="none" w:sz="0" w:space="0" w:color="auto"/>
            <w:left w:val="none" w:sz="0" w:space="0" w:color="auto"/>
            <w:bottom w:val="none" w:sz="0" w:space="0" w:color="auto"/>
            <w:right w:val="none" w:sz="0" w:space="0" w:color="auto"/>
          </w:divBdr>
        </w:div>
        <w:div w:id="41373433">
          <w:marLeft w:val="480"/>
          <w:marRight w:val="0"/>
          <w:marTop w:val="0"/>
          <w:marBottom w:val="0"/>
          <w:divBdr>
            <w:top w:val="none" w:sz="0" w:space="0" w:color="auto"/>
            <w:left w:val="none" w:sz="0" w:space="0" w:color="auto"/>
            <w:bottom w:val="none" w:sz="0" w:space="0" w:color="auto"/>
            <w:right w:val="none" w:sz="0" w:space="0" w:color="auto"/>
          </w:divBdr>
        </w:div>
        <w:div w:id="249196865">
          <w:marLeft w:val="480"/>
          <w:marRight w:val="0"/>
          <w:marTop w:val="0"/>
          <w:marBottom w:val="0"/>
          <w:divBdr>
            <w:top w:val="none" w:sz="0" w:space="0" w:color="auto"/>
            <w:left w:val="none" w:sz="0" w:space="0" w:color="auto"/>
            <w:bottom w:val="none" w:sz="0" w:space="0" w:color="auto"/>
            <w:right w:val="none" w:sz="0" w:space="0" w:color="auto"/>
          </w:divBdr>
        </w:div>
        <w:div w:id="479540963">
          <w:marLeft w:val="480"/>
          <w:marRight w:val="0"/>
          <w:marTop w:val="0"/>
          <w:marBottom w:val="0"/>
          <w:divBdr>
            <w:top w:val="none" w:sz="0" w:space="0" w:color="auto"/>
            <w:left w:val="none" w:sz="0" w:space="0" w:color="auto"/>
            <w:bottom w:val="none" w:sz="0" w:space="0" w:color="auto"/>
            <w:right w:val="none" w:sz="0" w:space="0" w:color="auto"/>
          </w:divBdr>
        </w:div>
        <w:div w:id="667170333">
          <w:marLeft w:val="480"/>
          <w:marRight w:val="0"/>
          <w:marTop w:val="0"/>
          <w:marBottom w:val="0"/>
          <w:divBdr>
            <w:top w:val="none" w:sz="0" w:space="0" w:color="auto"/>
            <w:left w:val="none" w:sz="0" w:space="0" w:color="auto"/>
            <w:bottom w:val="none" w:sz="0" w:space="0" w:color="auto"/>
            <w:right w:val="none" w:sz="0" w:space="0" w:color="auto"/>
          </w:divBdr>
        </w:div>
        <w:div w:id="1096513347">
          <w:marLeft w:val="480"/>
          <w:marRight w:val="0"/>
          <w:marTop w:val="0"/>
          <w:marBottom w:val="0"/>
          <w:divBdr>
            <w:top w:val="none" w:sz="0" w:space="0" w:color="auto"/>
            <w:left w:val="none" w:sz="0" w:space="0" w:color="auto"/>
            <w:bottom w:val="none" w:sz="0" w:space="0" w:color="auto"/>
            <w:right w:val="none" w:sz="0" w:space="0" w:color="auto"/>
          </w:divBdr>
        </w:div>
        <w:div w:id="1234393774">
          <w:marLeft w:val="480"/>
          <w:marRight w:val="0"/>
          <w:marTop w:val="0"/>
          <w:marBottom w:val="0"/>
          <w:divBdr>
            <w:top w:val="none" w:sz="0" w:space="0" w:color="auto"/>
            <w:left w:val="none" w:sz="0" w:space="0" w:color="auto"/>
            <w:bottom w:val="none" w:sz="0" w:space="0" w:color="auto"/>
            <w:right w:val="none" w:sz="0" w:space="0" w:color="auto"/>
          </w:divBdr>
        </w:div>
        <w:div w:id="1327593640">
          <w:marLeft w:val="480"/>
          <w:marRight w:val="0"/>
          <w:marTop w:val="0"/>
          <w:marBottom w:val="0"/>
          <w:divBdr>
            <w:top w:val="none" w:sz="0" w:space="0" w:color="auto"/>
            <w:left w:val="none" w:sz="0" w:space="0" w:color="auto"/>
            <w:bottom w:val="none" w:sz="0" w:space="0" w:color="auto"/>
            <w:right w:val="none" w:sz="0" w:space="0" w:color="auto"/>
          </w:divBdr>
        </w:div>
        <w:div w:id="1343581611">
          <w:marLeft w:val="480"/>
          <w:marRight w:val="0"/>
          <w:marTop w:val="0"/>
          <w:marBottom w:val="0"/>
          <w:divBdr>
            <w:top w:val="none" w:sz="0" w:space="0" w:color="auto"/>
            <w:left w:val="none" w:sz="0" w:space="0" w:color="auto"/>
            <w:bottom w:val="none" w:sz="0" w:space="0" w:color="auto"/>
            <w:right w:val="none" w:sz="0" w:space="0" w:color="auto"/>
          </w:divBdr>
        </w:div>
        <w:div w:id="1350794795">
          <w:marLeft w:val="480"/>
          <w:marRight w:val="0"/>
          <w:marTop w:val="0"/>
          <w:marBottom w:val="0"/>
          <w:divBdr>
            <w:top w:val="none" w:sz="0" w:space="0" w:color="auto"/>
            <w:left w:val="none" w:sz="0" w:space="0" w:color="auto"/>
            <w:bottom w:val="none" w:sz="0" w:space="0" w:color="auto"/>
            <w:right w:val="none" w:sz="0" w:space="0" w:color="auto"/>
          </w:divBdr>
        </w:div>
        <w:div w:id="1602180035">
          <w:marLeft w:val="480"/>
          <w:marRight w:val="0"/>
          <w:marTop w:val="0"/>
          <w:marBottom w:val="0"/>
          <w:divBdr>
            <w:top w:val="none" w:sz="0" w:space="0" w:color="auto"/>
            <w:left w:val="none" w:sz="0" w:space="0" w:color="auto"/>
            <w:bottom w:val="none" w:sz="0" w:space="0" w:color="auto"/>
            <w:right w:val="none" w:sz="0" w:space="0" w:color="auto"/>
          </w:divBdr>
        </w:div>
        <w:div w:id="1748569968">
          <w:marLeft w:val="480"/>
          <w:marRight w:val="0"/>
          <w:marTop w:val="0"/>
          <w:marBottom w:val="0"/>
          <w:divBdr>
            <w:top w:val="none" w:sz="0" w:space="0" w:color="auto"/>
            <w:left w:val="none" w:sz="0" w:space="0" w:color="auto"/>
            <w:bottom w:val="none" w:sz="0" w:space="0" w:color="auto"/>
            <w:right w:val="none" w:sz="0" w:space="0" w:color="auto"/>
          </w:divBdr>
        </w:div>
        <w:div w:id="1820807519">
          <w:marLeft w:val="480"/>
          <w:marRight w:val="0"/>
          <w:marTop w:val="0"/>
          <w:marBottom w:val="0"/>
          <w:divBdr>
            <w:top w:val="none" w:sz="0" w:space="0" w:color="auto"/>
            <w:left w:val="none" w:sz="0" w:space="0" w:color="auto"/>
            <w:bottom w:val="none" w:sz="0" w:space="0" w:color="auto"/>
            <w:right w:val="none" w:sz="0" w:space="0" w:color="auto"/>
          </w:divBdr>
        </w:div>
        <w:div w:id="1959604360">
          <w:marLeft w:val="480"/>
          <w:marRight w:val="0"/>
          <w:marTop w:val="0"/>
          <w:marBottom w:val="0"/>
          <w:divBdr>
            <w:top w:val="none" w:sz="0" w:space="0" w:color="auto"/>
            <w:left w:val="none" w:sz="0" w:space="0" w:color="auto"/>
            <w:bottom w:val="none" w:sz="0" w:space="0" w:color="auto"/>
            <w:right w:val="none" w:sz="0" w:space="0" w:color="auto"/>
          </w:divBdr>
        </w:div>
        <w:div w:id="1961296019">
          <w:marLeft w:val="480"/>
          <w:marRight w:val="0"/>
          <w:marTop w:val="0"/>
          <w:marBottom w:val="0"/>
          <w:divBdr>
            <w:top w:val="none" w:sz="0" w:space="0" w:color="auto"/>
            <w:left w:val="none" w:sz="0" w:space="0" w:color="auto"/>
            <w:bottom w:val="none" w:sz="0" w:space="0" w:color="auto"/>
            <w:right w:val="none" w:sz="0" w:space="0" w:color="auto"/>
          </w:divBdr>
        </w:div>
      </w:divsChild>
    </w:div>
    <w:div w:id="1878859469">
      <w:bodyDiv w:val="1"/>
      <w:marLeft w:val="0"/>
      <w:marRight w:val="0"/>
      <w:marTop w:val="0"/>
      <w:marBottom w:val="0"/>
      <w:divBdr>
        <w:top w:val="none" w:sz="0" w:space="0" w:color="auto"/>
        <w:left w:val="none" w:sz="0" w:space="0" w:color="auto"/>
        <w:bottom w:val="none" w:sz="0" w:space="0" w:color="auto"/>
        <w:right w:val="none" w:sz="0" w:space="0" w:color="auto"/>
      </w:divBdr>
    </w:div>
    <w:div w:id="1878930929">
      <w:bodyDiv w:val="1"/>
      <w:marLeft w:val="0"/>
      <w:marRight w:val="0"/>
      <w:marTop w:val="0"/>
      <w:marBottom w:val="0"/>
      <w:divBdr>
        <w:top w:val="none" w:sz="0" w:space="0" w:color="auto"/>
        <w:left w:val="none" w:sz="0" w:space="0" w:color="auto"/>
        <w:bottom w:val="none" w:sz="0" w:space="0" w:color="auto"/>
        <w:right w:val="none" w:sz="0" w:space="0" w:color="auto"/>
      </w:divBdr>
    </w:div>
    <w:div w:id="1879582322">
      <w:bodyDiv w:val="1"/>
      <w:marLeft w:val="0"/>
      <w:marRight w:val="0"/>
      <w:marTop w:val="0"/>
      <w:marBottom w:val="0"/>
      <w:divBdr>
        <w:top w:val="none" w:sz="0" w:space="0" w:color="auto"/>
        <w:left w:val="none" w:sz="0" w:space="0" w:color="auto"/>
        <w:bottom w:val="none" w:sz="0" w:space="0" w:color="auto"/>
        <w:right w:val="none" w:sz="0" w:space="0" w:color="auto"/>
      </w:divBdr>
      <w:divsChild>
        <w:div w:id="79254699">
          <w:marLeft w:val="480"/>
          <w:marRight w:val="0"/>
          <w:marTop w:val="0"/>
          <w:marBottom w:val="0"/>
          <w:divBdr>
            <w:top w:val="none" w:sz="0" w:space="0" w:color="auto"/>
            <w:left w:val="none" w:sz="0" w:space="0" w:color="auto"/>
            <w:bottom w:val="none" w:sz="0" w:space="0" w:color="auto"/>
            <w:right w:val="none" w:sz="0" w:space="0" w:color="auto"/>
          </w:divBdr>
        </w:div>
        <w:div w:id="429737759">
          <w:marLeft w:val="480"/>
          <w:marRight w:val="0"/>
          <w:marTop w:val="0"/>
          <w:marBottom w:val="0"/>
          <w:divBdr>
            <w:top w:val="none" w:sz="0" w:space="0" w:color="auto"/>
            <w:left w:val="none" w:sz="0" w:space="0" w:color="auto"/>
            <w:bottom w:val="none" w:sz="0" w:space="0" w:color="auto"/>
            <w:right w:val="none" w:sz="0" w:space="0" w:color="auto"/>
          </w:divBdr>
        </w:div>
        <w:div w:id="626399673">
          <w:marLeft w:val="480"/>
          <w:marRight w:val="0"/>
          <w:marTop w:val="0"/>
          <w:marBottom w:val="0"/>
          <w:divBdr>
            <w:top w:val="none" w:sz="0" w:space="0" w:color="auto"/>
            <w:left w:val="none" w:sz="0" w:space="0" w:color="auto"/>
            <w:bottom w:val="none" w:sz="0" w:space="0" w:color="auto"/>
            <w:right w:val="none" w:sz="0" w:space="0" w:color="auto"/>
          </w:divBdr>
        </w:div>
        <w:div w:id="648902177">
          <w:marLeft w:val="480"/>
          <w:marRight w:val="0"/>
          <w:marTop w:val="0"/>
          <w:marBottom w:val="0"/>
          <w:divBdr>
            <w:top w:val="none" w:sz="0" w:space="0" w:color="auto"/>
            <w:left w:val="none" w:sz="0" w:space="0" w:color="auto"/>
            <w:bottom w:val="none" w:sz="0" w:space="0" w:color="auto"/>
            <w:right w:val="none" w:sz="0" w:space="0" w:color="auto"/>
          </w:divBdr>
        </w:div>
        <w:div w:id="1039016335">
          <w:marLeft w:val="480"/>
          <w:marRight w:val="0"/>
          <w:marTop w:val="0"/>
          <w:marBottom w:val="0"/>
          <w:divBdr>
            <w:top w:val="none" w:sz="0" w:space="0" w:color="auto"/>
            <w:left w:val="none" w:sz="0" w:space="0" w:color="auto"/>
            <w:bottom w:val="none" w:sz="0" w:space="0" w:color="auto"/>
            <w:right w:val="none" w:sz="0" w:space="0" w:color="auto"/>
          </w:divBdr>
        </w:div>
        <w:div w:id="1114403652">
          <w:marLeft w:val="480"/>
          <w:marRight w:val="0"/>
          <w:marTop w:val="0"/>
          <w:marBottom w:val="0"/>
          <w:divBdr>
            <w:top w:val="none" w:sz="0" w:space="0" w:color="auto"/>
            <w:left w:val="none" w:sz="0" w:space="0" w:color="auto"/>
            <w:bottom w:val="none" w:sz="0" w:space="0" w:color="auto"/>
            <w:right w:val="none" w:sz="0" w:space="0" w:color="auto"/>
          </w:divBdr>
        </w:div>
        <w:div w:id="1419256121">
          <w:marLeft w:val="480"/>
          <w:marRight w:val="0"/>
          <w:marTop w:val="0"/>
          <w:marBottom w:val="0"/>
          <w:divBdr>
            <w:top w:val="none" w:sz="0" w:space="0" w:color="auto"/>
            <w:left w:val="none" w:sz="0" w:space="0" w:color="auto"/>
            <w:bottom w:val="none" w:sz="0" w:space="0" w:color="auto"/>
            <w:right w:val="none" w:sz="0" w:space="0" w:color="auto"/>
          </w:divBdr>
        </w:div>
        <w:div w:id="1579829608">
          <w:marLeft w:val="480"/>
          <w:marRight w:val="0"/>
          <w:marTop w:val="0"/>
          <w:marBottom w:val="0"/>
          <w:divBdr>
            <w:top w:val="none" w:sz="0" w:space="0" w:color="auto"/>
            <w:left w:val="none" w:sz="0" w:space="0" w:color="auto"/>
            <w:bottom w:val="none" w:sz="0" w:space="0" w:color="auto"/>
            <w:right w:val="none" w:sz="0" w:space="0" w:color="auto"/>
          </w:divBdr>
        </w:div>
        <w:div w:id="1858882931">
          <w:marLeft w:val="480"/>
          <w:marRight w:val="0"/>
          <w:marTop w:val="0"/>
          <w:marBottom w:val="0"/>
          <w:divBdr>
            <w:top w:val="none" w:sz="0" w:space="0" w:color="auto"/>
            <w:left w:val="none" w:sz="0" w:space="0" w:color="auto"/>
            <w:bottom w:val="none" w:sz="0" w:space="0" w:color="auto"/>
            <w:right w:val="none" w:sz="0" w:space="0" w:color="auto"/>
          </w:divBdr>
        </w:div>
        <w:div w:id="1949854667">
          <w:marLeft w:val="480"/>
          <w:marRight w:val="0"/>
          <w:marTop w:val="0"/>
          <w:marBottom w:val="0"/>
          <w:divBdr>
            <w:top w:val="none" w:sz="0" w:space="0" w:color="auto"/>
            <w:left w:val="none" w:sz="0" w:space="0" w:color="auto"/>
            <w:bottom w:val="none" w:sz="0" w:space="0" w:color="auto"/>
            <w:right w:val="none" w:sz="0" w:space="0" w:color="auto"/>
          </w:divBdr>
        </w:div>
        <w:div w:id="2137334537">
          <w:marLeft w:val="480"/>
          <w:marRight w:val="0"/>
          <w:marTop w:val="0"/>
          <w:marBottom w:val="0"/>
          <w:divBdr>
            <w:top w:val="none" w:sz="0" w:space="0" w:color="auto"/>
            <w:left w:val="none" w:sz="0" w:space="0" w:color="auto"/>
            <w:bottom w:val="none" w:sz="0" w:space="0" w:color="auto"/>
            <w:right w:val="none" w:sz="0" w:space="0" w:color="auto"/>
          </w:divBdr>
        </w:div>
      </w:divsChild>
    </w:div>
    <w:div w:id="1886482413">
      <w:bodyDiv w:val="1"/>
      <w:marLeft w:val="0"/>
      <w:marRight w:val="0"/>
      <w:marTop w:val="0"/>
      <w:marBottom w:val="0"/>
      <w:divBdr>
        <w:top w:val="none" w:sz="0" w:space="0" w:color="auto"/>
        <w:left w:val="none" w:sz="0" w:space="0" w:color="auto"/>
        <w:bottom w:val="none" w:sz="0" w:space="0" w:color="auto"/>
        <w:right w:val="none" w:sz="0" w:space="0" w:color="auto"/>
      </w:divBdr>
    </w:div>
    <w:div w:id="1888028159">
      <w:bodyDiv w:val="1"/>
      <w:marLeft w:val="0"/>
      <w:marRight w:val="0"/>
      <w:marTop w:val="0"/>
      <w:marBottom w:val="0"/>
      <w:divBdr>
        <w:top w:val="none" w:sz="0" w:space="0" w:color="auto"/>
        <w:left w:val="none" w:sz="0" w:space="0" w:color="auto"/>
        <w:bottom w:val="none" w:sz="0" w:space="0" w:color="auto"/>
        <w:right w:val="none" w:sz="0" w:space="0" w:color="auto"/>
      </w:divBdr>
      <w:divsChild>
        <w:div w:id="137187371">
          <w:marLeft w:val="480"/>
          <w:marRight w:val="0"/>
          <w:marTop w:val="0"/>
          <w:marBottom w:val="0"/>
          <w:divBdr>
            <w:top w:val="none" w:sz="0" w:space="0" w:color="auto"/>
            <w:left w:val="none" w:sz="0" w:space="0" w:color="auto"/>
            <w:bottom w:val="none" w:sz="0" w:space="0" w:color="auto"/>
            <w:right w:val="none" w:sz="0" w:space="0" w:color="auto"/>
          </w:divBdr>
        </w:div>
        <w:div w:id="163251489">
          <w:marLeft w:val="480"/>
          <w:marRight w:val="0"/>
          <w:marTop w:val="0"/>
          <w:marBottom w:val="0"/>
          <w:divBdr>
            <w:top w:val="none" w:sz="0" w:space="0" w:color="auto"/>
            <w:left w:val="none" w:sz="0" w:space="0" w:color="auto"/>
            <w:bottom w:val="none" w:sz="0" w:space="0" w:color="auto"/>
            <w:right w:val="none" w:sz="0" w:space="0" w:color="auto"/>
          </w:divBdr>
        </w:div>
        <w:div w:id="238641710">
          <w:marLeft w:val="480"/>
          <w:marRight w:val="0"/>
          <w:marTop w:val="0"/>
          <w:marBottom w:val="0"/>
          <w:divBdr>
            <w:top w:val="none" w:sz="0" w:space="0" w:color="auto"/>
            <w:left w:val="none" w:sz="0" w:space="0" w:color="auto"/>
            <w:bottom w:val="none" w:sz="0" w:space="0" w:color="auto"/>
            <w:right w:val="none" w:sz="0" w:space="0" w:color="auto"/>
          </w:divBdr>
        </w:div>
        <w:div w:id="251666972">
          <w:marLeft w:val="480"/>
          <w:marRight w:val="0"/>
          <w:marTop w:val="0"/>
          <w:marBottom w:val="0"/>
          <w:divBdr>
            <w:top w:val="none" w:sz="0" w:space="0" w:color="auto"/>
            <w:left w:val="none" w:sz="0" w:space="0" w:color="auto"/>
            <w:bottom w:val="none" w:sz="0" w:space="0" w:color="auto"/>
            <w:right w:val="none" w:sz="0" w:space="0" w:color="auto"/>
          </w:divBdr>
        </w:div>
        <w:div w:id="419836318">
          <w:marLeft w:val="480"/>
          <w:marRight w:val="0"/>
          <w:marTop w:val="0"/>
          <w:marBottom w:val="0"/>
          <w:divBdr>
            <w:top w:val="none" w:sz="0" w:space="0" w:color="auto"/>
            <w:left w:val="none" w:sz="0" w:space="0" w:color="auto"/>
            <w:bottom w:val="none" w:sz="0" w:space="0" w:color="auto"/>
            <w:right w:val="none" w:sz="0" w:space="0" w:color="auto"/>
          </w:divBdr>
        </w:div>
        <w:div w:id="515385106">
          <w:marLeft w:val="480"/>
          <w:marRight w:val="0"/>
          <w:marTop w:val="0"/>
          <w:marBottom w:val="0"/>
          <w:divBdr>
            <w:top w:val="none" w:sz="0" w:space="0" w:color="auto"/>
            <w:left w:val="none" w:sz="0" w:space="0" w:color="auto"/>
            <w:bottom w:val="none" w:sz="0" w:space="0" w:color="auto"/>
            <w:right w:val="none" w:sz="0" w:space="0" w:color="auto"/>
          </w:divBdr>
        </w:div>
        <w:div w:id="595673420">
          <w:marLeft w:val="480"/>
          <w:marRight w:val="0"/>
          <w:marTop w:val="0"/>
          <w:marBottom w:val="0"/>
          <w:divBdr>
            <w:top w:val="none" w:sz="0" w:space="0" w:color="auto"/>
            <w:left w:val="none" w:sz="0" w:space="0" w:color="auto"/>
            <w:bottom w:val="none" w:sz="0" w:space="0" w:color="auto"/>
            <w:right w:val="none" w:sz="0" w:space="0" w:color="auto"/>
          </w:divBdr>
        </w:div>
        <w:div w:id="655647370">
          <w:marLeft w:val="480"/>
          <w:marRight w:val="0"/>
          <w:marTop w:val="0"/>
          <w:marBottom w:val="0"/>
          <w:divBdr>
            <w:top w:val="none" w:sz="0" w:space="0" w:color="auto"/>
            <w:left w:val="none" w:sz="0" w:space="0" w:color="auto"/>
            <w:bottom w:val="none" w:sz="0" w:space="0" w:color="auto"/>
            <w:right w:val="none" w:sz="0" w:space="0" w:color="auto"/>
          </w:divBdr>
        </w:div>
        <w:div w:id="684405695">
          <w:marLeft w:val="480"/>
          <w:marRight w:val="0"/>
          <w:marTop w:val="0"/>
          <w:marBottom w:val="0"/>
          <w:divBdr>
            <w:top w:val="none" w:sz="0" w:space="0" w:color="auto"/>
            <w:left w:val="none" w:sz="0" w:space="0" w:color="auto"/>
            <w:bottom w:val="none" w:sz="0" w:space="0" w:color="auto"/>
            <w:right w:val="none" w:sz="0" w:space="0" w:color="auto"/>
          </w:divBdr>
        </w:div>
        <w:div w:id="689333365">
          <w:marLeft w:val="480"/>
          <w:marRight w:val="0"/>
          <w:marTop w:val="0"/>
          <w:marBottom w:val="0"/>
          <w:divBdr>
            <w:top w:val="none" w:sz="0" w:space="0" w:color="auto"/>
            <w:left w:val="none" w:sz="0" w:space="0" w:color="auto"/>
            <w:bottom w:val="none" w:sz="0" w:space="0" w:color="auto"/>
            <w:right w:val="none" w:sz="0" w:space="0" w:color="auto"/>
          </w:divBdr>
        </w:div>
        <w:div w:id="704789610">
          <w:marLeft w:val="480"/>
          <w:marRight w:val="0"/>
          <w:marTop w:val="0"/>
          <w:marBottom w:val="0"/>
          <w:divBdr>
            <w:top w:val="none" w:sz="0" w:space="0" w:color="auto"/>
            <w:left w:val="none" w:sz="0" w:space="0" w:color="auto"/>
            <w:bottom w:val="none" w:sz="0" w:space="0" w:color="auto"/>
            <w:right w:val="none" w:sz="0" w:space="0" w:color="auto"/>
          </w:divBdr>
        </w:div>
        <w:div w:id="731463792">
          <w:marLeft w:val="480"/>
          <w:marRight w:val="0"/>
          <w:marTop w:val="0"/>
          <w:marBottom w:val="0"/>
          <w:divBdr>
            <w:top w:val="none" w:sz="0" w:space="0" w:color="auto"/>
            <w:left w:val="none" w:sz="0" w:space="0" w:color="auto"/>
            <w:bottom w:val="none" w:sz="0" w:space="0" w:color="auto"/>
            <w:right w:val="none" w:sz="0" w:space="0" w:color="auto"/>
          </w:divBdr>
        </w:div>
        <w:div w:id="755789903">
          <w:marLeft w:val="480"/>
          <w:marRight w:val="0"/>
          <w:marTop w:val="0"/>
          <w:marBottom w:val="0"/>
          <w:divBdr>
            <w:top w:val="none" w:sz="0" w:space="0" w:color="auto"/>
            <w:left w:val="none" w:sz="0" w:space="0" w:color="auto"/>
            <w:bottom w:val="none" w:sz="0" w:space="0" w:color="auto"/>
            <w:right w:val="none" w:sz="0" w:space="0" w:color="auto"/>
          </w:divBdr>
        </w:div>
        <w:div w:id="812647200">
          <w:marLeft w:val="480"/>
          <w:marRight w:val="0"/>
          <w:marTop w:val="0"/>
          <w:marBottom w:val="0"/>
          <w:divBdr>
            <w:top w:val="none" w:sz="0" w:space="0" w:color="auto"/>
            <w:left w:val="none" w:sz="0" w:space="0" w:color="auto"/>
            <w:bottom w:val="none" w:sz="0" w:space="0" w:color="auto"/>
            <w:right w:val="none" w:sz="0" w:space="0" w:color="auto"/>
          </w:divBdr>
        </w:div>
        <w:div w:id="918639032">
          <w:marLeft w:val="480"/>
          <w:marRight w:val="0"/>
          <w:marTop w:val="0"/>
          <w:marBottom w:val="0"/>
          <w:divBdr>
            <w:top w:val="none" w:sz="0" w:space="0" w:color="auto"/>
            <w:left w:val="none" w:sz="0" w:space="0" w:color="auto"/>
            <w:bottom w:val="none" w:sz="0" w:space="0" w:color="auto"/>
            <w:right w:val="none" w:sz="0" w:space="0" w:color="auto"/>
          </w:divBdr>
        </w:div>
        <w:div w:id="946887214">
          <w:marLeft w:val="480"/>
          <w:marRight w:val="0"/>
          <w:marTop w:val="0"/>
          <w:marBottom w:val="0"/>
          <w:divBdr>
            <w:top w:val="none" w:sz="0" w:space="0" w:color="auto"/>
            <w:left w:val="none" w:sz="0" w:space="0" w:color="auto"/>
            <w:bottom w:val="none" w:sz="0" w:space="0" w:color="auto"/>
            <w:right w:val="none" w:sz="0" w:space="0" w:color="auto"/>
          </w:divBdr>
        </w:div>
        <w:div w:id="951473586">
          <w:marLeft w:val="480"/>
          <w:marRight w:val="0"/>
          <w:marTop w:val="0"/>
          <w:marBottom w:val="0"/>
          <w:divBdr>
            <w:top w:val="none" w:sz="0" w:space="0" w:color="auto"/>
            <w:left w:val="none" w:sz="0" w:space="0" w:color="auto"/>
            <w:bottom w:val="none" w:sz="0" w:space="0" w:color="auto"/>
            <w:right w:val="none" w:sz="0" w:space="0" w:color="auto"/>
          </w:divBdr>
        </w:div>
        <w:div w:id="991567167">
          <w:marLeft w:val="480"/>
          <w:marRight w:val="0"/>
          <w:marTop w:val="0"/>
          <w:marBottom w:val="0"/>
          <w:divBdr>
            <w:top w:val="none" w:sz="0" w:space="0" w:color="auto"/>
            <w:left w:val="none" w:sz="0" w:space="0" w:color="auto"/>
            <w:bottom w:val="none" w:sz="0" w:space="0" w:color="auto"/>
            <w:right w:val="none" w:sz="0" w:space="0" w:color="auto"/>
          </w:divBdr>
        </w:div>
        <w:div w:id="1007176574">
          <w:marLeft w:val="480"/>
          <w:marRight w:val="0"/>
          <w:marTop w:val="0"/>
          <w:marBottom w:val="0"/>
          <w:divBdr>
            <w:top w:val="none" w:sz="0" w:space="0" w:color="auto"/>
            <w:left w:val="none" w:sz="0" w:space="0" w:color="auto"/>
            <w:bottom w:val="none" w:sz="0" w:space="0" w:color="auto"/>
            <w:right w:val="none" w:sz="0" w:space="0" w:color="auto"/>
          </w:divBdr>
        </w:div>
        <w:div w:id="1043284402">
          <w:marLeft w:val="480"/>
          <w:marRight w:val="0"/>
          <w:marTop w:val="0"/>
          <w:marBottom w:val="0"/>
          <w:divBdr>
            <w:top w:val="none" w:sz="0" w:space="0" w:color="auto"/>
            <w:left w:val="none" w:sz="0" w:space="0" w:color="auto"/>
            <w:bottom w:val="none" w:sz="0" w:space="0" w:color="auto"/>
            <w:right w:val="none" w:sz="0" w:space="0" w:color="auto"/>
          </w:divBdr>
        </w:div>
        <w:div w:id="1049498614">
          <w:marLeft w:val="480"/>
          <w:marRight w:val="0"/>
          <w:marTop w:val="0"/>
          <w:marBottom w:val="0"/>
          <w:divBdr>
            <w:top w:val="none" w:sz="0" w:space="0" w:color="auto"/>
            <w:left w:val="none" w:sz="0" w:space="0" w:color="auto"/>
            <w:bottom w:val="none" w:sz="0" w:space="0" w:color="auto"/>
            <w:right w:val="none" w:sz="0" w:space="0" w:color="auto"/>
          </w:divBdr>
        </w:div>
        <w:div w:id="1120219825">
          <w:marLeft w:val="480"/>
          <w:marRight w:val="0"/>
          <w:marTop w:val="0"/>
          <w:marBottom w:val="0"/>
          <w:divBdr>
            <w:top w:val="none" w:sz="0" w:space="0" w:color="auto"/>
            <w:left w:val="none" w:sz="0" w:space="0" w:color="auto"/>
            <w:bottom w:val="none" w:sz="0" w:space="0" w:color="auto"/>
            <w:right w:val="none" w:sz="0" w:space="0" w:color="auto"/>
          </w:divBdr>
        </w:div>
        <w:div w:id="1378899156">
          <w:marLeft w:val="480"/>
          <w:marRight w:val="0"/>
          <w:marTop w:val="0"/>
          <w:marBottom w:val="0"/>
          <w:divBdr>
            <w:top w:val="none" w:sz="0" w:space="0" w:color="auto"/>
            <w:left w:val="none" w:sz="0" w:space="0" w:color="auto"/>
            <w:bottom w:val="none" w:sz="0" w:space="0" w:color="auto"/>
            <w:right w:val="none" w:sz="0" w:space="0" w:color="auto"/>
          </w:divBdr>
        </w:div>
        <w:div w:id="1419250756">
          <w:marLeft w:val="480"/>
          <w:marRight w:val="0"/>
          <w:marTop w:val="0"/>
          <w:marBottom w:val="0"/>
          <w:divBdr>
            <w:top w:val="none" w:sz="0" w:space="0" w:color="auto"/>
            <w:left w:val="none" w:sz="0" w:space="0" w:color="auto"/>
            <w:bottom w:val="none" w:sz="0" w:space="0" w:color="auto"/>
            <w:right w:val="none" w:sz="0" w:space="0" w:color="auto"/>
          </w:divBdr>
        </w:div>
        <w:div w:id="1509714443">
          <w:marLeft w:val="480"/>
          <w:marRight w:val="0"/>
          <w:marTop w:val="0"/>
          <w:marBottom w:val="0"/>
          <w:divBdr>
            <w:top w:val="none" w:sz="0" w:space="0" w:color="auto"/>
            <w:left w:val="none" w:sz="0" w:space="0" w:color="auto"/>
            <w:bottom w:val="none" w:sz="0" w:space="0" w:color="auto"/>
            <w:right w:val="none" w:sz="0" w:space="0" w:color="auto"/>
          </w:divBdr>
        </w:div>
        <w:div w:id="1536036678">
          <w:marLeft w:val="480"/>
          <w:marRight w:val="0"/>
          <w:marTop w:val="0"/>
          <w:marBottom w:val="0"/>
          <w:divBdr>
            <w:top w:val="none" w:sz="0" w:space="0" w:color="auto"/>
            <w:left w:val="none" w:sz="0" w:space="0" w:color="auto"/>
            <w:bottom w:val="none" w:sz="0" w:space="0" w:color="auto"/>
            <w:right w:val="none" w:sz="0" w:space="0" w:color="auto"/>
          </w:divBdr>
        </w:div>
        <w:div w:id="1536432425">
          <w:marLeft w:val="480"/>
          <w:marRight w:val="0"/>
          <w:marTop w:val="0"/>
          <w:marBottom w:val="0"/>
          <w:divBdr>
            <w:top w:val="none" w:sz="0" w:space="0" w:color="auto"/>
            <w:left w:val="none" w:sz="0" w:space="0" w:color="auto"/>
            <w:bottom w:val="none" w:sz="0" w:space="0" w:color="auto"/>
            <w:right w:val="none" w:sz="0" w:space="0" w:color="auto"/>
          </w:divBdr>
        </w:div>
        <w:div w:id="1543909152">
          <w:marLeft w:val="480"/>
          <w:marRight w:val="0"/>
          <w:marTop w:val="0"/>
          <w:marBottom w:val="0"/>
          <w:divBdr>
            <w:top w:val="none" w:sz="0" w:space="0" w:color="auto"/>
            <w:left w:val="none" w:sz="0" w:space="0" w:color="auto"/>
            <w:bottom w:val="none" w:sz="0" w:space="0" w:color="auto"/>
            <w:right w:val="none" w:sz="0" w:space="0" w:color="auto"/>
          </w:divBdr>
        </w:div>
        <w:div w:id="1596594476">
          <w:marLeft w:val="480"/>
          <w:marRight w:val="0"/>
          <w:marTop w:val="0"/>
          <w:marBottom w:val="0"/>
          <w:divBdr>
            <w:top w:val="none" w:sz="0" w:space="0" w:color="auto"/>
            <w:left w:val="none" w:sz="0" w:space="0" w:color="auto"/>
            <w:bottom w:val="none" w:sz="0" w:space="0" w:color="auto"/>
            <w:right w:val="none" w:sz="0" w:space="0" w:color="auto"/>
          </w:divBdr>
        </w:div>
        <w:div w:id="1794400193">
          <w:marLeft w:val="480"/>
          <w:marRight w:val="0"/>
          <w:marTop w:val="0"/>
          <w:marBottom w:val="0"/>
          <w:divBdr>
            <w:top w:val="none" w:sz="0" w:space="0" w:color="auto"/>
            <w:left w:val="none" w:sz="0" w:space="0" w:color="auto"/>
            <w:bottom w:val="none" w:sz="0" w:space="0" w:color="auto"/>
            <w:right w:val="none" w:sz="0" w:space="0" w:color="auto"/>
          </w:divBdr>
        </w:div>
        <w:div w:id="1846937126">
          <w:marLeft w:val="480"/>
          <w:marRight w:val="0"/>
          <w:marTop w:val="0"/>
          <w:marBottom w:val="0"/>
          <w:divBdr>
            <w:top w:val="none" w:sz="0" w:space="0" w:color="auto"/>
            <w:left w:val="none" w:sz="0" w:space="0" w:color="auto"/>
            <w:bottom w:val="none" w:sz="0" w:space="0" w:color="auto"/>
            <w:right w:val="none" w:sz="0" w:space="0" w:color="auto"/>
          </w:divBdr>
        </w:div>
        <w:div w:id="1937245931">
          <w:marLeft w:val="480"/>
          <w:marRight w:val="0"/>
          <w:marTop w:val="0"/>
          <w:marBottom w:val="0"/>
          <w:divBdr>
            <w:top w:val="none" w:sz="0" w:space="0" w:color="auto"/>
            <w:left w:val="none" w:sz="0" w:space="0" w:color="auto"/>
            <w:bottom w:val="none" w:sz="0" w:space="0" w:color="auto"/>
            <w:right w:val="none" w:sz="0" w:space="0" w:color="auto"/>
          </w:divBdr>
        </w:div>
        <w:div w:id="1970895177">
          <w:marLeft w:val="480"/>
          <w:marRight w:val="0"/>
          <w:marTop w:val="0"/>
          <w:marBottom w:val="0"/>
          <w:divBdr>
            <w:top w:val="none" w:sz="0" w:space="0" w:color="auto"/>
            <w:left w:val="none" w:sz="0" w:space="0" w:color="auto"/>
            <w:bottom w:val="none" w:sz="0" w:space="0" w:color="auto"/>
            <w:right w:val="none" w:sz="0" w:space="0" w:color="auto"/>
          </w:divBdr>
        </w:div>
        <w:div w:id="2079129621">
          <w:marLeft w:val="480"/>
          <w:marRight w:val="0"/>
          <w:marTop w:val="0"/>
          <w:marBottom w:val="0"/>
          <w:divBdr>
            <w:top w:val="none" w:sz="0" w:space="0" w:color="auto"/>
            <w:left w:val="none" w:sz="0" w:space="0" w:color="auto"/>
            <w:bottom w:val="none" w:sz="0" w:space="0" w:color="auto"/>
            <w:right w:val="none" w:sz="0" w:space="0" w:color="auto"/>
          </w:divBdr>
        </w:div>
      </w:divsChild>
    </w:div>
    <w:div w:id="1892570518">
      <w:bodyDiv w:val="1"/>
      <w:marLeft w:val="0"/>
      <w:marRight w:val="0"/>
      <w:marTop w:val="0"/>
      <w:marBottom w:val="0"/>
      <w:divBdr>
        <w:top w:val="none" w:sz="0" w:space="0" w:color="auto"/>
        <w:left w:val="none" w:sz="0" w:space="0" w:color="auto"/>
        <w:bottom w:val="none" w:sz="0" w:space="0" w:color="auto"/>
        <w:right w:val="none" w:sz="0" w:space="0" w:color="auto"/>
      </w:divBdr>
    </w:div>
    <w:div w:id="1894999190">
      <w:bodyDiv w:val="1"/>
      <w:marLeft w:val="0"/>
      <w:marRight w:val="0"/>
      <w:marTop w:val="0"/>
      <w:marBottom w:val="0"/>
      <w:divBdr>
        <w:top w:val="none" w:sz="0" w:space="0" w:color="auto"/>
        <w:left w:val="none" w:sz="0" w:space="0" w:color="auto"/>
        <w:bottom w:val="none" w:sz="0" w:space="0" w:color="auto"/>
        <w:right w:val="none" w:sz="0" w:space="0" w:color="auto"/>
      </w:divBdr>
    </w:div>
    <w:div w:id="1895962711">
      <w:bodyDiv w:val="1"/>
      <w:marLeft w:val="0"/>
      <w:marRight w:val="0"/>
      <w:marTop w:val="0"/>
      <w:marBottom w:val="0"/>
      <w:divBdr>
        <w:top w:val="none" w:sz="0" w:space="0" w:color="auto"/>
        <w:left w:val="none" w:sz="0" w:space="0" w:color="auto"/>
        <w:bottom w:val="none" w:sz="0" w:space="0" w:color="auto"/>
        <w:right w:val="none" w:sz="0" w:space="0" w:color="auto"/>
      </w:divBdr>
    </w:div>
    <w:div w:id="1896039559">
      <w:bodyDiv w:val="1"/>
      <w:marLeft w:val="0"/>
      <w:marRight w:val="0"/>
      <w:marTop w:val="0"/>
      <w:marBottom w:val="0"/>
      <w:divBdr>
        <w:top w:val="none" w:sz="0" w:space="0" w:color="auto"/>
        <w:left w:val="none" w:sz="0" w:space="0" w:color="auto"/>
        <w:bottom w:val="none" w:sz="0" w:space="0" w:color="auto"/>
        <w:right w:val="none" w:sz="0" w:space="0" w:color="auto"/>
      </w:divBdr>
    </w:div>
    <w:div w:id="1896162738">
      <w:bodyDiv w:val="1"/>
      <w:marLeft w:val="0"/>
      <w:marRight w:val="0"/>
      <w:marTop w:val="0"/>
      <w:marBottom w:val="0"/>
      <w:divBdr>
        <w:top w:val="none" w:sz="0" w:space="0" w:color="auto"/>
        <w:left w:val="none" w:sz="0" w:space="0" w:color="auto"/>
        <w:bottom w:val="none" w:sz="0" w:space="0" w:color="auto"/>
        <w:right w:val="none" w:sz="0" w:space="0" w:color="auto"/>
      </w:divBdr>
    </w:div>
    <w:div w:id="1898202513">
      <w:bodyDiv w:val="1"/>
      <w:marLeft w:val="0"/>
      <w:marRight w:val="0"/>
      <w:marTop w:val="0"/>
      <w:marBottom w:val="0"/>
      <w:divBdr>
        <w:top w:val="none" w:sz="0" w:space="0" w:color="auto"/>
        <w:left w:val="none" w:sz="0" w:space="0" w:color="auto"/>
        <w:bottom w:val="none" w:sz="0" w:space="0" w:color="auto"/>
        <w:right w:val="none" w:sz="0" w:space="0" w:color="auto"/>
      </w:divBdr>
    </w:div>
    <w:div w:id="1901017041">
      <w:bodyDiv w:val="1"/>
      <w:marLeft w:val="0"/>
      <w:marRight w:val="0"/>
      <w:marTop w:val="0"/>
      <w:marBottom w:val="0"/>
      <w:divBdr>
        <w:top w:val="none" w:sz="0" w:space="0" w:color="auto"/>
        <w:left w:val="none" w:sz="0" w:space="0" w:color="auto"/>
        <w:bottom w:val="none" w:sz="0" w:space="0" w:color="auto"/>
        <w:right w:val="none" w:sz="0" w:space="0" w:color="auto"/>
      </w:divBdr>
    </w:div>
    <w:div w:id="1902904404">
      <w:bodyDiv w:val="1"/>
      <w:marLeft w:val="0"/>
      <w:marRight w:val="0"/>
      <w:marTop w:val="0"/>
      <w:marBottom w:val="0"/>
      <w:divBdr>
        <w:top w:val="none" w:sz="0" w:space="0" w:color="auto"/>
        <w:left w:val="none" w:sz="0" w:space="0" w:color="auto"/>
        <w:bottom w:val="none" w:sz="0" w:space="0" w:color="auto"/>
        <w:right w:val="none" w:sz="0" w:space="0" w:color="auto"/>
      </w:divBdr>
    </w:div>
    <w:div w:id="1903832265">
      <w:bodyDiv w:val="1"/>
      <w:marLeft w:val="0"/>
      <w:marRight w:val="0"/>
      <w:marTop w:val="0"/>
      <w:marBottom w:val="0"/>
      <w:divBdr>
        <w:top w:val="none" w:sz="0" w:space="0" w:color="auto"/>
        <w:left w:val="none" w:sz="0" w:space="0" w:color="auto"/>
        <w:bottom w:val="none" w:sz="0" w:space="0" w:color="auto"/>
        <w:right w:val="none" w:sz="0" w:space="0" w:color="auto"/>
      </w:divBdr>
    </w:div>
    <w:div w:id="1905530541">
      <w:bodyDiv w:val="1"/>
      <w:marLeft w:val="0"/>
      <w:marRight w:val="0"/>
      <w:marTop w:val="0"/>
      <w:marBottom w:val="0"/>
      <w:divBdr>
        <w:top w:val="none" w:sz="0" w:space="0" w:color="auto"/>
        <w:left w:val="none" w:sz="0" w:space="0" w:color="auto"/>
        <w:bottom w:val="none" w:sz="0" w:space="0" w:color="auto"/>
        <w:right w:val="none" w:sz="0" w:space="0" w:color="auto"/>
      </w:divBdr>
      <w:divsChild>
        <w:div w:id="666683">
          <w:marLeft w:val="480"/>
          <w:marRight w:val="0"/>
          <w:marTop w:val="0"/>
          <w:marBottom w:val="0"/>
          <w:divBdr>
            <w:top w:val="none" w:sz="0" w:space="0" w:color="auto"/>
            <w:left w:val="none" w:sz="0" w:space="0" w:color="auto"/>
            <w:bottom w:val="none" w:sz="0" w:space="0" w:color="auto"/>
            <w:right w:val="none" w:sz="0" w:space="0" w:color="auto"/>
          </w:divBdr>
        </w:div>
        <w:div w:id="18553039">
          <w:marLeft w:val="480"/>
          <w:marRight w:val="0"/>
          <w:marTop w:val="0"/>
          <w:marBottom w:val="0"/>
          <w:divBdr>
            <w:top w:val="none" w:sz="0" w:space="0" w:color="auto"/>
            <w:left w:val="none" w:sz="0" w:space="0" w:color="auto"/>
            <w:bottom w:val="none" w:sz="0" w:space="0" w:color="auto"/>
            <w:right w:val="none" w:sz="0" w:space="0" w:color="auto"/>
          </w:divBdr>
        </w:div>
        <w:div w:id="37434966">
          <w:marLeft w:val="480"/>
          <w:marRight w:val="0"/>
          <w:marTop w:val="0"/>
          <w:marBottom w:val="0"/>
          <w:divBdr>
            <w:top w:val="none" w:sz="0" w:space="0" w:color="auto"/>
            <w:left w:val="none" w:sz="0" w:space="0" w:color="auto"/>
            <w:bottom w:val="none" w:sz="0" w:space="0" w:color="auto"/>
            <w:right w:val="none" w:sz="0" w:space="0" w:color="auto"/>
          </w:divBdr>
        </w:div>
        <w:div w:id="52776346">
          <w:marLeft w:val="480"/>
          <w:marRight w:val="0"/>
          <w:marTop w:val="0"/>
          <w:marBottom w:val="0"/>
          <w:divBdr>
            <w:top w:val="none" w:sz="0" w:space="0" w:color="auto"/>
            <w:left w:val="none" w:sz="0" w:space="0" w:color="auto"/>
            <w:bottom w:val="none" w:sz="0" w:space="0" w:color="auto"/>
            <w:right w:val="none" w:sz="0" w:space="0" w:color="auto"/>
          </w:divBdr>
        </w:div>
        <w:div w:id="129440924">
          <w:marLeft w:val="480"/>
          <w:marRight w:val="0"/>
          <w:marTop w:val="0"/>
          <w:marBottom w:val="0"/>
          <w:divBdr>
            <w:top w:val="none" w:sz="0" w:space="0" w:color="auto"/>
            <w:left w:val="none" w:sz="0" w:space="0" w:color="auto"/>
            <w:bottom w:val="none" w:sz="0" w:space="0" w:color="auto"/>
            <w:right w:val="none" w:sz="0" w:space="0" w:color="auto"/>
          </w:divBdr>
        </w:div>
        <w:div w:id="181479156">
          <w:marLeft w:val="480"/>
          <w:marRight w:val="0"/>
          <w:marTop w:val="0"/>
          <w:marBottom w:val="0"/>
          <w:divBdr>
            <w:top w:val="none" w:sz="0" w:space="0" w:color="auto"/>
            <w:left w:val="none" w:sz="0" w:space="0" w:color="auto"/>
            <w:bottom w:val="none" w:sz="0" w:space="0" w:color="auto"/>
            <w:right w:val="none" w:sz="0" w:space="0" w:color="auto"/>
          </w:divBdr>
        </w:div>
        <w:div w:id="277490531">
          <w:marLeft w:val="480"/>
          <w:marRight w:val="0"/>
          <w:marTop w:val="0"/>
          <w:marBottom w:val="0"/>
          <w:divBdr>
            <w:top w:val="none" w:sz="0" w:space="0" w:color="auto"/>
            <w:left w:val="none" w:sz="0" w:space="0" w:color="auto"/>
            <w:bottom w:val="none" w:sz="0" w:space="0" w:color="auto"/>
            <w:right w:val="none" w:sz="0" w:space="0" w:color="auto"/>
          </w:divBdr>
        </w:div>
        <w:div w:id="321466301">
          <w:marLeft w:val="480"/>
          <w:marRight w:val="0"/>
          <w:marTop w:val="0"/>
          <w:marBottom w:val="0"/>
          <w:divBdr>
            <w:top w:val="none" w:sz="0" w:space="0" w:color="auto"/>
            <w:left w:val="none" w:sz="0" w:space="0" w:color="auto"/>
            <w:bottom w:val="none" w:sz="0" w:space="0" w:color="auto"/>
            <w:right w:val="none" w:sz="0" w:space="0" w:color="auto"/>
          </w:divBdr>
        </w:div>
        <w:div w:id="373042360">
          <w:marLeft w:val="480"/>
          <w:marRight w:val="0"/>
          <w:marTop w:val="0"/>
          <w:marBottom w:val="0"/>
          <w:divBdr>
            <w:top w:val="none" w:sz="0" w:space="0" w:color="auto"/>
            <w:left w:val="none" w:sz="0" w:space="0" w:color="auto"/>
            <w:bottom w:val="none" w:sz="0" w:space="0" w:color="auto"/>
            <w:right w:val="none" w:sz="0" w:space="0" w:color="auto"/>
          </w:divBdr>
        </w:div>
        <w:div w:id="376701699">
          <w:marLeft w:val="480"/>
          <w:marRight w:val="0"/>
          <w:marTop w:val="0"/>
          <w:marBottom w:val="0"/>
          <w:divBdr>
            <w:top w:val="none" w:sz="0" w:space="0" w:color="auto"/>
            <w:left w:val="none" w:sz="0" w:space="0" w:color="auto"/>
            <w:bottom w:val="none" w:sz="0" w:space="0" w:color="auto"/>
            <w:right w:val="none" w:sz="0" w:space="0" w:color="auto"/>
          </w:divBdr>
        </w:div>
        <w:div w:id="385104068">
          <w:marLeft w:val="480"/>
          <w:marRight w:val="0"/>
          <w:marTop w:val="0"/>
          <w:marBottom w:val="0"/>
          <w:divBdr>
            <w:top w:val="none" w:sz="0" w:space="0" w:color="auto"/>
            <w:left w:val="none" w:sz="0" w:space="0" w:color="auto"/>
            <w:bottom w:val="none" w:sz="0" w:space="0" w:color="auto"/>
            <w:right w:val="none" w:sz="0" w:space="0" w:color="auto"/>
          </w:divBdr>
        </w:div>
        <w:div w:id="399056280">
          <w:marLeft w:val="480"/>
          <w:marRight w:val="0"/>
          <w:marTop w:val="0"/>
          <w:marBottom w:val="0"/>
          <w:divBdr>
            <w:top w:val="none" w:sz="0" w:space="0" w:color="auto"/>
            <w:left w:val="none" w:sz="0" w:space="0" w:color="auto"/>
            <w:bottom w:val="none" w:sz="0" w:space="0" w:color="auto"/>
            <w:right w:val="none" w:sz="0" w:space="0" w:color="auto"/>
          </w:divBdr>
        </w:div>
        <w:div w:id="425730786">
          <w:marLeft w:val="480"/>
          <w:marRight w:val="0"/>
          <w:marTop w:val="0"/>
          <w:marBottom w:val="0"/>
          <w:divBdr>
            <w:top w:val="none" w:sz="0" w:space="0" w:color="auto"/>
            <w:left w:val="none" w:sz="0" w:space="0" w:color="auto"/>
            <w:bottom w:val="none" w:sz="0" w:space="0" w:color="auto"/>
            <w:right w:val="none" w:sz="0" w:space="0" w:color="auto"/>
          </w:divBdr>
        </w:div>
        <w:div w:id="435053875">
          <w:marLeft w:val="480"/>
          <w:marRight w:val="0"/>
          <w:marTop w:val="0"/>
          <w:marBottom w:val="0"/>
          <w:divBdr>
            <w:top w:val="none" w:sz="0" w:space="0" w:color="auto"/>
            <w:left w:val="none" w:sz="0" w:space="0" w:color="auto"/>
            <w:bottom w:val="none" w:sz="0" w:space="0" w:color="auto"/>
            <w:right w:val="none" w:sz="0" w:space="0" w:color="auto"/>
          </w:divBdr>
        </w:div>
        <w:div w:id="452872294">
          <w:marLeft w:val="480"/>
          <w:marRight w:val="0"/>
          <w:marTop w:val="0"/>
          <w:marBottom w:val="0"/>
          <w:divBdr>
            <w:top w:val="none" w:sz="0" w:space="0" w:color="auto"/>
            <w:left w:val="none" w:sz="0" w:space="0" w:color="auto"/>
            <w:bottom w:val="none" w:sz="0" w:space="0" w:color="auto"/>
            <w:right w:val="none" w:sz="0" w:space="0" w:color="auto"/>
          </w:divBdr>
        </w:div>
        <w:div w:id="514030552">
          <w:marLeft w:val="480"/>
          <w:marRight w:val="0"/>
          <w:marTop w:val="0"/>
          <w:marBottom w:val="0"/>
          <w:divBdr>
            <w:top w:val="none" w:sz="0" w:space="0" w:color="auto"/>
            <w:left w:val="none" w:sz="0" w:space="0" w:color="auto"/>
            <w:bottom w:val="none" w:sz="0" w:space="0" w:color="auto"/>
            <w:right w:val="none" w:sz="0" w:space="0" w:color="auto"/>
          </w:divBdr>
        </w:div>
        <w:div w:id="580217738">
          <w:marLeft w:val="480"/>
          <w:marRight w:val="0"/>
          <w:marTop w:val="0"/>
          <w:marBottom w:val="0"/>
          <w:divBdr>
            <w:top w:val="none" w:sz="0" w:space="0" w:color="auto"/>
            <w:left w:val="none" w:sz="0" w:space="0" w:color="auto"/>
            <w:bottom w:val="none" w:sz="0" w:space="0" w:color="auto"/>
            <w:right w:val="none" w:sz="0" w:space="0" w:color="auto"/>
          </w:divBdr>
        </w:div>
        <w:div w:id="629476449">
          <w:marLeft w:val="480"/>
          <w:marRight w:val="0"/>
          <w:marTop w:val="0"/>
          <w:marBottom w:val="0"/>
          <w:divBdr>
            <w:top w:val="none" w:sz="0" w:space="0" w:color="auto"/>
            <w:left w:val="none" w:sz="0" w:space="0" w:color="auto"/>
            <w:bottom w:val="none" w:sz="0" w:space="0" w:color="auto"/>
            <w:right w:val="none" w:sz="0" w:space="0" w:color="auto"/>
          </w:divBdr>
        </w:div>
        <w:div w:id="658267186">
          <w:marLeft w:val="480"/>
          <w:marRight w:val="0"/>
          <w:marTop w:val="0"/>
          <w:marBottom w:val="0"/>
          <w:divBdr>
            <w:top w:val="none" w:sz="0" w:space="0" w:color="auto"/>
            <w:left w:val="none" w:sz="0" w:space="0" w:color="auto"/>
            <w:bottom w:val="none" w:sz="0" w:space="0" w:color="auto"/>
            <w:right w:val="none" w:sz="0" w:space="0" w:color="auto"/>
          </w:divBdr>
        </w:div>
        <w:div w:id="666179188">
          <w:marLeft w:val="480"/>
          <w:marRight w:val="0"/>
          <w:marTop w:val="0"/>
          <w:marBottom w:val="0"/>
          <w:divBdr>
            <w:top w:val="none" w:sz="0" w:space="0" w:color="auto"/>
            <w:left w:val="none" w:sz="0" w:space="0" w:color="auto"/>
            <w:bottom w:val="none" w:sz="0" w:space="0" w:color="auto"/>
            <w:right w:val="none" w:sz="0" w:space="0" w:color="auto"/>
          </w:divBdr>
        </w:div>
        <w:div w:id="748692074">
          <w:marLeft w:val="480"/>
          <w:marRight w:val="0"/>
          <w:marTop w:val="0"/>
          <w:marBottom w:val="0"/>
          <w:divBdr>
            <w:top w:val="none" w:sz="0" w:space="0" w:color="auto"/>
            <w:left w:val="none" w:sz="0" w:space="0" w:color="auto"/>
            <w:bottom w:val="none" w:sz="0" w:space="0" w:color="auto"/>
            <w:right w:val="none" w:sz="0" w:space="0" w:color="auto"/>
          </w:divBdr>
        </w:div>
        <w:div w:id="870806194">
          <w:marLeft w:val="480"/>
          <w:marRight w:val="0"/>
          <w:marTop w:val="0"/>
          <w:marBottom w:val="0"/>
          <w:divBdr>
            <w:top w:val="none" w:sz="0" w:space="0" w:color="auto"/>
            <w:left w:val="none" w:sz="0" w:space="0" w:color="auto"/>
            <w:bottom w:val="none" w:sz="0" w:space="0" w:color="auto"/>
            <w:right w:val="none" w:sz="0" w:space="0" w:color="auto"/>
          </w:divBdr>
        </w:div>
        <w:div w:id="897545776">
          <w:marLeft w:val="480"/>
          <w:marRight w:val="0"/>
          <w:marTop w:val="0"/>
          <w:marBottom w:val="0"/>
          <w:divBdr>
            <w:top w:val="none" w:sz="0" w:space="0" w:color="auto"/>
            <w:left w:val="none" w:sz="0" w:space="0" w:color="auto"/>
            <w:bottom w:val="none" w:sz="0" w:space="0" w:color="auto"/>
            <w:right w:val="none" w:sz="0" w:space="0" w:color="auto"/>
          </w:divBdr>
        </w:div>
        <w:div w:id="904683175">
          <w:marLeft w:val="480"/>
          <w:marRight w:val="0"/>
          <w:marTop w:val="0"/>
          <w:marBottom w:val="0"/>
          <w:divBdr>
            <w:top w:val="none" w:sz="0" w:space="0" w:color="auto"/>
            <w:left w:val="none" w:sz="0" w:space="0" w:color="auto"/>
            <w:bottom w:val="none" w:sz="0" w:space="0" w:color="auto"/>
            <w:right w:val="none" w:sz="0" w:space="0" w:color="auto"/>
          </w:divBdr>
        </w:div>
        <w:div w:id="1043865303">
          <w:marLeft w:val="480"/>
          <w:marRight w:val="0"/>
          <w:marTop w:val="0"/>
          <w:marBottom w:val="0"/>
          <w:divBdr>
            <w:top w:val="none" w:sz="0" w:space="0" w:color="auto"/>
            <w:left w:val="none" w:sz="0" w:space="0" w:color="auto"/>
            <w:bottom w:val="none" w:sz="0" w:space="0" w:color="auto"/>
            <w:right w:val="none" w:sz="0" w:space="0" w:color="auto"/>
          </w:divBdr>
        </w:div>
        <w:div w:id="1045525585">
          <w:marLeft w:val="480"/>
          <w:marRight w:val="0"/>
          <w:marTop w:val="0"/>
          <w:marBottom w:val="0"/>
          <w:divBdr>
            <w:top w:val="none" w:sz="0" w:space="0" w:color="auto"/>
            <w:left w:val="none" w:sz="0" w:space="0" w:color="auto"/>
            <w:bottom w:val="none" w:sz="0" w:space="0" w:color="auto"/>
            <w:right w:val="none" w:sz="0" w:space="0" w:color="auto"/>
          </w:divBdr>
        </w:div>
        <w:div w:id="1099327803">
          <w:marLeft w:val="480"/>
          <w:marRight w:val="0"/>
          <w:marTop w:val="0"/>
          <w:marBottom w:val="0"/>
          <w:divBdr>
            <w:top w:val="none" w:sz="0" w:space="0" w:color="auto"/>
            <w:left w:val="none" w:sz="0" w:space="0" w:color="auto"/>
            <w:bottom w:val="none" w:sz="0" w:space="0" w:color="auto"/>
            <w:right w:val="none" w:sz="0" w:space="0" w:color="auto"/>
          </w:divBdr>
        </w:div>
        <w:div w:id="1109857959">
          <w:marLeft w:val="480"/>
          <w:marRight w:val="0"/>
          <w:marTop w:val="0"/>
          <w:marBottom w:val="0"/>
          <w:divBdr>
            <w:top w:val="none" w:sz="0" w:space="0" w:color="auto"/>
            <w:left w:val="none" w:sz="0" w:space="0" w:color="auto"/>
            <w:bottom w:val="none" w:sz="0" w:space="0" w:color="auto"/>
            <w:right w:val="none" w:sz="0" w:space="0" w:color="auto"/>
          </w:divBdr>
        </w:div>
        <w:div w:id="1111969156">
          <w:marLeft w:val="480"/>
          <w:marRight w:val="0"/>
          <w:marTop w:val="0"/>
          <w:marBottom w:val="0"/>
          <w:divBdr>
            <w:top w:val="none" w:sz="0" w:space="0" w:color="auto"/>
            <w:left w:val="none" w:sz="0" w:space="0" w:color="auto"/>
            <w:bottom w:val="none" w:sz="0" w:space="0" w:color="auto"/>
            <w:right w:val="none" w:sz="0" w:space="0" w:color="auto"/>
          </w:divBdr>
        </w:div>
        <w:div w:id="1113011509">
          <w:marLeft w:val="480"/>
          <w:marRight w:val="0"/>
          <w:marTop w:val="0"/>
          <w:marBottom w:val="0"/>
          <w:divBdr>
            <w:top w:val="none" w:sz="0" w:space="0" w:color="auto"/>
            <w:left w:val="none" w:sz="0" w:space="0" w:color="auto"/>
            <w:bottom w:val="none" w:sz="0" w:space="0" w:color="auto"/>
            <w:right w:val="none" w:sz="0" w:space="0" w:color="auto"/>
          </w:divBdr>
        </w:div>
        <w:div w:id="1131241776">
          <w:marLeft w:val="480"/>
          <w:marRight w:val="0"/>
          <w:marTop w:val="0"/>
          <w:marBottom w:val="0"/>
          <w:divBdr>
            <w:top w:val="none" w:sz="0" w:space="0" w:color="auto"/>
            <w:left w:val="none" w:sz="0" w:space="0" w:color="auto"/>
            <w:bottom w:val="none" w:sz="0" w:space="0" w:color="auto"/>
            <w:right w:val="none" w:sz="0" w:space="0" w:color="auto"/>
          </w:divBdr>
        </w:div>
        <w:div w:id="1145387993">
          <w:marLeft w:val="480"/>
          <w:marRight w:val="0"/>
          <w:marTop w:val="0"/>
          <w:marBottom w:val="0"/>
          <w:divBdr>
            <w:top w:val="none" w:sz="0" w:space="0" w:color="auto"/>
            <w:left w:val="none" w:sz="0" w:space="0" w:color="auto"/>
            <w:bottom w:val="none" w:sz="0" w:space="0" w:color="auto"/>
            <w:right w:val="none" w:sz="0" w:space="0" w:color="auto"/>
          </w:divBdr>
        </w:div>
        <w:div w:id="1229002790">
          <w:marLeft w:val="480"/>
          <w:marRight w:val="0"/>
          <w:marTop w:val="0"/>
          <w:marBottom w:val="0"/>
          <w:divBdr>
            <w:top w:val="none" w:sz="0" w:space="0" w:color="auto"/>
            <w:left w:val="none" w:sz="0" w:space="0" w:color="auto"/>
            <w:bottom w:val="none" w:sz="0" w:space="0" w:color="auto"/>
            <w:right w:val="none" w:sz="0" w:space="0" w:color="auto"/>
          </w:divBdr>
        </w:div>
        <w:div w:id="1323050733">
          <w:marLeft w:val="480"/>
          <w:marRight w:val="0"/>
          <w:marTop w:val="0"/>
          <w:marBottom w:val="0"/>
          <w:divBdr>
            <w:top w:val="none" w:sz="0" w:space="0" w:color="auto"/>
            <w:left w:val="none" w:sz="0" w:space="0" w:color="auto"/>
            <w:bottom w:val="none" w:sz="0" w:space="0" w:color="auto"/>
            <w:right w:val="none" w:sz="0" w:space="0" w:color="auto"/>
          </w:divBdr>
        </w:div>
        <w:div w:id="1352797189">
          <w:marLeft w:val="480"/>
          <w:marRight w:val="0"/>
          <w:marTop w:val="0"/>
          <w:marBottom w:val="0"/>
          <w:divBdr>
            <w:top w:val="none" w:sz="0" w:space="0" w:color="auto"/>
            <w:left w:val="none" w:sz="0" w:space="0" w:color="auto"/>
            <w:bottom w:val="none" w:sz="0" w:space="0" w:color="auto"/>
            <w:right w:val="none" w:sz="0" w:space="0" w:color="auto"/>
          </w:divBdr>
        </w:div>
        <w:div w:id="1374160421">
          <w:marLeft w:val="480"/>
          <w:marRight w:val="0"/>
          <w:marTop w:val="0"/>
          <w:marBottom w:val="0"/>
          <w:divBdr>
            <w:top w:val="none" w:sz="0" w:space="0" w:color="auto"/>
            <w:left w:val="none" w:sz="0" w:space="0" w:color="auto"/>
            <w:bottom w:val="none" w:sz="0" w:space="0" w:color="auto"/>
            <w:right w:val="none" w:sz="0" w:space="0" w:color="auto"/>
          </w:divBdr>
        </w:div>
        <w:div w:id="1378972911">
          <w:marLeft w:val="480"/>
          <w:marRight w:val="0"/>
          <w:marTop w:val="0"/>
          <w:marBottom w:val="0"/>
          <w:divBdr>
            <w:top w:val="none" w:sz="0" w:space="0" w:color="auto"/>
            <w:left w:val="none" w:sz="0" w:space="0" w:color="auto"/>
            <w:bottom w:val="none" w:sz="0" w:space="0" w:color="auto"/>
            <w:right w:val="none" w:sz="0" w:space="0" w:color="auto"/>
          </w:divBdr>
        </w:div>
        <w:div w:id="1445265576">
          <w:marLeft w:val="480"/>
          <w:marRight w:val="0"/>
          <w:marTop w:val="0"/>
          <w:marBottom w:val="0"/>
          <w:divBdr>
            <w:top w:val="none" w:sz="0" w:space="0" w:color="auto"/>
            <w:left w:val="none" w:sz="0" w:space="0" w:color="auto"/>
            <w:bottom w:val="none" w:sz="0" w:space="0" w:color="auto"/>
            <w:right w:val="none" w:sz="0" w:space="0" w:color="auto"/>
          </w:divBdr>
        </w:div>
        <w:div w:id="1492023483">
          <w:marLeft w:val="480"/>
          <w:marRight w:val="0"/>
          <w:marTop w:val="0"/>
          <w:marBottom w:val="0"/>
          <w:divBdr>
            <w:top w:val="none" w:sz="0" w:space="0" w:color="auto"/>
            <w:left w:val="none" w:sz="0" w:space="0" w:color="auto"/>
            <w:bottom w:val="none" w:sz="0" w:space="0" w:color="auto"/>
            <w:right w:val="none" w:sz="0" w:space="0" w:color="auto"/>
          </w:divBdr>
        </w:div>
        <w:div w:id="1566985433">
          <w:marLeft w:val="480"/>
          <w:marRight w:val="0"/>
          <w:marTop w:val="0"/>
          <w:marBottom w:val="0"/>
          <w:divBdr>
            <w:top w:val="none" w:sz="0" w:space="0" w:color="auto"/>
            <w:left w:val="none" w:sz="0" w:space="0" w:color="auto"/>
            <w:bottom w:val="none" w:sz="0" w:space="0" w:color="auto"/>
            <w:right w:val="none" w:sz="0" w:space="0" w:color="auto"/>
          </w:divBdr>
        </w:div>
        <w:div w:id="1669334043">
          <w:marLeft w:val="480"/>
          <w:marRight w:val="0"/>
          <w:marTop w:val="0"/>
          <w:marBottom w:val="0"/>
          <w:divBdr>
            <w:top w:val="none" w:sz="0" w:space="0" w:color="auto"/>
            <w:left w:val="none" w:sz="0" w:space="0" w:color="auto"/>
            <w:bottom w:val="none" w:sz="0" w:space="0" w:color="auto"/>
            <w:right w:val="none" w:sz="0" w:space="0" w:color="auto"/>
          </w:divBdr>
        </w:div>
        <w:div w:id="1681540922">
          <w:marLeft w:val="480"/>
          <w:marRight w:val="0"/>
          <w:marTop w:val="0"/>
          <w:marBottom w:val="0"/>
          <w:divBdr>
            <w:top w:val="none" w:sz="0" w:space="0" w:color="auto"/>
            <w:left w:val="none" w:sz="0" w:space="0" w:color="auto"/>
            <w:bottom w:val="none" w:sz="0" w:space="0" w:color="auto"/>
            <w:right w:val="none" w:sz="0" w:space="0" w:color="auto"/>
          </w:divBdr>
        </w:div>
        <w:div w:id="1714958206">
          <w:marLeft w:val="480"/>
          <w:marRight w:val="0"/>
          <w:marTop w:val="0"/>
          <w:marBottom w:val="0"/>
          <w:divBdr>
            <w:top w:val="none" w:sz="0" w:space="0" w:color="auto"/>
            <w:left w:val="none" w:sz="0" w:space="0" w:color="auto"/>
            <w:bottom w:val="none" w:sz="0" w:space="0" w:color="auto"/>
            <w:right w:val="none" w:sz="0" w:space="0" w:color="auto"/>
          </w:divBdr>
        </w:div>
        <w:div w:id="1812284427">
          <w:marLeft w:val="480"/>
          <w:marRight w:val="0"/>
          <w:marTop w:val="0"/>
          <w:marBottom w:val="0"/>
          <w:divBdr>
            <w:top w:val="none" w:sz="0" w:space="0" w:color="auto"/>
            <w:left w:val="none" w:sz="0" w:space="0" w:color="auto"/>
            <w:bottom w:val="none" w:sz="0" w:space="0" w:color="auto"/>
            <w:right w:val="none" w:sz="0" w:space="0" w:color="auto"/>
          </w:divBdr>
        </w:div>
        <w:div w:id="1967660028">
          <w:marLeft w:val="480"/>
          <w:marRight w:val="0"/>
          <w:marTop w:val="0"/>
          <w:marBottom w:val="0"/>
          <w:divBdr>
            <w:top w:val="none" w:sz="0" w:space="0" w:color="auto"/>
            <w:left w:val="none" w:sz="0" w:space="0" w:color="auto"/>
            <w:bottom w:val="none" w:sz="0" w:space="0" w:color="auto"/>
            <w:right w:val="none" w:sz="0" w:space="0" w:color="auto"/>
          </w:divBdr>
        </w:div>
        <w:div w:id="2040276742">
          <w:marLeft w:val="480"/>
          <w:marRight w:val="0"/>
          <w:marTop w:val="0"/>
          <w:marBottom w:val="0"/>
          <w:divBdr>
            <w:top w:val="none" w:sz="0" w:space="0" w:color="auto"/>
            <w:left w:val="none" w:sz="0" w:space="0" w:color="auto"/>
            <w:bottom w:val="none" w:sz="0" w:space="0" w:color="auto"/>
            <w:right w:val="none" w:sz="0" w:space="0" w:color="auto"/>
          </w:divBdr>
        </w:div>
        <w:div w:id="2061979146">
          <w:marLeft w:val="480"/>
          <w:marRight w:val="0"/>
          <w:marTop w:val="0"/>
          <w:marBottom w:val="0"/>
          <w:divBdr>
            <w:top w:val="none" w:sz="0" w:space="0" w:color="auto"/>
            <w:left w:val="none" w:sz="0" w:space="0" w:color="auto"/>
            <w:bottom w:val="none" w:sz="0" w:space="0" w:color="auto"/>
            <w:right w:val="none" w:sz="0" w:space="0" w:color="auto"/>
          </w:divBdr>
        </w:div>
      </w:divsChild>
    </w:div>
    <w:div w:id="1911648888">
      <w:bodyDiv w:val="1"/>
      <w:marLeft w:val="0"/>
      <w:marRight w:val="0"/>
      <w:marTop w:val="0"/>
      <w:marBottom w:val="0"/>
      <w:divBdr>
        <w:top w:val="none" w:sz="0" w:space="0" w:color="auto"/>
        <w:left w:val="none" w:sz="0" w:space="0" w:color="auto"/>
        <w:bottom w:val="none" w:sz="0" w:space="0" w:color="auto"/>
        <w:right w:val="none" w:sz="0" w:space="0" w:color="auto"/>
      </w:divBdr>
      <w:divsChild>
        <w:div w:id="91124654">
          <w:marLeft w:val="480"/>
          <w:marRight w:val="0"/>
          <w:marTop w:val="0"/>
          <w:marBottom w:val="0"/>
          <w:divBdr>
            <w:top w:val="none" w:sz="0" w:space="0" w:color="auto"/>
            <w:left w:val="none" w:sz="0" w:space="0" w:color="auto"/>
            <w:bottom w:val="none" w:sz="0" w:space="0" w:color="auto"/>
            <w:right w:val="none" w:sz="0" w:space="0" w:color="auto"/>
          </w:divBdr>
        </w:div>
        <w:div w:id="180440699">
          <w:marLeft w:val="480"/>
          <w:marRight w:val="0"/>
          <w:marTop w:val="0"/>
          <w:marBottom w:val="0"/>
          <w:divBdr>
            <w:top w:val="none" w:sz="0" w:space="0" w:color="auto"/>
            <w:left w:val="none" w:sz="0" w:space="0" w:color="auto"/>
            <w:bottom w:val="none" w:sz="0" w:space="0" w:color="auto"/>
            <w:right w:val="none" w:sz="0" w:space="0" w:color="auto"/>
          </w:divBdr>
        </w:div>
        <w:div w:id="276714427">
          <w:marLeft w:val="480"/>
          <w:marRight w:val="0"/>
          <w:marTop w:val="0"/>
          <w:marBottom w:val="0"/>
          <w:divBdr>
            <w:top w:val="none" w:sz="0" w:space="0" w:color="auto"/>
            <w:left w:val="none" w:sz="0" w:space="0" w:color="auto"/>
            <w:bottom w:val="none" w:sz="0" w:space="0" w:color="auto"/>
            <w:right w:val="none" w:sz="0" w:space="0" w:color="auto"/>
          </w:divBdr>
        </w:div>
        <w:div w:id="339743165">
          <w:marLeft w:val="480"/>
          <w:marRight w:val="0"/>
          <w:marTop w:val="0"/>
          <w:marBottom w:val="0"/>
          <w:divBdr>
            <w:top w:val="none" w:sz="0" w:space="0" w:color="auto"/>
            <w:left w:val="none" w:sz="0" w:space="0" w:color="auto"/>
            <w:bottom w:val="none" w:sz="0" w:space="0" w:color="auto"/>
            <w:right w:val="none" w:sz="0" w:space="0" w:color="auto"/>
          </w:divBdr>
        </w:div>
        <w:div w:id="929696490">
          <w:marLeft w:val="480"/>
          <w:marRight w:val="0"/>
          <w:marTop w:val="0"/>
          <w:marBottom w:val="0"/>
          <w:divBdr>
            <w:top w:val="none" w:sz="0" w:space="0" w:color="auto"/>
            <w:left w:val="none" w:sz="0" w:space="0" w:color="auto"/>
            <w:bottom w:val="none" w:sz="0" w:space="0" w:color="auto"/>
            <w:right w:val="none" w:sz="0" w:space="0" w:color="auto"/>
          </w:divBdr>
        </w:div>
        <w:div w:id="989941158">
          <w:marLeft w:val="480"/>
          <w:marRight w:val="0"/>
          <w:marTop w:val="0"/>
          <w:marBottom w:val="0"/>
          <w:divBdr>
            <w:top w:val="none" w:sz="0" w:space="0" w:color="auto"/>
            <w:left w:val="none" w:sz="0" w:space="0" w:color="auto"/>
            <w:bottom w:val="none" w:sz="0" w:space="0" w:color="auto"/>
            <w:right w:val="none" w:sz="0" w:space="0" w:color="auto"/>
          </w:divBdr>
        </w:div>
        <w:div w:id="1169755090">
          <w:marLeft w:val="480"/>
          <w:marRight w:val="0"/>
          <w:marTop w:val="0"/>
          <w:marBottom w:val="0"/>
          <w:divBdr>
            <w:top w:val="none" w:sz="0" w:space="0" w:color="auto"/>
            <w:left w:val="none" w:sz="0" w:space="0" w:color="auto"/>
            <w:bottom w:val="none" w:sz="0" w:space="0" w:color="auto"/>
            <w:right w:val="none" w:sz="0" w:space="0" w:color="auto"/>
          </w:divBdr>
        </w:div>
        <w:div w:id="1248809513">
          <w:marLeft w:val="480"/>
          <w:marRight w:val="0"/>
          <w:marTop w:val="0"/>
          <w:marBottom w:val="0"/>
          <w:divBdr>
            <w:top w:val="none" w:sz="0" w:space="0" w:color="auto"/>
            <w:left w:val="none" w:sz="0" w:space="0" w:color="auto"/>
            <w:bottom w:val="none" w:sz="0" w:space="0" w:color="auto"/>
            <w:right w:val="none" w:sz="0" w:space="0" w:color="auto"/>
          </w:divBdr>
        </w:div>
        <w:div w:id="1301380675">
          <w:marLeft w:val="480"/>
          <w:marRight w:val="0"/>
          <w:marTop w:val="0"/>
          <w:marBottom w:val="0"/>
          <w:divBdr>
            <w:top w:val="none" w:sz="0" w:space="0" w:color="auto"/>
            <w:left w:val="none" w:sz="0" w:space="0" w:color="auto"/>
            <w:bottom w:val="none" w:sz="0" w:space="0" w:color="auto"/>
            <w:right w:val="none" w:sz="0" w:space="0" w:color="auto"/>
          </w:divBdr>
        </w:div>
        <w:div w:id="1852523895">
          <w:marLeft w:val="480"/>
          <w:marRight w:val="0"/>
          <w:marTop w:val="0"/>
          <w:marBottom w:val="0"/>
          <w:divBdr>
            <w:top w:val="none" w:sz="0" w:space="0" w:color="auto"/>
            <w:left w:val="none" w:sz="0" w:space="0" w:color="auto"/>
            <w:bottom w:val="none" w:sz="0" w:space="0" w:color="auto"/>
            <w:right w:val="none" w:sz="0" w:space="0" w:color="auto"/>
          </w:divBdr>
        </w:div>
        <w:div w:id="1926917169">
          <w:marLeft w:val="480"/>
          <w:marRight w:val="0"/>
          <w:marTop w:val="0"/>
          <w:marBottom w:val="0"/>
          <w:divBdr>
            <w:top w:val="none" w:sz="0" w:space="0" w:color="auto"/>
            <w:left w:val="none" w:sz="0" w:space="0" w:color="auto"/>
            <w:bottom w:val="none" w:sz="0" w:space="0" w:color="auto"/>
            <w:right w:val="none" w:sz="0" w:space="0" w:color="auto"/>
          </w:divBdr>
        </w:div>
        <w:div w:id="1933010226">
          <w:marLeft w:val="480"/>
          <w:marRight w:val="0"/>
          <w:marTop w:val="0"/>
          <w:marBottom w:val="0"/>
          <w:divBdr>
            <w:top w:val="none" w:sz="0" w:space="0" w:color="auto"/>
            <w:left w:val="none" w:sz="0" w:space="0" w:color="auto"/>
            <w:bottom w:val="none" w:sz="0" w:space="0" w:color="auto"/>
            <w:right w:val="none" w:sz="0" w:space="0" w:color="auto"/>
          </w:divBdr>
        </w:div>
        <w:div w:id="1971395231">
          <w:marLeft w:val="480"/>
          <w:marRight w:val="0"/>
          <w:marTop w:val="0"/>
          <w:marBottom w:val="0"/>
          <w:divBdr>
            <w:top w:val="none" w:sz="0" w:space="0" w:color="auto"/>
            <w:left w:val="none" w:sz="0" w:space="0" w:color="auto"/>
            <w:bottom w:val="none" w:sz="0" w:space="0" w:color="auto"/>
            <w:right w:val="none" w:sz="0" w:space="0" w:color="auto"/>
          </w:divBdr>
        </w:div>
        <w:div w:id="2007710504">
          <w:marLeft w:val="480"/>
          <w:marRight w:val="0"/>
          <w:marTop w:val="0"/>
          <w:marBottom w:val="0"/>
          <w:divBdr>
            <w:top w:val="none" w:sz="0" w:space="0" w:color="auto"/>
            <w:left w:val="none" w:sz="0" w:space="0" w:color="auto"/>
            <w:bottom w:val="none" w:sz="0" w:space="0" w:color="auto"/>
            <w:right w:val="none" w:sz="0" w:space="0" w:color="auto"/>
          </w:divBdr>
        </w:div>
        <w:div w:id="2106221147">
          <w:marLeft w:val="480"/>
          <w:marRight w:val="0"/>
          <w:marTop w:val="0"/>
          <w:marBottom w:val="0"/>
          <w:divBdr>
            <w:top w:val="none" w:sz="0" w:space="0" w:color="auto"/>
            <w:left w:val="none" w:sz="0" w:space="0" w:color="auto"/>
            <w:bottom w:val="none" w:sz="0" w:space="0" w:color="auto"/>
            <w:right w:val="none" w:sz="0" w:space="0" w:color="auto"/>
          </w:divBdr>
        </w:div>
      </w:divsChild>
    </w:div>
    <w:div w:id="1912083685">
      <w:bodyDiv w:val="1"/>
      <w:marLeft w:val="0"/>
      <w:marRight w:val="0"/>
      <w:marTop w:val="0"/>
      <w:marBottom w:val="0"/>
      <w:divBdr>
        <w:top w:val="none" w:sz="0" w:space="0" w:color="auto"/>
        <w:left w:val="none" w:sz="0" w:space="0" w:color="auto"/>
        <w:bottom w:val="none" w:sz="0" w:space="0" w:color="auto"/>
        <w:right w:val="none" w:sz="0" w:space="0" w:color="auto"/>
      </w:divBdr>
    </w:div>
    <w:div w:id="1912931646">
      <w:bodyDiv w:val="1"/>
      <w:marLeft w:val="0"/>
      <w:marRight w:val="0"/>
      <w:marTop w:val="0"/>
      <w:marBottom w:val="0"/>
      <w:divBdr>
        <w:top w:val="none" w:sz="0" w:space="0" w:color="auto"/>
        <w:left w:val="none" w:sz="0" w:space="0" w:color="auto"/>
        <w:bottom w:val="none" w:sz="0" w:space="0" w:color="auto"/>
        <w:right w:val="none" w:sz="0" w:space="0" w:color="auto"/>
      </w:divBdr>
    </w:div>
    <w:div w:id="1913808145">
      <w:bodyDiv w:val="1"/>
      <w:marLeft w:val="0"/>
      <w:marRight w:val="0"/>
      <w:marTop w:val="0"/>
      <w:marBottom w:val="0"/>
      <w:divBdr>
        <w:top w:val="none" w:sz="0" w:space="0" w:color="auto"/>
        <w:left w:val="none" w:sz="0" w:space="0" w:color="auto"/>
        <w:bottom w:val="none" w:sz="0" w:space="0" w:color="auto"/>
        <w:right w:val="none" w:sz="0" w:space="0" w:color="auto"/>
      </w:divBdr>
    </w:div>
    <w:div w:id="1914847353">
      <w:bodyDiv w:val="1"/>
      <w:marLeft w:val="0"/>
      <w:marRight w:val="0"/>
      <w:marTop w:val="0"/>
      <w:marBottom w:val="0"/>
      <w:divBdr>
        <w:top w:val="none" w:sz="0" w:space="0" w:color="auto"/>
        <w:left w:val="none" w:sz="0" w:space="0" w:color="auto"/>
        <w:bottom w:val="none" w:sz="0" w:space="0" w:color="auto"/>
        <w:right w:val="none" w:sz="0" w:space="0" w:color="auto"/>
      </w:divBdr>
    </w:div>
    <w:div w:id="1916429730">
      <w:bodyDiv w:val="1"/>
      <w:marLeft w:val="0"/>
      <w:marRight w:val="0"/>
      <w:marTop w:val="0"/>
      <w:marBottom w:val="0"/>
      <w:divBdr>
        <w:top w:val="none" w:sz="0" w:space="0" w:color="auto"/>
        <w:left w:val="none" w:sz="0" w:space="0" w:color="auto"/>
        <w:bottom w:val="none" w:sz="0" w:space="0" w:color="auto"/>
        <w:right w:val="none" w:sz="0" w:space="0" w:color="auto"/>
      </w:divBdr>
    </w:div>
    <w:div w:id="1921216204">
      <w:bodyDiv w:val="1"/>
      <w:marLeft w:val="0"/>
      <w:marRight w:val="0"/>
      <w:marTop w:val="0"/>
      <w:marBottom w:val="0"/>
      <w:divBdr>
        <w:top w:val="none" w:sz="0" w:space="0" w:color="auto"/>
        <w:left w:val="none" w:sz="0" w:space="0" w:color="auto"/>
        <w:bottom w:val="none" w:sz="0" w:space="0" w:color="auto"/>
        <w:right w:val="none" w:sz="0" w:space="0" w:color="auto"/>
      </w:divBdr>
    </w:div>
    <w:div w:id="1929995513">
      <w:bodyDiv w:val="1"/>
      <w:marLeft w:val="0"/>
      <w:marRight w:val="0"/>
      <w:marTop w:val="0"/>
      <w:marBottom w:val="0"/>
      <w:divBdr>
        <w:top w:val="none" w:sz="0" w:space="0" w:color="auto"/>
        <w:left w:val="none" w:sz="0" w:space="0" w:color="auto"/>
        <w:bottom w:val="none" w:sz="0" w:space="0" w:color="auto"/>
        <w:right w:val="none" w:sz="0" w:space="0" w:color="auto"/>
      </w:divBdr>
      <w:divsChild>
        <w:div w:id="13845862">
          <w:marLeft w:val="480"/>
          <w:marRight w:val="0"/>
          <w:marTop w:val="0"/>
          <w:marBottom w:val="0"/>
          <w:divBdr>
            <w:top w:val="none" w:sz="0" w:space="0" w:color="auto"/>
            <w:left w:val="none" w:sz="0" w:space="0" w:color="auto"/>
            <w:bottom w:val="none" w:sz="0" w:space="0" w:color="auto"/>
            <w:right w:val="none" w:sz="0" w:space="0" w:color="auto"/>
          </w:divBdr>
        </w:div>
        <w:div w:id="49772491">
          <w:marLeft w:val="480"/>
          <w:marRight w:val="0"/>
          <w:marTop w:val="0"/>
          <w:marBottom w:val="0"/>
          <w:divBdr>
            <w:top w:val="none" w:sz="0" w:space="0" w:color="auto"/>
            <w:left w:val="none" w:sz="0" w:space="0" w:color="auto"/>
            <w:bottom w:val="none" w:sz="0" w:space="0" w:color="auto"/>
            <w:right w:val="none" w:sz="0" w:space="0" w:color="auto"/>
          </w:divBdr>
        </w:div>
        <w:div w:id="53087407">
          <w:marLeft w:val="480"/>
          <w:marRight w:val="0"/>
          <w:marTop w:val="0"/>
          <w:marBottom w:val="0"/>
          <w:divBdr>
            <w:top w:val="none" w:sz="0" w:space="0" w:color="auto"/>
            <w:left w:val="none" w:sz="0" w:space="0" w:color="auto"/>
            <w:bottom w:val="none" w:sz="0" w:space="0" w:color="auto"/>
            <w:right w:val="none" w:sz="0" w:space="0" w:color="auto"/>
          </w:divBdr>
        </w:div>
        <w:div w:id="67505279">
          <w:marLeft w:val="480"/>
          <w:marRight w:val="0"/>
          <w:marTop w:val="0"/>
          <w:marBottom w:val="0"/>
          <w:divBdr>
            <w:top w:val="none" w:sz="0" w:space="0" w:color="auto"/>
            <w:left w:val="none" w:sz="0" w:space="0" w:color="auto"/>
            <w:bottom w:val="none" w:sz="0" w:space="0" w:color="auto"/>
            <w:right w:val="none" w:sz="0" w:space="0" w:color="auto"/>
          </w:divBdr>
        </w:div>
        <w:div w:id="246497837">
          <w:marLeft w:val="480"/>
          <w:marRight w:val="0"/>
          <w:marTop w:val="0"/>
          <w:marBottom w:val="0"/>
          <w:divBdr>
            <w:top w:val="none" w:sz="0" w:space="0" w:color="auto"/>
            <w:left w:val="none" w:sz="0" w:space="0" w:color="auto"/>
            <w:bottom w:val="none" w:sz="0" w:space="0" w:color="auto"/>
            <w:right w:val="none" w:sz="0" w:space="0" w:color="auto"/>
          </w:divBdr>
        </w:div>
        <w:div w:id="263465296">
          <w:marLeft w:val="480"/>
          <w:marRight w:val="0"/>
          <w:marTop w:val="0"/>
          <w:marBottom w:val="0"/>
          <w:divBdr>
            <w:top w:val="none" w:sz="0" w:space="0" w:color="auto"/>
            <w:left w:val="none" w:sz="0" w:space="0" w:color="auto"/>
            <w:bottom w:val="none" w:sz="0" w:space="0" w:color="auto"/>
            <w:right w:val="none" w:sz="0" w:space="0" w:color="auto"/>
          </w:divBdr>
        </w:div>
        <w:div w:id="280497787">
          <w:marLeft w:val="480"/>
          <w:marRight w:val="0"/>
          <w:marTop w:val="0"/>
          <w:marBottom w:val="0"/>
          <w:divBdr>
            <w:top w:val="none" w:sz="0" w:space="0" w:color="auto"/>
            <w:left w:val="none" w:sz="0" w:space="0" w:color="auto"/>
            <w:bottom w:val="none" w:sz="0" w:space="0" w:color="auto"/>
            <w:right w:val="none" w:sz="0" w:space="0" w:color="auto"/>
          </w:divBdr>
        </w:div>
        <w:div w:id="335883173">
          <w:marLeft w:val="480"/>
          <w:marRight w:val="0"/>
          <w:marTop w:val="0"/>
          <w:marBottom w:val="0"/>
          <w:divBdr>
            <w:top w:val="none" w:sz="0" w:space="0" w:color="auto"/>
            <w:left w:val="none" w:sz="0" w:space="0" w:color="auto"/>
            <w:bottom w:val="none" w:sz="0" w:space="0" w:color="auto"/>
            <w:right w:val="none" w:sz="0" w:space="0" w:color="auto"/>
          </w:divBdr>
        </w:div>
        <w:div w:id="347830463">
          <w:marLeft w:val="480"/>
          <w:marRight w:val="0"/>
          <w:marTop w:val="0"/>
          <w:marBottom w:val="0"/>
          <w:divBdr>
            <w:top w:val="none" w:sz="0" w:space="0" w:color="auto"/>
            <w:left w:val="none" w:sz="0" w:space="0" w:color="auto"/>
            <w:bottom w:val="none" w:sz="0" w:space="0" w:color="auto"/>
            <w:right w:val="none" w:sz="0" w:space="0" w:color="auto"/>
          </w:divBdr>
        </w:div>
        <w:div w:id="431702462">
          <w:marLeft w:val="480"/>
          <w:marRight w:val="0"/>
          <w:marTop w:val="0"/>
          <w:marBottom w:val="0"/>
          <w:divBdr>
            <w:top w:val="none" w:sz="0" w:space="0" w:color="auto"/>
            <w:left w:val="none" w:sz="0" w:space="0" w:color="auto"/>
            <w:bottom w:val="none" w:sz="0" w:space="0" w:color="auto"/>
            <w:right w:val="none" w:sz="0" w:space="0" w:color="auto"/>
          </w:divBdr>
        </w:div>
        <w:div w:id="466628302">
          <w:marLeft w:val="480"/>
          <w:marRight w:val="0"/>
          <w:marTop w:val="0"/>
          <w:marBottom w:val="0"/>
          <w:divBdr>
            <w:top w:val="none" w:sz="0" w:space="0" w:color="auto"/>
            <w:left w:val="none" w:sz="0" w:space="0" w:color="auto"/>
            <w:bottom w:val="none" w:sz="0" w:space="0" w:color="auto"/>
            <w:right w:val="none" w:sz="0" w:space="0" w:color="auto"/>
          </w:divBdr>
        </w:div>
        <w:div w:id="504252667">
          <w:marLeft w:val="480"/>
          <w:marRight w:val="0"/>
          <w:marTop w:val="0"/>
          <w:marBottom w:val="0"/>
          <w:divBdr>
            <w:top w:val="none" w:sz="0" w:space="0" w:color="auto"/>
            <w:left w:val="none" w:sz="0" w:space="0" w:color="auto"/>
            <w:bottom w:val="none" w:sz="0" w:space="0" w:color="auto"/>
            <w:right w:val="none" w:sz="0" w:space="0" w:color="auto"/>
          </w:divBdr>
        </w:div>
        <w:div w:id="517935873">
          <w:marLeft w:val="480"/>
          <w:marRight w:val="0"/>
          <w:marTop w:val="0"/>
          <w:marBottom w:val="0"/>
          <w:divBdr>
            <w:top w:val="none" w:sz="0" w:space="0" w:color="auto"/>
            <w:left w:val="none" w:sz="0" w:space="0" w:color="auto"/>
            <w:bottom w:val="none" w:sz="0" w:space="0" w:color="auto"/>
            <w:right w:val="none" w:sz="0" w:space="0" w:color="auto"/>
          </w:divBdr>
        </w:div>
        <w:div w:id="695545731">
          <w:marLeft w:val="480"/>
          <w:marRight w:val="0"/>
          <w:marTop w:val="0"/>
          <w:marBottom w:val="0"/>
          <w:divBdr>
            <w:top w:val="none" w:sz="0" w:space="0" w:color="auto"/>
            <w:left w:val="none" w:sz="0" w:space="0" w:color="auto"/>
            <w:bottom w:val="none" w:sz="0" w:space="0" w:color="auto"/>
            <w:right w:val="none" w:sz="0" w:space="0" w:color="auto"/>
          </w:divBdr>
        </w:div>
        <w:div w:id="862203970">
          <w:marLeft w:val="480"/>
          <w:marRight w:val="0"/>
          <w:marTop w:val="0"/>
          <w:marBottom w:val="0"/>
          <w:divBdr>
            <w:top w:val="none" w:sz="0" w:space="0" w:color="auto"/>
            <w:left w:val="none" w:sz="0" w:space="0" w:color="auto"/>
            <w:bottom w:val="none" w:sz="0" w:space="0" w:color="auto"/>
            <w:right w:val="none" w:sz="0" w:space="0" w:color="auto"/>
          </w:divBdr>
        </w:div>
        <w:div w:id="911424552">
          <w:marLeft w:val="480"/>
          <w:marRight w:val="0"/>
          <w:marTop w:val="0"/>
          <w:marBottom w:val="0"/>
          <w:divBdr>
            <w:top w:val="none" w:sz="0" w:space="0" w:color="auto"/>
            <w:left w:val="none" w:sz="0" w:space="0" w:color="auto"/>
            <w:bottom w:val="none" w:sz="0" w:space="0" w:color="auto"/>
            <w:right w:val="none" w:sz="0" w:space="0" w:color="auto"/>
          </w:divBdr>
        </w:div>
        <w:div w:id="932014017">
          <w:marLeft w:val="480"/>
          <w:marRight w:val="0"/>
          <w:marTop w:val="0"/>
          <w:marBottom w:val="0"/>
          <w:divBdr>
            <w:top w:val="none" w:sz="0" w:space="0" w:color="auto"/>
            <w:left w:val="none" w:sz="0" w:space="0" w:color="auto"/>
            <w:bottom w:val="none" w:sz="0" w:space="0" w:color="auto"/>
            <w:right w:val="none" w:sz="0" w:space="0" w:color="auto"/>
          </w:divBdr>
        </w:div>
        <w:div w:id="976647819">
          <w:marLeft w:val="480"/>
          <w:marRight w:val="0"/>
          <w:marTop w:val="0"/>
          <w:marBottom w:val="0"/>
          <w:divBdr>
            <w:top w:val="none" w:sz="0" w:space="0" w:color="auto"/>
            <w:left w:val="none" w:sz="0" w:space="0" w:color="auto"/>
            <w:bottom w:val="none" w:sz="0" w:space="0" w:color="auto"/>
            <w:right w:val="none" w:sz="0" w:space="0" w:color="auto"/>
          </w:divBdr>
        </w:div>
        <w:div w:id="1004355763">
          <w:marLeft w:val="480"/>
          <w:marRight w:val="0"/>
          <w:marTop w:val="0"/>
          <w:marBottom w:val="0"/>
          <w:divBdr>
            <w:top w:val="none" w:sz="0" w:space="0" w:color="auto"/>
            <w:left w:val="none" w:sz="0" w:space="0" w:color="auto"/>
            <w:bottom w:val="none" w:sz="0" w:space="0" w:color="auto"/>
            <w:right w:val="none" w:sz="0" w:space="0" w:color="auto"/>
          </w:divBdr>
        </w:div>
        <w:div w:id="1020740706">
          <w:marLeft w:val="480"/>
          <w:marRight w:val="0"/>
          <w:marTop w:val="0"/>
          <w:marBottom w:val="0"/>
          <w:divBdr>
            <w:top w:val="none" w:sz="0" w:space="0" w:color="auto"/>
            <w:left w:val="none" w:sz="0" w:space="0" w:color="auto"/>
            <w:bottom w:val="none" w:sz="0" w:space="0" w:color="auto"/>
            <w:right w:val="none" w:sz="0" w:space="0" w:color="auto"/>
          </w:divBdr>
        </w:div>
        <w:div w:id="1067992905">
          <w:marLeft w:val="480"/>
          <w:marRight w:val="0"/>
          <w:marTop w:val="0"/>
          <w:marBottom w:val="0"/>
          <w:divBdr>
            <w:top w:val="none" w:sz="0" w:space="0" w:color="auto"/>
            <w:left w:val="none" w:sz="0" w:space="0" w:color="auto"/>
            <w:bottom w:val="none" w:sz="0" w:space="0" w:color="auto"/>
            <w:right w:val="none" w:sz="0" w:space="0" w:color="auto"/>
          </w:divBdr>
        </w:div>
        <w:div w:id="1083795920">
          <w:marLeft w:val="480"/>
          <w:marRight w:val="0"/>
          <w:marTop w:val="0"/>
          <w:marBottom w:val="0"/>
          <w:divBdr>
            <w:top w:val="none" w:sz="0" w:space="0" w:color="auto"/>
            <w:left w:val="none" w:sz="0" w:space="0" w:color="auto"/>
            <w:bottom w:val="none" w:sz="0" w:space="0" w:color="auto"/>
            <w:right w:val="none" w:sz="0" w:space="0" w:color="auto"/>
          </w:divBdr>
        </w:div>
        <w:div w:id="1102729382">
          <w:marLeft w:val="480"/>
          <w:marRight w:val="0"/>
          <w:marTop w:val="0"/>
          <w:marBottom w:val="0"/>
          <w:divBdr>
            <w:top w:val="none" w:sz="0" w:space="0" w:color="auto"/>
            <w:left w:val="none" w:sz="0" w:space="0" w:color="auto"/>
            <w:bottom w:val="none" w:sz="0" w:space="0" w:color="auto"/>
            <w:right w:val="none" w:sz="0" w:space="0" w:color="auto"/>
          </w:divBdr>
        </w:div>
        <w:div w:id="1139767992">
          <w:marLeft w:val="480"/>
          <w:marRight w:val="0"/>
          <w:marTop w:val="0"/>
          <w:marBottom w:val="0"/>
          <w:divBdr>
            <w:top w:val="none" w:sz="0" w:space="0" w:color="auto"/>
            <w:left w:val="none" w:sz="0" w:space="0" w:color="auto"/>
            <w:bottom w:val="none" w:sz="0" w:space="0" w:color="auto"/>
            <w:right w:val="none" w:sz="0" w:space="0" w:color="auto"/>
          </w:divBdr>
        </w:div>
        <w:div w:id="1204365323">
          <w:marLeft w:val="480"/>
          <w:marRight w:val="0"/>
          <w:marTop w:val="0"/>
          <w:marBottom w:val="0"/>
          <w:divBdr>
            <w:top w:val="none" w:sz="0" w:space="0" w:color="auto"/>
            <w:left w:val="none" w:sz="0" w:space="0" w:color="auto"/>
            <w:bottom w:val="none" w:sz="0" w:space="0" w:color="auto"/>
            <w:right w:val="none" w:sz="0" w:space="0" w:color="auto"/>
          </w:divBdr>
        </w:div>
        <w:div w:id="1319268418">
          <w:marLeft w:val="480"/>
          <w:marRight w:val="0"/>
          <w:marTop w:val="0"/>
          <w:marBottom w:val="0"/>
          <w:divBdr>
            <w:top w:val="none" w:sz="0" w:space="0" w:color="auto"/>
            <w:left w:val="none" w:sz="0" w:space="0" w:color="auto"/>
            <w:bottom w:val="none" w:sz="0" w:space="0" w:color="auto"/>
            <w:right w:val="none" w:sz="0" w:space="0" w:color="auto"/>
          </w:divBdr>
        </w:div>
        <w:div w:id="1321621394">
          <w:marLeft w:val="480"/>
          <w:marRight w:val="0"/>
          <w:marTop w:val="0"/>
          <w:marBottom w:val="0"/>
          <w:divBdr>
            <w:top w:val="none" w:sz="0" w:space="0" w:color="auto"/>
            <w:left w:val="none" w:sz="0" w:space="0" w:color="auto"/>
            <w:bottom w:val="none" w:sz="0" w:space="0" w:color="auto"/>
            <w:right w:val="none" w:sz="0" w:space="0" w:color="auto"/>
          </w:divBdr>
        </w:div>
        <w:div w:id="1361928427">
          <w:marLeft w:val="480"/>
          <w:marRight w:val="0"/>
          <w:marTop w:val="0"/>
          <w:marBottom w:val="0"/>
          <w:divBdr>
            <w:top w:val="none" w:sz="0" w:space="0" w:color="auto"/>
            <w:left w:val="none" w:sz="0" w:space="0" w:color="auto"/>
            <w:bottom w:val="none" w:sz="0" w:space="0" w:color="auto"/>
            <w:right w:val="none" w:sz="0" w:space="0" w:color="auto"/>
          </w:divBdr>
        </w:div>
        <w:div w:id="1390618285">
          <w:marLeft w:val="480"/>
          <w:marRight w:val="0"/>
          <w:marTop w:val="0"/>
          <w:marBottom w:val="0"/>
          <w:divBdr>
            <w:top w:val="none" w:sz="0" w:space="0" w:color="auto"/>
            <w:left w:val="none" w:sz="0" w:space="0" w:color="auto"/>
            <w:bottom w:val="none" w:sz="0" w:space="0" w:color="auto"/>
            <w:right w:val="none" w:sz="0" w:space="0" w:color="auto"/>
          </w:divBdr>
        </w:div>
        <w:div w:id="1453669026">
          <w:marLeft w:val="480"/>
          <w:marRight w:val="0"/>
          <w:marTop w:val="0"/>
          <w:marBottom w:val="0"/>
          <w:divBdr>
            <w:top w:val="none" w:sz="0" w:space="0" w:color="auto"/>
            <w:left w:val="none" w:sz="0" w:space="0" w:color="auto"/>
            <w:bottom w:val="none" w:sz="0" w:space="0" w:color="auto"/>
            <w:right w:val="none" w:sz="0" w:space="0" w:color="auto"/>
          </w:divBdr>
        </w:div>
        <w:div w:id="1532454868">
          <w:marLeft w:val="480"/>
          <w:marRight w:val="0"/>
          <w:marTop w:val="0"/>
          <w:marBottom w:val="0"/>
          <w:divBdr>
            <w:top w:val="none" w:sz="0" w:space="0" w:color="auto"/>
            <w:left w:val="none" w:sz="0" w:space="0" w:color="auto"/>
            <w:bottom w:val="none" w:sz="0" w:space="0" w:color="auto"/>
            <w:right w:val="none" w:sz="0" w:space="0" w:color="auto"/>
          </w:divBdr>
        </w:div>
        <w:div w:id="1620259595">
          <w:marLeft w:val="480"/>
          <w:marRight w:val="0"/>
          <w:marTop w:val="0"/>
          <w:marBottom w:val="0"/>
          <w:divBdr>
            <w:top w:val="none" w:sz="0" w:space="0" w:color="auto"/>
            <w:left w:val="none" w:sz="0" w:space="0" w:color="auto"/>
            <w:bottom w:val="none" w:sz="0" w:space="0" w:color="auto"/>
            <w:right w:val="none" w:sz="0" w:space="0" w:color="auto"/>
          </w:divBdr>
        </w:div>
        <w:div w:id="1672754759">
          <w:marLeft w:val="480"/>
          <w:marRight w:val="0"/>
          <w:marTop w:val="0"/>
          <w:marBottom w:val="0"/>
          <w:divBdr>
            <w:top w:val="none" w:sz="0" w:space="0" w:color="auto"/>
            <w:left w:val="none" w:sz="0" w:space="0" w:color="auto"/>
            <w:bottom w:val="none" w:sz="0" w:space="0" w:color="auto"/>
            <w:right w:val="none" w:sz="0" w:space="0" w:color="auto"/>
          </w:divBdr>
        </w:div>
        <w:div w:id="1683822258">
          <w:marLeft w:val="480"/>
          <w:marRight w:val="0"/>
          <w:marTop w:val="0"/>
          <w:marBottom w:val="0"/>
          <w:divBdr>
            <w:top w:val="none" w:sz="0" w:space="0" w:color="auto"/>
            <w:left w:val="none" w:sz="0" w:space="0" w:color="auto"/>
            <w:bottom w:val="none" w:sz="0" w:space="0" w:color="auto"/>
            <w:right w:val="none" w:sz="0" w:space="0" w:color="auto"/>
          </w:divBdr>
        </w:div>
        <w:div w:id="1780296288">
          <w:marLeft w:val="480"/>
          <w:marRight w:val="0"/>
          <w:marTop w:val="0"/>
          <w:marBottom w:val="0"/>
          <w:divBdr>
            <w:top w:val="none" w:sz="0" w:space="0" w:color="auto"/>
            <w:left w:val="none" w:sz="0" w:space="0" w:color="auto"/>
            <w:bottom w:val="none" w:sz="0" w:space="0" w:color="auto"/>
            <w:right w:val="none" w:sz="0" w:space="0" w:color="auto"/>
          </w:divBdr>
        </w:div>
        <w:div w:id="1846936901">
          <w:marLeft w:val="480"/>
          <w:marRight w:val="0"/>
          <w:marTop w:val="0"/>
          <w:marBottom w:val="0"/>
          <w:divBdr>
            <w:top w:val="none" w:sz="0" w:space="0" w:color="auto"/>
            <w:left w:val="none" w:sz="0" w:space="0" w:color="auto"/>
            <w:bottom w:val="none" w:sz="0" w:space="0" w:color="auto"/>
            <w:right w:val="none" w:sz="0" w:space="0" w:color="auto"/>
          </w:divBdr>
        </w:div>
        <w:div w:id="1854221764">
          <w:marLeft w:val="480"/>
          <w:marRight w:val="0"/>
          <w:marTop w:val="0"/>
          <w:marBottom w:val="0"/>
          <w:divBdr>
            <w:top w:val="none" w:sz="0" w:space="0" w:color="auto"/>
            <w:left w:val="none" w:sz="0" w:space="0" w:color="auto"/>
            <w:bottom w:val="none" w:sz="0" w:space="0" w:color="auto"/>
            <w:right w:val="none" w:sz="0" w:space="0" w:color="auto"/>
          </w:divBdr>
        </w:div>
        <w:div w:id="1863663097">
          <w:marLeft w:val="480"/>
          <w:marRight w:val="0"/>
          <w:marTop w:val="0"/>
          <w:marBottom w:val="0"/>
          <w:divBdr>
            <w:top w:val="none" w:sz="0" w:space="0" w:color="auto"/>
            <w:left w:val="none" w:sz="0" w:space="0" w:color="auto"/>
            <w:bottom w:val="none" w:sz="0" w:space="0" w:color="auto"/>
            <w:right w:val="none" w:sz="0" w:space="0" w:color="auto"/>
          </w:divBdr>
        </w:div>
        <w:div w:id="1985548311">
          <w:marLeft w:val="480"/>
          <w:marRight w:val="0"/>
          <w:marTop w:val="0"/>
          <w:marBottom w:val="0"/>
          <w:divBdr>
            <w:top w:val="none" w:sz="0" w:space="0" w:color="auto"/>
            <w:left w:val="none" w:sz="0" w:space="0" w:color="auto"/>
            <w:bottom w:val="none" w:sz="0" w:space="0" w:color="auto"/>
            <w:right w:val="none" w:sz="0" w:space="0" w:color="auto"/>
          </w:divBdr>
        </w:div>
        <w:div w:id="1997420769">
          <w:marLeft w:val="480"/>
          <w:marRight w:val="0"/>
          <w:marTop w:val="0"/>
          <w:marBottom w:val="0"/>
          <w:divBdr>
            <w:top w:val="none" w:sz="0" w:space="0" w:color="auto"/>
            <w:left w:val="none" w:sz="0" w:space="0" w:color="auto"/>
            <w:bottom w:val="none" w:sz="0" w:space="0" w:color="auto"/>
            <w:right w:val="none" w:sz="0" w:space="0" w:color="auto"/>
          </w:divBdr>
        </w:div>
        <w:div w:id="2003507143">
          <w:marLeft w:val="480"/>
          <w:marRight w:val="0"/>
          <w:marTop w:val="0"/>
          <w:marBottom w:val="0"/>
          <w:divBdr>
            <w:top w:val="none" w:sz="0" w:space="0" w:color="auto"/>
            <w:left w:val="none" w:sz="0" w:space="0" w:color="auto"/>
            <w:bottom w:val="none" w:sz="0" w:space="0" w:color="auto"/>
            <w:right w:val="none" w:sz="0" w:space="0" w:color="auto"/>
          </w:divBdr>
        </w:div>
      </w:divsChild>
    </w:div>
    <w:div w:id="1931355586">
      <w:bodyDiv w:val="1"/>
      <w:marLeft w:val="0"/>
      <w:marRight w:val="0"/>
      <w:marTop w:val="0"/>
      <w:marBottom w:val="0"/>
      <w:divBdr>
        <w:top w:val="none" w:sz="0" w:space="0" w:color="auto"/>
        <w:left w:val="none" w:sz="0" w:space="0" w:color="auto"/>
        <w:bottom w:val="none" w:sz="0" w:space="0" w:color="auto"/>
        <w:right w:val="none" w:sz="0" w:space="0" w:color="auto"/>
      </w:divBdr>
    </w:div>
    <w:div w:id="1932203743">
      <w:bodyDiv w:val="1"/>
      <w:marLeft w:val="0"/>
      <w:marRight w:val="0"/>
      <w:marTop w:val="0"/>
      <w:marBottom w:val="0"/>
      <w:divBdr>
        <w:top w:val="none" w:sz="0" w:space="0" w:color="auto"/>
        <w:left w:val="none" w:sz="0" w:space="0" w:color="auto"/>
        <w:bottom w:val="none" w:sz="0" w:space="0" w:color="auto"/>
        <w:right w:val="none" w:sz="0" w:space="0" w:color="auto"/>
      </w:divBdr>
    </w:div>
    <w:div w:id="1932204977">
      <w:bodyDiv w:val="1"/>
      <w:marLeft w:val="0"/>
      <w:marRight w:val="0"/>
      <w:marTop w:val="0"/>
      <w:marBottom w:val="0"/>
      <w:divBdr>
        <w:top w:val="none" w:sz="0" w:space="0" w:color="auto"/>
        <w:left w:val="none" w:sz="0" w:space="0" w:color="auto"/>
        <w:bottom w:val="none" w:sz="0" w:space="0" w:color="auto"/>
        <w:right w:val="none" w:sz="0" w:space="0" w:color="auto"/>
      </w:divBdr>
    </w:div>
    <w:div w:id="1933202903">
      <w:bodyDiv w:val="1"/>
      <w:marLeft w:val="0"/>
      <w:marRight w:val="0"/>
      <w:marTop w:val="0"/>
      <w:marBottom w:val="0"/>
      <w:divBdr>
        <w:top w:val="none" w:sz="0" w:space="0" w:color="auto"/>
        <w:left w:val="none" w:sz="0" w:space="0" w:color="auto"/>
        <w:bottom w:val="none" w:sz="0" w:space="0" w:color="auto"/>
        <w:right w:val="none" w:sz="0" w:space="0" w:color="auto"/>
      </w:divBdr>
    </w:div>
    <w:div w:id="1937903385">
      <w:bodyDiv w:val="1"/>
      <w:marLeft w:val="0"/>
      <w:marRight w:val="0"/>
      <w:marTop w:val="0"/>
      <w:marBottom w:val="0"/>
      <w:divBdr>
        <w:top w:val="none" w:sz="0" w:space="0" w:color="auto"/>
        <w:left w:val="none" w:sz="0" w:space="0" w:color="auto"/>
        <w:bottom w:val="none" w:sz="0" w:space="0" w:color="auto"/>
        <w:right w:val="none" w:sz="0" w:space="0" w:color="auto"/>
      </w:divBdr>
    </w:div>
    <w:div w:id="1941721190">
      <w:bodyDiv w:val="1"/>
      <w:marLeft w:val="0"/>
      <w:marRight w:val="0"/>
      <w:marTop w:val="0"/>
      <w:marBottom w:val="0"/>
      <w:divBdr>
        <w:top w:val="none" w:sz="0" w:space="0" w:color="auto"/>
        <w:left w:val="none" w:sz="0" w:space="0" w:color="auto"/>
        <w:bottom w:val="none" w:sz="0" w:space="0" w:color="auto"/>
        <w:right w:val="none" w:sz="0" w:space="0" w:color="auto"/>
      </w:divBdr>
    </w:div>
    <w:div w:id="1947423299">
      <w:bodyDiv w:val="1"/>
      <w:marLeft w:val="0"/>
      <w:marRight w:val="0"/>
      <w:marTop w:val="0"/>
      <w:marBottom w:val="0"/>
      <w:divBdr>
        <w:top w:val="none" w:sz="0" w:space="0" w:color="auto"/>
        <w:left w:val="none" w:sz="0" w:space="0" w:color="auto"/>
        <w:bottom w:val="none" w:sz="0" w:space="0" w:color="auto"/>
        <w:right w:val="none" w:sz="0" w:space="0" w:color="auto"/>
      </w:divBdr>
    </w:div>
    <w:div w:id="1948152832">
      <w:bodyDiv w:val="1"/>
      <w:marLeft w:val="0"/>
      <w:marRight w:val="0"/>
      <w:marTop w:val="0"/>
      <w:marBottom w:val="0"/>
      <w:divBdr>
        <w:top w:val="none" w:sz="0" w:space="0" w:color="auto"/>
        <w:left w:val="none" w:sz="0" w:space="0" w:color="auto"/>
        <w:bottom w:val="none" w:sz="0" w:space="0" w:color="auto"/>
        <w:right w:val="none" w:sz="0" w:space="0" w:color="auto"/>
      </w:divBdr>
    </w:div>
    <w:div w:id="1954824663">
      <w:bodyDiv w:val="1"/>
      <w:marLeft w:val="0"/>
      <w:marRight w:val="0"/>
      <w:marTop w:val="0"/>
      <w:marBottom w:val="0"/>
      <w:divBdr>
        <w:top w:val="none" w:sz="0" w:space="0" w:color="auto"/>
        <w:left w:val="none" w:sz="0" w:space="0" w:color="auto"/>
        <w:bottom w:val="none" w:sz="0" w:space="0" w:color="auto"/>
        <w:right w:val="none" w:sz="0" w:space="0" w:color="auto"/>
      </w:divBdr>
    </w:div>
    <w:div w:id="1956250808">
      <w:bodyDiv w:val="1"/>
      <w:marLeft w:val="0"/>
      <w:marRight w:val="0"/>
      <w:marTop w:val="0"/>
      <w:marBottom w:val="0"/>
      <w:divBdr>
        <w:top w:val="none" w:sz="0" w:space="0" w:color="auto"/>
        <w:left w:val="none" w:sz="0" w:space="0" w:color="auto"/>
        <w:bottom w:val="none" w:sz="0" w:space="0" w:color="auto"/>
        <w:right w:val="none" w:sz="0" w:space="0" w:color="auto"/>
      </w:divBdr>
    </w:div>
    <w:div w:id="1959027489">
      <w:bodyDiv w:val="1"/>
      <w:marLeft w:val="0"/>
      <w:marRight w:val="0"/>
      <w:marTop w:val="0"/>
      <w:marBottom w:val="0"/>
      <w:divBdr>
        <w:top w:val="none" w:sz="0" w:space="0" w:color="auto"/>
        <w:left w:val="none" w:sz="0" w:space="0" w:color="auto"/>
        <w:bottom w:val="none" w:sz="0" w:space="0" w:color="auto"/>
        <w:right w:val="none" w:sz="0" w:space="0" w:color="auto"/>
      </w:divBdr>
    </w:div>
    <w:div w:id="1961299842">
      <w:bodyDiv w:val="1"/>
      <w:marLeft w:val="0"/>
      <w:marRight w:val="0"/>
      <w:marTop w:val="0"/>
      <w:marBottom w:val="0"/>
      <w:divBdr>
        <w:top w:val="none" w:sz="0" w:space="0" w:color="auto"/>
        <w:left w:val="none" w:sz="0" w:space="0" w:color="auto"/>
        <w:bottom w:val="none" w:sz="0" w:space="0" w:color="auto"/>
        <w:right w:val="none" w:sz="0" w:space="0" w:color="auto"/>
      </w:divBdr>
    </w:div>
    <w:div w:id="1961496877">
      <w:bodyDiv w:val="1"/>
      <w:marLeft w:val="0"/>
      <w:marRight w:val="0"/>
      <w:marTop w:val="0"/>
      <w:marBottom w:val="0"/>
      <w:divBdr>
        <w:top w:val="none" w:sz="0" w:space="0" w:color="auto"/>
        <w:left w:val="none" w:sz="0" w:space="0" w:color="auto"/>
        <w:bottom w:val="none" w:sz="0" w:space="0" w:color="auto"/>
        <w:right w:val="none" w:sz="0" w:space="0" w:color="auto"/>
      </w:divBdr>
    </w:div>
    <w:div w:id="1963687575">
      <w:bodyDiv w:val="1"/>
      <w:marLeft w:val="0"/>
      <w:marRight w:val="0"/>
      <w:marTop w:val="0"/>
      <w:marBottom w:val="0"/>
      <w:divBdr>
        <w:top w:val="none" w:sz="0" w:space="0" w:color="auto"/>
        <w:left w:val="none" w:sz="0" w:space="0" w:color="auto"/>
        <w:bottom w:val="none" w:sz="0" w:space="0" w:color="auto"/>
        <w:right w:val="none" w:sz="0" w:space="0" w:color="auto"/>
      </w:divBdr>
    </w:div>
    <w:div w:id="1964265473">
      <w:bodyDiv w:val="1"/>
      <w:marLeft w:val="0"/>
      <w:marRight w:val="0"/>
      <w:marTop w:val="0"/>
      <w:marBottom w:val="0"/>
      <w:divBdr>
        <w:top w:val="none" w:sz="0" w:space="0" w:color="auto"/>
        <w:left w:val="none" w:sz="0" w:space="0" w:color="auto"/>
        <w:bottom w:val="none" w:sz="0" w:space="0" w:color="auto"/>
        <w:right w:val="none" w:sz="0" w:space="0" w:color="auto"/>
      </w:divBdr>
      <w:divsChild>
        <w:div w:id="293604514">
          <w:marLeft w:val="480"/>
          <w:marRight w:val="0"/>
          <w:marTop w:val="0"/>
          <w:marBottom w:val="0"/>
          <w:divBdr>
            <w:top w:val="none" w:sz="0" w:space="0" w:color="auto"/>
            <w:left w:val="none" w:sz="0" w:space="0" w:color="auto"/>
            <w:bottom w:val="none" w:sz="0" w:space="0" w:color="auto"/>
            <w:right w:val="none" w:sz="0" w:space="0" w:color="auto"/>
          </w:divBdr>
        </w:div>
        <w:div w:id="488907618">
          <w:marLeft w:val="480"/>
          <w:marRight w:val="0"/>
          <w:marTop w:val="0"/>
          <w:marBottom w:val="0"/>
          <w:divBdr>
            <w:top w:val="none" w:sz="0" w:space="0" w:color="auto"/>
            <w:left w:val="none" w:sz="0" w:space="0" w:color="auto"/>
            <w:bottom w:val="none" w:sz="0" w:space="0" w:color="auto"/>
            <w:right w:val="none" w:sz="0" w:space="0" w:color="auto"/>
          </w:divBdr>
        </w:div>
        <w:div w:id="495416053">
          <w:marLeft w:val="480"/>
          <w:marRight w:val="0"/>
          <w:marTop w:val="0"/>
          <w:marBottom w:val="0"/>
          <w:divBdr>
            <w:top w:val="none" w:sz="0" w:space="0" w:color="auto"/>
            <w:left w:val="none" w:sz="0" w:space="0" w:color="auto"/>
            <w:bottom w:val="none" w:sz="0" w:space="0" w:color="auto"/>
            <w:right w:val="none" w:sz="0" w:space="0" w:color="auto"/>
          </w:divBdr>
        </w:div>
        <w:div w:id="730428512">
          <w:marLeft w:val="480"/>
          <w:marRight w:val="0"/>
          <w:marTop w:val="0"/>
          <w:marBottom w:val="0"/>
          <w:divBdr>
            <w:top w:val="none" w:sz="0" w:space="0" w:color="auto"/>
            <w:left w:val="none" w:sz="0" w:space="0" w:color="auto"/>
            <w:bottom w:val="none" w:sz="0" w:space="0" w:color="auto"/>
            <w:right w:val="none" w:sz="0" w:space="0" w:color="auto"/>
          </w:divBdr>
        </w:div>
        <w:div w:id="842665969">
          <w:marLeft w:val="480"/>
          <w:marRight w:val="0"/>
          <w:marTop w:val="0"/>
          <w:marBottom w:val="0"/>
          <w:divBdr>
            <w:top w:val="none" w:sz="0" w:space="0" w:color="auto"/>
            <w:left w:val="none" w:sz="0" w:space="0" w:color="auto"/>
            <w:bottom w:val="none" w:sz="0" w:space="0" w:color="auto"/>
            <w:right w:val="none" w:sz="0" w:space="0" w:color="auto"/>
          </w:divBdr>
        </w:div>
        <w:div w:id="1281061816">
          <w:marLeft w:val="480"/>
          <w:marRight w:val="0"/>
          <w:marTop w:val="0"/>
          <w:marBottom w:val="0"/>
          <w:divBdr>
            <w:top w:val="none" w:sz="0" w:space="0" w:color="auto"/>
            <w:left w:val="none" w:sz="0" w:space="0" w:color="auto"/>
            <w:bottom w:val="none" w:sz="0" w:space="0" w:color="auto"/>
            <w:right w:val="none" w:sz="0" w:space="0" w:color="auto"/>
          </w:divBdr>
        </w:div>
        <w:div w:id="1582375731">
          <w:marLeft w:val="480"/>
          <w:marRight w:val="0"/>
          <w:marTop w:val="0"/>
          <w:marBottom w:val="0"/>
          <w:divBdr>
            <w:top w:val="none" w:sz="0" w:space="0" w:color="auto"/>
            <w:left w:val="none" w:sz="0" w:space="0" w:color="auto"/>
            <w:bottom w:val="none" w:sz="0" w:space="0" w:color="auto"/>
            <w:right w:val="none" w:sz="0" w:space="0" w:color="auto"/>
          </w:divBdr>
        </w:div>
        <w:div w:id="2137405686">
          <w:marLeft w:val="480"/>
          <w:marRight w:val="0"/>
          <w:marTop w:val="0"/>
          <w:marBottom w:val="0"/>
          <w:divBdr>
            <w:top w:val="none" w:sz="0" w:space="0" w:color="auto"/>
            <w:left w:val="none" w:sz="0" w:space="0" w:color="auto"/>
            <w:bottom w:val="none" w:sz="0" w:space="0" w:color="auto"/>
            <w:right w:val="none" w:sz="0" w:space="0" w:color="auto"/>
          </w:divBdr>
        </w:div>
      </w:divsChild>
    </w:div>
    <w:div w:id="1969503470">
      <w:bodyDiv w:val="1"/>
      <w:marLeft w:val="0"/>
      <w:marRight w:val="0"/>
      <w:marTop w:val="0"/>
      <w:marBottom w:val="0"/>
      <w:divBdr>
        <w:top w:val="none" w:sz="0" w:space="0" w:color="auto"/>
        <w:left w:val="none" w:sz="0" w:space="0" w:color="auto"/>
        <w:bottom w:val="none" w:sz="0" w:space="0" w:color="auto"/>
        <w:right w:val="none" w:sz="0" w:space="0" w:color="auto"/>
      </w:divBdr>
    </w:div>
    <w:div w:id="1971207684">
      <w:bodyDiv w:val="1"/>
      <w:marLeft w:val="0"/>
      <w:marRight w:val="0"/>
      <w:marTop w:val="0"/>
      <w:marBottom w:val="0"/>
      <w:divBdr>
        <w:top w:val="none" w:sz="0" w:space="0" w:color="auto"/>
        <w:left w:val="none" w:sz="0" w:space="0" w:color="auto"/>
        <w:bottom w:val="none" w:sz="0" w:space="0" w:color="auto"/>
        <w:right w:val="none" w:sz="0" w:space="0" w:color="auto"/>
      </w:divBdr>
    </w:div>
    <w:div w:id="1971398649">
      <w:bodyDiv w:val="1"/>
      <w:marLeft w:val="0"/>
      <w:marRight w:val="0"/>
      <w:marTop w:val="0"/>
      <w:marBottom w:val="0"/>
      <w:divBdr>
        <w:top w:val="none" w:sz="0" w:space="0" w:color="auto"/>
        <w:left w:val="none" w:sz="0" w:space="0" w:color="auto"/>
        <w:bottom w:val="none" w:sz="0" w:space="0" w:color="auto"/>
        <w:right w:val="none" w:sz="0" w:space="0" w:color="auto"/>
      </w:divBdr>
    </w:div>
    <w:div w:id="1972635020">
      <w:bodyDiv w:val="1"/>
      <w:marLeft w:val="0"/>
      <w:marRight w:val="0"/>
      <w:marTop w:val="0"/>
      <w:marBottom w:val="0"/>
      <w:divBdr>
        <w:top w:val="none" w:sz="0" w:space="0" w:color="auto"/>
        <w:left w:val="none" w:sz="0" w:space="0" w:color="auto"/>
        <w:bottom w:val="none" w:sz="0" w:space="0" w:color="auto"/>
        <w:right w:val="none" w:sz="0" w:space="0" w:color="auto"/>
      </w:divBdr>
      <w:divsChild>
        <w:div w:id="28997472">
          <w:marLeft w:val="480"/>
          <w:marRight w:val="0"/>
          <w:marTop w:val="0"/>
          <w:marBottom w:val="0"/>
          <w:divBdr>
            <w:top w:val="none" w:sz="0" w:space="0" w:color="auto"/>
            <w:left w:val="none" w:sz="0" w:space="0" w:color="auto"/>
            <w:bottom w:val="none" w:sz="0" w:space="0" w:color="auto"/>
            <w:right w:val="none" w:sz="0" w:space="0" w:color="auto"/>
          </w:divBdr>
        </w:div>
        <w:div w:id="110981250">
          <w:marLeft w:val="480"/>
          <w:marRight w:val="0"/>
          <w:marTop w:val="0"/>
          <w:marBottom w:val="0"/>
          <w:divBdr>
            <w:top w:val="none" w:sz="0" w:space="0" w:color="auto"/>
            <w:left w:val="none" w:sz="0" w:space="0" w:color="auto"/>
            <w:bottom w:val="none" w:sz="0" w:space="0" w:color="auto"/>
            <w:right w:val="none" w:sz="0" w:space="0" w:color="auto"/>
          </w:divBdr>
        </w:div>
        <w:div w:id="121772330">
          <w:marLeft w:val="480"/>
          <w:marRight w:val="0"/>
          <w:marTop w:val="0"/>
          <w:marBottom w:val="0"/>
          <w:divBdr>
            <w:top w:val="none" w:sz="0" w:space="0" w:color="auto"/>
            <w:left w:val="none" w:sz="0" w:space="0" w:color="auto"/>
            <w:bottom w:val="none" w:sz="0" w:space="0" w:color="auto"/>
            <w:right w:val="none" w:sz="0" w:space="0" w:color="auto"/>
          </w:divBdr>
        </w:div>
        <w:div w:id="221989714">
          <w:marLeft w:val="480"/>
          <w:marRight w:val="0"/>
          <w:marTop w:val="0"/>
          <w:marBottom w:val="0"/>
          <w:divBdr>
            <w:top w:val="none" w:sz="0" w:space="0" w:color="auto"/>
            <w:left w:val="none" w:sz="0" w:space="0" w:color="auto"/>
            <w:bottom w:val="none" w:sz="0" w:space="0" w:color="auto"/>
            <w:right w:val="none" w:sz="0" w:space="0" w:color="auto"/>
          </w:divBdr>
        </w:div>
        <w:div w:id="264851643">
          <w:marLeft w:val="480"/>
          <w:marRight w:val="0"/>
          <w:marTop w:val="0"/>
          <w:marBottom w:val="0"/>
          <w:divBdr>
            <w:top w:val="none" w:sz="0" w:space="0" w:color="auto"/>
            <w:left w:val="none" w:sz="0" w:space="0" w:color="auto"/>
            <w:bottom w:val="none" w:sz="0" w:space="0" w:color="auto"/>
            <w:right w:val="none" w:sz="0" w:space="0" w:color="auto"/>
          </w:divBdr>
        </w:div>
        <w:div w:id="280233081">
          <w:marLeft w:val="480"/>
          <w:marRight w:val="0"/>
          <w:marTop w:val="0"/>
          <w:marBottom w:val="0"/>
          <w:divBdr>
            <w:top w:val="none" w:sz="0" w:space="0" w:color="auto"/>
            <w:left w:val="none" w:sz="0" w:space="0" w:color="auto"/>
            <w:bottom w:val="none" w:sz="0" w:space="0" w:color="auto"/>
            <w:right w:val="none" w:sz="0" w:space="0" w:color="auto"/>
          </w:divBdr>
        </w:div>
        <w:div w:id="294334210">
          <w:marLeft w:val="480"/>
          <w:marRight w:val="0"/>
          <w:marTop w:val="0"/>
          <w:marBottom w:val="0"/>
          <w:divBdr>
            <w:top w:val="none" w:sz="0" w:space="0" w:color="auto"/>
            <w:left w:val="none" w:sz="0" w:space="0" w:color="auto"/>
            <w:bottom w:val="none" w:sz="0" w:space="0" w:color="auto"/>
            <w:right w:val="none" w:sz="0" w:space="0" w:color="auto"/>
          </w:divBdr>
        </w:div>
        <w:div w:id="444077491">
          <w:marLeft w:val="480"/>
          <w:marRight w:val="0"/>
          <w:marTop w:val="0"/>
          <w:marBottom w:val="0"/>
          <w:divBdr>
            <w:top w:val="none" w:sz="0" w:space="0" w:color="auto"/>
            <w:left w:val="none" w:sz="0" w:space="0" w:color="auto"/>
            <w:bottom w:val="none" w:sz="0" w:space="0" w:color="auto"/>
            <w:right w:val="none" w:sz="0" w:space="0" w:color="auto"/>
          </w:divBdr>
        </w:div>
        <w:div w:id="645742354">
          <w:marLeft w:val="480"/>
          <w:marRight w:val="0"/>
          <w:marTop w:val="0"/>
          <w:marBottom w:val="0"/>
          <w:divBdr>
            <w:top w:val="none" w:sz="0" w:space="0" w:color="auto"/>
            <w:left w:val="none" w:sz="0" w:space="0" w:color="auto"/>
            <w:bottom w:val="none" w:sz="0" w:space="0" w:color="auto"/>
            <w:right w:val="none" w:sz="0" w:space="0" w:color="auto"/>
          </w:divBdr>
        </w:div>
        <w:div w:id="788280870">
          <w:marLeft w:val="480"/>
          <w:marRight w:val="0"/>
          <w:marTop w:val="0"/>
          <w:marBottom w:val="0"/>
          <w:divBdr>
            <w:top w:val="none" w:sz="0" w:space="0" w:color="auto"/>
            <w:left w:val="none" w:sz="0" w:space="0" w:color="auto"/>
            <w:bottom w:val="none" w:sz="0" w:space="0" w:color="auto"/>
            <w:right w:val="none" w:sz="0" w:space="0" w:color="auto"/>
          </w:divBdr>
        </w:div>
        <w:div w:id="958992622">
          <w:marLeft w:val="480"/>
          <w:marRight w:val="0"/>
          <w:marTop w:val="0"/>
          <w:marBottom w:val="0"/>
          <w:divBdr>
            <w:top w:val="none" w:sz="0" w:space="0" w:color="auto"/>
            <w:left w:val="none" w:sz="0" w:space="0" w:color="auto"/>
            <w:bottom w:val="none" w:sz="0" w:space="0" w:color="auto"/>
            <w:right w:val="none" w:sz="0" w:space="0" w:color="auto"/>
          </w:divBdr>
        </w:div>
        <w:div w:id="965543913">
          <w:marLeft w:val="480"/>
          <w:marRight w:val="0"/>
          <w:marTop w:val="0"/>
          <w:marBottom w:val="0"/>
          <w:divBdr>
            <w:top w:val="none" w:sz="0" w:space="0" w:color="auto"/>
            <w:left w:val="none" w:sz="0" w:space="0" w:color="auto"/>
            <w:bottom w:val="none" w:sz="0" w:space="0" w:color="auto"/>
            <w:right w:val="none" w:sz="0" w:space="0" w:color="auto"/>
          </w:divBdr>
        </w:div>
        <w:div w:id="1049183805">
          <w:marLeft w:val="480"/>
          <w:marRight w:val="0"/>
          <w:marTop w:val="0"/>
          <w:marBottom w:val="0"/>
          <w:divBdr>
            <w:top w:val="none" w:sz="0" w:space="0" w:color="auto"/>
            <w:left w:val="none" w:sz="0" w:space="0" w:color="auto"/>
            <w:bottom w:val="none" w:sz="0" w:space="0" w:color="auto"/>
            <w:right w:val="none" w:sz="0" w:space="0" w:color="auto"/>
          </w:divBdr>
        </w:div>
        <w:div w:id="1055856410">
          <w:marLeft w:val="480"/>
          <w:marRight w:val="0"/>
          <w:marTop w:val="0"/>
          <w:marBottom w:val="0"/>
          <w:divBdr>
            <w:top w:val="none" w:sz="0" w:space="0" w:color="auto"/>
            <w:left w:val="none" w:sz="0" w:space="0" w:color="auto"/>
            <w:bottom w:val="none" w:sz="0" w:space="0" w:color="auto"/>
            <w:right w:val="none" w:sz="0" w:space="0" w:color="auto"/>
          </w:divBdr>
        </w:div>
        <w:div w:id="1091438110">
          <w:marLeft w:val="480"/>
          <w:marRight w:val="0"/>
          <w:marTop w:val="0"/>
          <w:marBottom w:val="0"/>
          <w:divBdr>
            <w:top w:val="none" w:sz="0" w:space="0" w:color="auto"/>
            <w:left w:val="none" w:sz="0" w:space="0" w:color="auto"/>
            <w:bottom w:val="none" w:sz="0" w:space="0" w:color="auto"/>
            <w:right w:val="none" w:sz="0" w:space="0" w:color="auto"/>
          </w:divBdr>
        </w:div>
        <w:div w:id="1121076347">
          <w:marLeft w:val="480"/>
          <w:marRight w:val="0"/>
          <w:marTop w:val="0"/>
          <w:marBottom w:val="0"/>
          <w:divBdr>
            <w:top w:val="none" w:sz="0" w:space="0" w:color="auto"/>
            <w:left w:val="none" w:sz="0" w:space="0" w:color="auto"/>
            <w:bottom w:val="none" w:sz="0" w:space="0" w:color="auto"/>
            <w:right w:val="none" w:sz="0" w:space="0" w:color="auto"/>
          </w:divBdr>
        </w:div>
        <w:div w:id="1139882038">
          <w:marLeft w:val="480"/>
          <w:marRight w:val="0"/>
          <w:marTop w:val="0"/>
          <w:marBottom w:val="0"/>
          <w:divBdr>
            <w:top w:val="none" w:sz="0" w:space="0" w:color="auto"/>
            <w:left w:val="none" w:sz="0" w:space="0" w:color="auto"/>
            <w:bottom w:val="none" w:sz="0" w:space="0" w:color="auto"/>
            <w:right w:val="none" w:sz="0" w:space="0" w:color="auto"/>
          </w:divBdr>
        </w:div>
        <w:div w:id="1141537133">
          <w:marLeft w:val="480"/>
          <w:marRight w:val="0"/>
          <w:marTop w:val="0"/>
          <w:marBottom w:val="0"/>
          <w:divBdr>
            <w:top w:val="none" w:sz="0" w:space="0" w:color="auto"/>
            <w:left w:val="none" w:sz="0" w:space="0" w:color="auto"/>
            <w:bottom w:val="none" w:sz="0" w:space="0" w:color="auto"/>
            <w:right w:val="none" w:sz="0" w:space="0" w:color="auto"/>
          </w:divBdr>
        </w:div>
        <w:div w:id="1195194728">
          <w:marLeft w:val="480"/>
          <w:marRight w:val="0"/>
          <w:marTop w:val="0"/>
          <w:marBottom w:val="0"/>
          <w:divBdr>
            <w:top w:val="none" w:sz="0" w:space="0" w:color="auto"/>
            <w:left w:val="none" w:sz="0" w:space="0" w:color="auto"/>
            <w:bottom w:val="none" w:sz="0" w:space="0" w:color="auto"/>
            <w:right w:val="none" w:sz="0" w:space="0" w:color="auto"/>
          </w:divBdr>
        </w:div>
        <w:div w:id="1209953286">
          <w:marLeft w:val="480"/>
          <w:marRight w:val="0"/>
          <w:marTop w:val="0"/>
          <w:marBottom w:val="0"/>
          <w:divBdr>
            <w:top w:val="none" w:sz="0" w:space="0" w:color="auto"/>
            <w:left w:val="none" w:sz="0" w:space="0" w:color="auto"/>
            <w:bottom w:val="none" w:sz="0" w:space="0" w:color="auto"/>
            <w:right w:val="none" w:sz="0" w:space="0" w:color="auto"/>
          </w:divBdr>
        </w:div>
        <w:div w:id="1278637774">
          <w:marLeft w:val="480"/>
          <w:marRight w:val="0"/>
          <w:marTop w:val="0"/>
          <w:marBottom w:val="0"/>
          <w:divBdr>
            <w:top w:val="none" w:sz="0" w:space="0" w:color="auto"/>
            <w:left w:val="none" w:sz="0" w:space="0" w:color="auto"/>
            <w:bottom w:val="none" w:sz="0" w:space="0" w:color="auto"/>
            <w:right w:val="none" w:sz="0" w:space="0" w:color="auto"/>
          </w:divBdr>
        </w:div>
        <w:div w:id="1400396282">
          <w:marLeft w:val="480"/>
          <w:marRight w:val="0"/>
          <w:marTop w:val="0"/>
          <w:marBottom w:val="0"/>
          <w:divBdr>
            <w:top w:val="none" w:sz="0" w:space="0" w:color="auto"/>
            <w:left w:val="none" w:sz="0" w:space="0" w:color="auto"/>
            <w:bottom w:val="none" w:sz="0" w:space="0" w:color="auto"/>
            <w:right w:val="none" w:sz="0" w:space="0" w:color="auto"/>
          </w:divBdr>
        </w:div>
        <w:div w:id="1423258837">
          <w:marLeft w:val="480"/>
          <w:marRight w:val="0"/>
          <w:marTop w:val="0"/>
          <w:marBottom w:val="0"/>
          <w:divBdr>
            <w:top w:val="none" w:sz="0" w:space="0" w:color="auto"/>
            <w:left w:val="none" w:sz="0" w:space="0" w:color="auto"/>
            <w:bottom w:val="none" w:sz="0" w:space="0" w:color="auto"/>
            <w:right w:val="none" w:sz="0" w:space="0" w:color="auto"/>
          </w:divBdr>
        </w:div>
        <w:div w:id="1457328512">
          <w:marLeft w:val="480"/>
          <w:marRight w:val="0"/>
          <w:marTop w:val="0"/>
          <w:marBottom w:val="0"/>
          <w:divBdr>
            <w:top w:val="none" w:sz="0" w:space="0" w:color="auto"/>
            <w:left w:val="none" w:sz="0" w:space="0" w:color="auto"/>
            <w:bottom w:val="none" w:sz="0" w:space="0" w:color="auto"/>
            <w:right w:val="none" w:sz="0" w:space="0" w:color="auto"/>
          </w:divBdr>
        </w:div>
        <w:div w:id="1477331247">
          <w:marLeft w:val="480"/>
          <w:marRight w:val="0"/>
          <w:marTop w:val="0"/>
          <w:marBottom w:val="0"/>
          <w:divBdr>
            <w:top w:val="none" w:sz="0" w:space="0" w:color="auto"/>
            <w:left w:val="none" w:sz="0" w:space="0" w:color="auto"/>
            <w:bottom w:val="none" w:sz="0" w:space="0" w:color="auto"/>
            <w:right w:val="none" w:sz="0" w:space="0" w:color="auto"/>
          </w:divBdr>
        </w:div>
        <w:div w:id="1528058989">
          <w:marLeft w:val="480"/>
          <w:marRight w:val="0"/>
          <w:marTop w:val="0"/>
          <w:marBottom w:val="0"/>
          <w:divBdr>
            <w:top w:val="none" w:sz="0" w:space="0" w:color="auto"/>
            <w:left w:val="none" w:sz="0" w:space="0" w:color="auto"/>
            <w:bottom w:val="none" w:sz="0" w:space="0" w:color="auto"/>
            <w:right w:val="none" w:sz="0" w:space="0" w:color="auto"/>
          </w:divBdr>
        </w:div>
        <w:div w:id="1534070901">
          <w:marLeft w:val="480"/>
          <w:marRight w:val="0"/>
          <w:marTop w:val="0"/>
          <w:marBottom w:val="0"/>
          <w:divBdr>
            <w:top w:val="none" w:sz="0" w:space="0" w:color="auto"/>
            <w:left w:val="none" w:sz="0" w:space="0" w:color="auto"/>
            <w:bottom w:val="none" w:sz="0" w:space="0" w:color="auto"/>
            <w:right w:val="none" w:sz="0" w:space="0" w:color="auto"/>
          </w:divBdr>
        </w:div>
        <w:div w:id="1600718782">
          <w:marLeft w:val="480"/>
          <w:marRight w:val="0"/>
          <w:marTop w:val="0"/>
          <w:marBottom w:val="0"/>
          <w:divBdr>
            <w:top w:val="none" w:sz="0" w:space="0" w:color="auto"/>
            <w:left w:val="none" w:sz="0" w:space="0" w:color="auto"/>
            <w:bottom w:val="none" w:sz="0" w:space="0" w:color="auto"/>
            <w:right w:val="none" w:sz="0" w:space="0" w:color="auto"/>
          </w:divBdr>
        </w:div>
        <w:div w:id="1655141706">
          <w:marLeft w:val="480"/>
          <w:marRight w:val="0"/>
          <w:marTop w:val="0"/>
          <w:marBottom w:val="0"/>
          <w:divBdr>
            <w:top w:val="none" w:sz="0" w:space="0" w:color="auto"/>
            <w:left w:val="none" w:sz="0" w:space="0" w:color="auto"/>
            <w:bottom w:val="none" w:sz="0" w:space="0" w:color="auto"/>
            <w:right w:val="none" w:sz="0" w:space="0" w:color="auto"/>
          </w:divBdr>
        </w:div>
        <w:div w:id="1676103570">
          <w:marLeft w:val="480"/>
          <w:marRight w:val="0"/>
          <w:marTop w:val="0"/>
          <w:marBottom w:val="0"/>
          <w:divBdr>
            <w:top w:val="none" w:sz="0" w:space="0" w:color="auto"/>
            <w:left w:val="none" w:sz="0" w:space="0" w:color="auto"/>
            <w:bottom w:val="none" w:sz="0" w:space="0" w:color="auto"/>
            <w:right w:val="none" w:sz="0" w:space="0" w:color="auto"/>
          </w:divBdr>
        </w:div>
        <w:div w:id="1728606452">
          <w:marLeft w:val="480"/>
          <w:marRight w:val="0"/>
          <w:marTop w:val="0"/>
          <w:marBottom w:val="0"/>
          <w:divBdr>
            <w:top w:val="none" w:sz="0" w:space="0" w:color="auto"/>
            <w:left w:val="none" w:sz="0" w:space="0" w:color="auto"/>
            <w:bottom w:val="none" w:sz="0" w:space="0" w:color="auto"/>
            <w:right w:val="none" w:sz="0" w:space="0" w:color="auto"/>
          </w:divBdr>
        </w:div>
        <w:div w:id="1788887745">
          <w:marLeft w:val="480"/>
          <w:marRight w:val="0"/>
          <w:marTop w:val="0"/>
          <w:marBottom w:val="0"/>
          <w:divBdr>
            <w:top w:val="none" w:sz="0" w:space="0" w:color="auto"/>
            <w:left w:val="none" w:sz="0" w:space="0" w:color="auto"/>
            <w:bottom w:val="none" w:sz="0" w:space="0" w:color="auto"/>
            <w:right w:val="none" w:sz="0" w:space="0" w:color="auto"/>
          </w:divBdr>
        </w:div>
        <w:div w:id="1838301645">
          <w:marLeft w:val="480"/>
          <w:marRight w:val="0"/>
          <w:marTop w:val="0"/>
          <w:marBottom w:val="0"/>
          <w:divBdr>
            <w:top w:val="none" w:sz="0" w:space="0" w:color="auto"/>
            <w:left w:val="none" w:sz="0" w:space="0" w:color="auto"/>
            <w:bottom w:val="none" w:sz="0" w:space="0" w:color="auto"/>
            <w:right w:val="none" w:sz="0" w:space="0" w:color="auto"/>
          </w:divBdr>
        </w:div>
        <w:div w:id="1860468314">
          <w:marLeft w:val="480"/>
          <w:marRight w:val="0"/>
          <w:marTop w:val="0"/>
          <w:marBottom w:val="0"/>
          <w:divBdr>
            <w:top w:val="none" w:sz="0" w:space="0" w:color="auto"/>
            <w:left w:val="none" w:sz="0" w:space="0" w:color="auto"/>
            <w:bottom w:val="none" w:sz="0" w:space="0" w:color="auto"/>
            <w:right w:val="none" w:sz="0" w:space="0" w:color="auto"/>
          </w:divBdr>
        </w:div>
        <w:div w:id="1918589560">
          <w:marLeft w:val="480"/>
          <w:marRight w:val="0"/>
          <w:marTop w:val="0"/>
          <w:marBottom w:val="0"/>
          <w:divBdr>
            <w:top w:val="none" w:sz="0" w:space="0" w:color="auto"/>
            <w:left w:val="none" w:sz="0" w:space="0" w:color="auto"/>
            <w:bottom w:val="none" w:sz="0" w:space="0" w:color="auto"/>
            <w:right w:val="none" w:sz="0" w:space="0" w:color="auto"/>
          </w:divBdr>
        </w:div>
        <w:div w:id="2108307534">
          <w:marLeft w:val="480"/>
          <w:marRight w:val="0"/>
          <w:marTop w:val="0"/>
          <w:marBottom w:val="0"/>
          <w:divBdr>
            <w:top w:val="none" w:sz="0" w:space="0" w:color="auto"/>
            <w:left w:val="none" w:sz="0" w:space="0" w:color="auto"/>
            <w:bottom w:val="none" w:sz="0" w:space="0" w:color="auto"/>
            <w:right w:val="none" w:sz="0" w:space="0" w:color="auto"/>
          </w:divBdr>
        </w:div>
      </w:divsChild>
    </w:div>
    <w:div w:id="1978879711">
      <w:bodyDiv w:val="1"/>
      <w:marLeft w:val="0"/>
      <w:marRight w:val="0"/>
      <w:marTop w:val="0"/>
      <w:marBottom w:val="0"/>
      <w:divBdr>
        <w:top w:val="none" w:sz="0" w:space="0" w:color="auto"/>
        <w:left w:val="none" w:sz="0" w:space="0" w:color="auto"/>
        <w:bottom w:val="none" w:sz="0" w:space="0" w:color="auto"/>
        <w:right w:val="none" w:sz="0" w:space="0" w:color="auto"/>
      </w:divBdr>
      <w:divsChild>
        <w:div w:id="108478977">
          <w:marLeft w:val="480"/>
          <w:marRight w:val="0"/>
          <w:marTop w:val="0"/>
          <w:marBottom w:val="0"/>
          <w:divBdr>
            <w:top w:val="none" w:sz="0" w:space="0" w:color="auto"/>
            <w:left w:val="none" w:sz="0" w:space="0" w:color="auto"/>
            <w:bottom w:val="none" w:sz="0" w:space="0" w:color="auto"/>
            <w:right w:val="none" w:sz="0" w:space="0" w:color="auto"/>
          </w:divBdr>
        </w:div>
        <w:div w:id="125318081">
          <w:marLeft w:val="480"/>
          <w:marRight w:val="0"/>
          <w:marTop w:val="0"/>
          <w:marBottom w:val="0"/>
          <w:divBdr>
            <w:top w:val="none" w:sz="0" w:space="0" w:color="auto"/>
            <w:left w:val="none" w:sz="0" w:space="0" w:color="auto"/>
            <w:bottom w:val="none" w:sz="0" w:space="0" w:color="auto"/>
            <w:right w:val="none" w:sz="0" w:space="0" w:color="auto"/>
          </w:divBdr>
        </w:div>
        <w:div w:id="158544010">
          <w:marLeft w:val="480"/>
          <w:marRight w:val="0"/>
          <w:marTop w:val="0"/>
          <w:marBottom w:val="0"/>
          <w:divBdr>
            <w:top w:val="none" w:sz="0" w:space="0" w:color="auto"/>
            <w:left w:val="none" w:sz="0" w:space="0" w:color="auto"/>
            <w:bottom w:val="none" w:sz="0" w:space="0" w:color="auto"/>
            <w:right w:val="none" w:sz="0" w:space="0" w:color="auto"/>
          </w:divBdr>
        </w:div>
        <w:div w:id="203711854">
          <w:marLeft w:val="480"/>
          <w:marRight w:val="0"/>
          <w:marTop w:val="0"/>
          <w:marBottom w:val="0"/>
          <w:divBdr>
            <w:top w:val="none" w:sz="0" w:space="0" w:color="auto"/>
            <w:left w:val="none" w:sz="0" w:space="0" w:color="auto"/>
            <w:bottom w:val="none" w:sz="0" w:space="0" w:color="auto"/>
            <w:right w:val="none" w:sz="0" w:space="0" w:color="auto"/>
          </w:divBdr>
        </w:div>
        <w:div w:id="238563911">
          <w:marLeft w:val="480"/>
          <w:marRight w:val="0"/>
          <w:marTop w:val="0"/>
          <w:marBottom w:val="0"/>
          <w:divBdr>
            <w:top w:val="none" w:sz="0" w:space="0" w:color="auto"/>
            <w:left w:val="none" w:sz="0" w:space="0" w:color="auto"/>
            <w:bottom w:val="none" w:sz="0" w:space="0" w:color="auto"/>
            <w:right w:val="none" w:sz="0" w:space="0" w:color="auto"/>
          </w:divBdr>
        </w:div>
        <w:div w:id="250509277">
          <w:marLeft w:val="480"/>
          <w:marRight w:val="0"/>
          <w:marTop w:val="0"/>
          <w:marBottom w:val="0"/>
          <w:divBdr>
            <w:top w:val="none" w:sz="0" w:space="0" w:color="auto"/>
            <w:left w:val="none" w:sz="0" w:space="0" w:color="auto"/>
            <w:bottom w:val="none" w:sz="0" w:space="0" w:color="auto"/>
            <w:right w:val="none" w:sz="0" w:space="0" w:color="auto"/>
          </w:divBdr>
        </w:div>
        <w:div w:id="268903073">
          <w:marLeft w:val="480"/>
          <w:marRight w:val="0"/>
          <w:marTop w:val="0"/>
          <w:marBottom w:val="0"/>
          <w:divBdr>
            <w:top w:val="none" w:sz="0" w:space="0" w:color="auto"/>
            <w:left w:val="none" w:sz="0" w:space="0" w:color="auto"/>
            <w:bottom w:val="none" w:sz="0" w:space="0" w:color="auto"/>
            <w:right w:val="none" w:sz="0" w:space="0" w:color="auto"/>
          </w:divBdr>
        </w:div>
        <w:div w:id="270476727">
          <w:marLeft w:val="480"/>
          <w:marRight w:val="0"/>
          <w:marTop w:val="0"/>
          <w:marBottom w:val="0"/>
          <w:divBdr>
            <w:top w:val="none" w:sz="0" w:space="0" w:color="auto"/>
            <w:left w:val="none" w:sz="0" w:space="0" w:color="auto"/>
            <w:bottom w:val="none" w:sz="0" w:space="0" w:color="auto"/>
            <w:right w:val="none" w:sz="0" w:space="0" w:color="auto"/>
          </w:divBdr>
        </w:div>
        <w:div w:id="300232882">
          <w:marLeft w:val="480"/>
          <w:marRight w:val="0"/>
          <w:marTop w:val="0"/>
          <w:marBottom w:val="0"/>
          <w:divBdr>
            <w:top w:val="none" w:sz="0" w:space="0" w:color="auto"/>
            <w:left w:val="none" w:sz="0" w:space="0" w:color="auto"/>
            <w:bottom w:val="none" w:sz="0" w:space="0" w:color="auto"/>
            <w:right w:val="none" w:sz="0" w:space="0" w:color="auto"/>
          </w:divBdr>
        </w:div>
        <w:div w:id="310445008">
          <w:marLeft w:val="480"/>
          <w:marRight w:val="0"/>
          <w:marTop w:val="0"/>
          <w:marBottom w:val="0"/>
          <w:divBdr>
            <w:top w:val="none" w:sz="0" w:space="0" w:color="auto"/>
            <w:left w:val="none" w:sz="0" w:space="0" w:color="auto"/>
            <w:bottom w:val="none" w:sz="0" w:space="0" w:color="auto"/>
            <w:right w:val="none" w:sz="0" w:space="0" w:color="auto"/>
          </w:divBdr>
        </w:div>
        <w:div w:id="313485198">
          <w:marLeft w:val="480"/>
          <w:marRight w:val="0"/>
          <w:marTop w:val="0"/>
          <w:marBottom w:val="0"/>
          <w:divBdr>
            <w:top w:val="none" w:sz="0" w:space="0" w:color="auto"/>
            <w:left w:val="none" w:sz="0" w:space="0" w:color="auto"/>
            <w:bottom w:val="none" w:sz="0" w:space="0" w:color="auto"/>
            <w:right w:val="none" w:sz="0" w:space="0" w:color="auto"/>
          </w:divBdr>
        </w:div>
        <w:div w:id="335692984">
          <w:marLeft w:val="480"/>
          <w:marRight w:val="0"/>
          <w:marTop w:val="0"/>
          <w:marBottom w:val="0"/>
          <w:divBdr>
            <w:top w:val="none" w:sz="0" w:space="0" w:color="auto"/>
            <w:left w:val="none" w:sz="0" w:space="0" w:color="auto"/>
            <w:bottom w:val="none" w:sz="0" w:space="0" w:color="auto"/>
            <w:right w:val="none" w:sz="0" w:space="0" w:color="auto"/>
          </w:divBdr>
        </w:div>
        <w:div w:id="496649384">
          <w:marLeft w:val="480"/>
          <w:marRight w:val="0"/>
          <w:marTop w:val="0"/>
          <w:marBottom w:val="0"/>
          <w:divBdr>
            <w:top w:val="none" w:sz="0" w:space="0" w:color="auto"/>
            <w:left w:val="none" w:sz="0" w:space="0" w:color="auto"/>
            <w:bottom w:val="none" w:sz="0" w:space="0" w:color="auto"/>
            <w:right w:val="none" w:sz="0" w:space="0" w:color="auto"/>
          </w:divBdr>
        </w:div>
        <w:div w:id="617293477">
          <w:marLeft w:val="480"/>
          <w:marRight w:val="0"/>
          <w:marTop w:val="0"/>
          <w:marBottom w:val="0"/>
          <w:divBdr>
            <w:top w:val="none" w:sz="0" w:space="0" w:color="auto"/>
            <w:left w:val="none" w:sz="0" w:space="0" w:color="auto"/>
            <w:bottom w:val="none" w:sz="0" w:space="0" w:color="auto"/>
            <w:right w:val="none" w:sz="0" w:space="0" w:color="auto"/>
          </w:divBdr>
        </w:div>
        <w:div w:id="757872347">
          <w:marLeft w:val="480"/>
          <w:marRight w:val="0"/>
          <w:marTop w:val="0"/>
          <w:marBottom w:val="0"/>
          <w:divBdr>
            <w:top w:val="none" w:sz="0" w:space="0" w:color="auto"/>
            <w:left w:val="none" w:sz="0" w:space="0" w:color="auto"/>
            <w:bottom w:val="none" w:sz="0" w:space="0" w:color="auto"/>
            <w:right w:val="none" w:sz="0" w:space="0" w:color="auto"/>
          </w:divBdr>
        </w:div>
        <w:div w:id="769084365">
          <w:marLeft w:val="480"/>
          <w:marRight w:val="0"/>
          <w:marTop w:val="0"/>
          <w:marBottom w:val="0"/>
          <w:divBdr>
            <w:top w:val="none" w:sz="0" w:space="0" w:color="auto"/>
            <w:left w:val="none" w:sz="0" w:space="0" w:color="auto"/>
            <w:bottom w:val="none" w:sz="0" w:space="0" w:color="auto"/>
            <w:right w:val="none" w:sz="0" w:space="0" w:color="auto"/>
          </w:divBdr>
        </w:div>
        <w:div w:id="778568902">
          <w:marLeft w:val="480"/>
          <w:marRight w:val="0"/>
          <w:marTop w:val="0"/>
          <w:marBottom w:val="0"/>
          <w:divBdr>
            <w:top w:val="none" w:sz="0" w:space="0" w:color="auto"/>
            <w:left w:val="none" w:sz="0" w:space="0" w:color="auto"/>
            <w:bottom w:val="none" w:sz="0" w:space="0" w:color="auto"/>
            <w:right w:val="none" w:sz="0" w:space="0" w:color="auto"/>
          </w:divBdr>
        </w:div>
        <w:div w:id="881673993">
          <w:marLeft w:val="480"/>
          <w:marRight w:val="0"/>
          <w:marTop w:val="0"/>
          <w:marBottom w:val="0"/>
          <w:divBdr>
            <w:top w:val="none" w:sz="0" w:space="0" w:color="auto"/>
            <w:left w:val="none" w:sz="0" w:space="0" w:color="auto"/>
            <w:bottom w:val="none" w:sz="0" w:space="0" w:color="auto"/>
            <w:right w:val="none" w:sz="0" w:space="0" w:color="auto"/>
          </w:divBdr>
        </w:div>
        <w:div w:id="928538377">
          <w:marLeft w:val="480"/>
          <w:marRight w:val="0"/>
          <w:marTop w:val="0"/>
          <w:marBottom w:val="0"/>
          <w:divBdr>
            <w:top w:val="none" w:sz="0" w:space="0" w:color="auto"/>
            <w:left w:val="none" w:sz="0" w:space="0" w:color="auto"/>
            <w:bottom w:val="none" w:sz="0" w:space="0" w:color="auto"/>
            <w:right w:val="none" w:sz="0" w:space="0" w:color="auto"/>
          </w:divBdr>
        </w:div>
        <w:div w:id="1028484054">
          <w:marLeft w:val="480"/>
          <w:marRight w:val="0"/>
          <w:marTop w:val="0"/>
          <w:marBottom w:val="0"/>
          <w:divBdr>
            <w:top w:val="none" w:sz="0" w:space="0" w:color="auto"/>
            <w:left w:val="none" w:sz="0" w:space="0" w:color="auto"/>
            <w:bottom w:val="none" w:sz="0" w:space="0" w:color="auto"/>
            <w:right w:val="none" w:sz="0" w:space="0" w:color="auto"/>
          </w:divBdr>
        </w:div>
        <w:div w:id="1038511812">
          <w:marLeft w:val="480"/>
          <w:marRight w:val="0"/>
          <w:marTop w:val="0"/>
          <w:marBottom w:val="0"/>
          <w:divBdr>
            <w:top w:val="none" w:sz="0" w:space="0" w:color="auto"/>
            <w:left w:val="none" w:sz="0" w:space="0" w:color="auto"/>
            <w:bottom w:val="none" w:sz="0" w:space="0" w:color="auto"/>
            <w:right w:val="none" w:sz="0" w:space="0" w:color="auto"/>
          </w:divBdr>
        </w:div>
        <w:div w:id="1101073793">
          <w:marLeft w:val="480"/>
          <w:marRight w:val="0"/>
          <w:marTop w:val="0"/>
          <w:marBottom w:val="0"/>
          <w:divBdr>
            <w:top w:val="none" w:sz="0" w:space="0" w:color="auto"/>
            <w:left w:val="none" w:sz="0" w:space="0" w:color="auto"/>
            <w:bottom w:val="none" w:sz="0" w:space="0" w:color="auto"/>
            <w:right w:val="none" w:sz="0" w:space="0" w:color="auto"/>
          </w:divBdr>
        </w:div>
        <w:div w:id="1134375633">
          <w:marLeft w:val="480"/>
          <w:marRight w:val="0"/>
          <w:marTop w:val="0"/>
          <w:marBottom w:val="0"/>
          <w:divBdr>
            <w:top w:val="none" w:sz="0" w:space="0" w:color="auto"/>
            <w:left w:val="none" w:sz="0" w:space="0" w:color="auto"/>
            <w:bottom w:val="none" w:sz="0" w:space="0" w:color="auto"/>
            <w:right w:val="none" w:sz="0" w:space="0" w:color="auto"/>
          </w:divBdr>
        </w:div>
        <w:div w:id="1150056335">
          <w:marLeft w:val="480"/>
          <w:marRight w:val="0"/>
          <w:marTop w:val="0"/>
          <w:marBottom w:val="0"/>
          <w:divBdr>
            <w:top w:val="none" w:sz="0" w:space="0" w:color="auto"/>
            <w:left w:val="none" w:sz="0" w:space="0" w:color="auto"/>
            <w:bottom w:val="none" w:sz="0" w:space="0" w:color="auto"/>
            <w:right w:val="none" w:sz="0" w:space="0" w:color="auto"/>
          </w:divBdr>
        </w:div>
        <w:div w:id="1152722406">
          <w:marLeft w:val="480"/>
          <w:marRight w:val="0"/>
          <w:marTop w:val="0"/>
          <w:marBottom w:val="0"/>
          <w:divBdr>
            <w:top w:val="none" w:sz="0" w:space="0" w:color="auto"/>
            <w:left w:val="none" w:sz="0" w:space="0" w:color="auto"/>
            <w:bottom w:val="none" w:sz="0" w:space="0" w:color="auto"/>
            <w:right w:val="none" w:sz="0" w:space="0" w:color="auto"/>
          </w:divBdr>
        </w:div>
        <w:div w:id="1165170712">
          <w:marLeft w:val="480"/>
          <w:marRight w:val="0"/>
          <w:marTop w:val="0"/>
          <w:marBottom w:val="0"/>
          <w:divBdr>
            <w:top w:val="none" w:sz="0" w:space="0" w:color="auto"/>
            <w:left w:val="none" w:sz="0" w:space="0" w:color="auto"/>
            <w:bottom w:val="none" w:sz="0" w:space="0" w:color="auto"/>
            <w:right w:val="none" w:sz="0" w:space="0" w:color="auto"/>
          </w:divBdr>
        </w:div>
        <w:div w:id="1166364994">
          <w:marLeft w:val="480"/>
          <w:marRight w:val="0"/>
          <w:marTop w:val="0"/>
          <w:marBottom w:val="0"/>
          <w:divBdr>
            <w:top w:val="none" w:sz="0" w:space="0" w:color="auto"/>
            <w:left w:val="none" w:sz="0" w:space="0" w:color="auto"/>
            <w:bottom w:val="none" w:sz="0" w:space="0" w:color="auto"/>
            <w:right w:val="none" w:sz="0" w:space="0" w:color="auto"/>
          </w:divBdr>
        </w:div>
        <w:div w:id="1214926760">
          <w:marLeft w:val="480"/>
          <w:marRight w:val="0"/>
          <w:marTop w:val="0"/>
          <w:marBottom w:val="0"/>
          <w:divBdr>
            <w:top w:val="none" w:sz="0" w:space="0" w:color="auto"/>
            <w:left w:val="none" w:sz="0" w:space="0" w:color="auto"/>
            <w:bottom w:val="none" w:sz="0" w:space="0" w:color="auto"/>
            <w:right w:val="none" w:sz="0" w:space="0" w:color="auto"/>
          </w:divBdr>
        </w:div>
        <w:div w:id="1264730186">
          <w:marLeft w:val="480"/>
          <w:marRight w:val="0"/>
          <w:marTop w:val="0"/>
          <w:marBottom w:val="0"/>
          <w:divBdr>
            <w:top w:val="none" w:sz="0" w:space="0" w:color="auto"/>
            <w:left w:val="none" w:sz="0" w:space="0" w:color="auto"/>
            <w:bottom w:val="none" w:sz="0" w:space="0" w:color="auto"/>
            <w:right w:val="none" w:sz="0" w:space="0" w:color="auto"/>
          </w:divBdr>
        </w:div>
        <w:div w:id="1307977857">
          <w:marLeft w:val="480"/>
          <w:marRight w:val="0"/>
          <w:marTop w:val="0"/>
          <w:marBottom w:val="0"/>
          <w:divBdr>
            <w:top w:val="none" w:sz="0" w:space="0" w:color="auto"/>
            <w:left w:val="none" w:sz="0" w:space="0" w:color="auto"/>
            <w:bottom w:val="none" w:sz="0" w:space="0" w:color="auto"/>
            <w:right w:val="none" w:sz="0" w:space="0" w:color="auto"/>
          </w:divBdr>
        </w:div>
        <w:div w:id="1312560120">
          <w:marLeft w:val="480"/>
          <w:marRight w:val="0"/>
          <w:marTop w:val="0"/>
          <w:marBottom w:val="0"/>
          <w:divBdr>
            <w:top w:val="none" w:sz="0" w:space="0" w:color="auto"/>
            <w:left w:val="none" w:sz="0" w:space="0" w:color="auto"/>
            <w:bottom w:val="none" w:sz="0" w:space="0" w:color="auto"/>
            <w:right w:val="none" w:sz="0" w:space="0" w:color="auto"/>
          </w:divBdr>
        </w:div>
        <w:div w:id="1315060937">
          <w:marLeft w:val="480"/>
          <w:marRight w:val="0"/>
          <w:marTop w:val="0"/>
          <w:marBottom w:val="0"/>
          <w:divBdr>
            <w:top w:val="none" w:sz="0" w:space="0" w:color="auto"/>
            <w:left w:val="none" w:sz="0" w:space="0" w:color="auto"/>
            <w:bottom w:val="none" w:sz="0" w:space="0" w:color="auto"/>
            <w:right w:val="none" w:sz="0" w:space="0" w:color="auto"/>
          </w:divBdr>
        </w:div>
        <w:div w:id="1627731768">
          <w:marLeft w:val="480"/>
          <w:marRight w:val="0"/>
          <w:marTop w:val="0"/>
          <w:marBottom w:val="0"/>
          <w:divBdr>
            <w:top w:val="none" w:sz="0" w:space="0" w:color="auto"/>
            <w:left w:val="none" w:sz="0" w:space="0" w:color="auto"/>
            <w:bottom w:val="none" w:sz="0" w:space="0" w:color="auto"/>
            <w:right w:val="none" w:sz="0" w:space="0" w:color="auto"/>
          </w:divBdr>
        </w:div>
        <w:div w:id="1641305711">
          <w:marLeft w:val="480"/>
          <w:marRight w:val="0"/>
          <w:marTop w:val="0"/>
          <w:marBottom w:val="0"/>
          <w:divBdr>
            <w:top w:val="none" w:sz="0" w:space="0" w:color="auto"/>
            <w:left w:val="none" w:sz="0" w:space="0" w:color="auto"/>
            <w:bottom w:val="none" w:sz="0" w:space="0" w:color="auto"/>
            <w:right w:val="none" w:sz="0" w:space="0" w:color="auto"/>
          </w:divBdr>
        </w:div>
        <w:div w:id="1772162569">
          <w:marLeft w:val="480"/>
          <w:marRight w:val="0"/>
          <w:marTop w:val="0"/>
          <w:marBottom w:val="0"/>
          <w:divBdr>
            <w:top w:val="none" w:sz="0" w:space="0" w:color="auto"/>
            <w:left w:val="none" w:sz="0" w:space="0" w:color="auto"/>
            <w:bottom w:val="none" w:sz="0" w:space="0" w:color="auto"/>
            <w:right w:val="none" w:sz="0" w:space="0" w:color="auto"/>
          </w:divBdr>
        </w:div>
        <w:div w:id="1842499992">
          <w:marLeft w:val="480"/>
          <w:marRight w:val="0"/>
          <w:marTop w:val="0"/>
          <w:marBottom w:val="0"/>
          <w:divBdr>
            <w:top w:val="none" w:sz="0" w:space="0" w:color="auto"/>
            <w:left w:val="none" w:sz="0" w:space="0" w:color="auto"/>
            <w:bottom w:val="none" w:sz="0" w:space="0" w:color="auto"/>
            <w:right w:val="none" w:sz="0" w:space="0" w:color="auto"/>
          </w:divBdr>
        </w:div>
        <w:div w:id="1847207458">
          <w:marLeft w:val="480"/>
          <w:marRight w:val="0"/>
          <w:marTop w:val="0"/>
          <w:marBottom w:val="0"/>
          <w:divBdr>
            <w:top w:val="none" w:sz="0" w:space="0" w:color="auto"/>
            <w:left w:val="none" w:sz="0" w:space="0" w:color="auto"/>
            <w:bottom w:val="none" w:sz="0" w:space="0" w:color="auto"/>
            <w:right w:val="none" w:sz="0" w:space="0" w:color="auto"/>
          </w:divBdr>
        </w:div>
        <w:div w:id="1888561927">
          <w:marLeft w:val="480"/>
          <w:marRight w:val="0"/>
          <w:marTop w:val="0"/>
          <w:marBottom w:val="0"/>
          <w:divBdr>
            <w:top w:val="none" w:sz="0" w:space="0" w:color="auto"/>
            <w:left w:val="none" w:sz="0" w:space="0" w:color="auto"/>
            <w:bottom w:val="none" w:sz="0" w:space="0" w:color="auto"/>
            <w:right w:val="none" w:sz="0" w:space="0" w:color="auto"/>
          </w:divBdr>
        </w:div>
        <w:div w:id="1900550947">
          <w:marLeft w:val="480"/>
          <w:marRight w:val="0"/>
          <w:marTop w:val="0"/>
          <w:marBottom w:val="0"/>
          <w:divBdr>
            <w:top w:val="none" w:sz="0" w:space="0" w:color="auto"/>
            <w:left w:val="none" w:sz="0" w:space="0" w:color="auto"/>
            <w:bottom w:val="none" w:sz="0" w:space="0" w:color="auto"/>
            <w:right w:val="none" w:sz="0" w:space="0" w:color="auto"/>
          </w:divBdr>
        </w:div>
        <w:div w:id="1922181657">
          <w:marLeft w:val="480"/>
          <w:marRight w:val="0"/>
          <w:marTop w:val="0"/>
          <w:marBottom w:val="0"/>
          <w:divBdr>
            <w:top w:val="none" w:sz="0" w:space="0" w:color="auto"/>
            <w:left w:val="none" w:sz="0" w:space="0" w:color="auto"/>
            <w:bottom w:val="none" w:sz="0" w:space="0" w:color="auto"/>
            <w:right w:val="none" w:sz="0" w:space="0" w:color="auto"/>
          </w:divBdr>
        </w:div>
        <w:div w:id="1937858100">
          <w:marLeft w:val="480"/>
          <w:marRight w:val="0"/>
          <w:marTop w:val="0"/>
          <w:marBottom w:val="0"/>
          <w:divBdr>
            <w:top w:val="none" w:sz="0" w:space="0" w:color="auto"/>
            <w:left w:val="none" w:sz="0" w:space="0" w:color="auto"/>
            <w:bottom w:val="none" w:sz="0" w:space="0" w:color="auto"/>
            <w:right w:val="none" w:sz="0" w:space="0" w:color="auto"/>
          </w:divBdr>
        </w:div>
        <w:div w:id="1941795215">
          <w:marLeft w:val="480"/>
          <w:marRight w:val="0"/>
          <w:marTop w:val="0"/>
          <w:marBottom w:val="0"/>
          <w:divBdr>
            <w:top w:val="none" w:sz="0" w:space="0" w:color="auto"/>
            <w:left w:val="none" w:sz="0" w:space="0" w:color="auto"/>
            <w:bottom w:val="none" w:sz="0" w:space="0" w:color="auto"/>
            <w:right w:val="none" w:sz="0" w:space="0" w:color="auto"/>
          </w:divBdr>
        </w:div>
        <w:div w:id="1947155421">
          <w:marLeft w:val="480"/>
          <w:marRight w:val="0"/>
          <w:marTop w:val="0"/>
          <w:marBottom w:val="0"/>
          <w:divBdr>
            <w:top w:val="none" w:sz="0" w:space="0" w:color="auto"/>
            <w:left w:val="none" w:sz="0" w:space="0" w:color="auto"/>
            <w:bottom w:val="none" w:sz="0" w:space="0" w:color="auto"/>
            <w:right w:val="none" w:sz="0" w:space="0" w:color="auto"/>
          </w:divBdr>
        </w:div>
        <w:div w:id="2004620804">
          <w:marLeft w:val="480"/>
          <w:marRight w:val="0"/>
          <w:marTop w:val="0"/>
          <w:marBottom w:val="0"/>
          <w:divBdr>
            <w:top w:val="none" w:sz="0" w:space="0" w:color="auto"/>
            <w:left w:val="none" w:sz="0" w:space="0" w:color="auto"/>
            <w:bottom w:val="none" w:sz="0" w:space="0" w:color="auto"/>
            <w:right w:val="none" w:sz="0" w:space="0" w:color="auto"/>
          </w:divBdr>
        </w:div>
        <w:div w:id="2032875896">
          <w:marLeft w:val="480"/>
          <w:marRight w:val="0"/>
          <w:marTop w:val="0"/>
          <w:marBottom w:val="0"/>
          <w:divBdr>
            <w:top w:val="none" w:sz="0" w:space="0" w:color="auto"/>
            <w:left w:val="none" w:sz="0" w:space="0" w:color="auto"/>
            <w:bottom w:val="none" w:sz="0" w:space="0" w:color="auto"/>
            <w:right w:val="none" w:sz="0" w:space="0" w:color="auto"/>
          </w:divBdr>
        </w:div>
        <w:div w:id="2056729402">
          <w:marLeft w:val="480"/>
          <w:marRight w:val="0"/>
          <w:marTop w:val="0"/>
          <w:marBottom w:val="0"/>
          <w:divBdr>
            <w:top w:val="none" w:sz="0" w:space="0" w:color="auto"/>
            <w:left w:val="none" w:sz="0" w:space="0" w:color="auto"/>
            <w:bottom w:val="none" w:sz="0" w:space="0" w:color="auto"/>
            <w:right w:val="none" w:sz="0" w:space="0" w:color="auto"/>
          </w:divBdr>
        </w:div>
        <w:div w:id="2087681752">
          <w:marLeft w:val="480"/>
          <w:marRight w:val="0"/>
          <w:marTop w:val="0"/>
          <w:marBottom w:val="0"/>
          <w:divBdr>
            <w:top w:val="none" w:sz="0" w:space="0" w:color="auto"/>
            <w:left w:val="none" w:sz="0" w:space="0" w:color="auto"/>
            <w:bottom w:val="none" w:sz="0" w:space="0" w:color="auto"/>
            <w:right w:val="none" w:sz="0" w:space="0" w:color="auto"/>
          </w:divBdr>
        </w:div>
      </w:divsChild>
    </w:div>
    <w:div w:id="1979720195">
      <w:bodyDiv w:val="1"/>
      <w:marLeft w:val="0"/>
      <w:marRight w:val="0"/>
      <w:marTop w:val="0"/>
      <w:marBottom w:val="0"/>
      <w:divBdr>
        <w:top w:val="none" w:sz="0" w:space="0" w:color="auto"/>
        <w:left w:val="none" w:sz="0" w:space="0" w:color="auto"/>
        <w:bottom w:val="none" w:sz="0" w:space="0" w:color="auto"/>
        <w:right w:val="none" w:sz="0" w:space="0" w:color="auto"/>
      </w:divBdr>
    </w:div>
    <w:div w:id="1980498153">
      <w:bodyDiv w:val="1"/>
      <w:marLeft w:val="0"/>
      <w:marRight w:val="0"/>
      <w:marTop w:val="0"/>
      <w:marBottom w:val="0"/>
      <w:divBdr>
        <w:top w:val="none" w:sz="0" w:space="0" w:color="auto"/>
        <w:left w:val="none" w:sz="0" w:space="0" w:color="auto"/>
        <w:bottom w:val="none" w:sz="0" w:space="0" w:color="auto"/>
        <w:right w:val="none" w:sz="0" w:space="0" w:color="auto"/>
      </w:divBdr>
    </w:div>
    <w:div w:id="1984700013">
      <w:bodyDiv w:val="1"/>
      <w:marLeft w:val="0"/>
      <w:marRight w:val="0"/>
      <w:marTop w:val="0"/>
      <w:marBottom w:val="0"/>
      <w:divBdr>
        <w:top w:val="none" w:sz="0" w:space="0" w:color="auto"/>
        <w:left w:val="none" w:sz="0" w:space="0" w:color="auto"/>
        <w:bottom w:val="none" w:sz="0" w:space="0" w:color="auto"/>
        <w:right w:val="none" w:sz="0" w:space="0" w:color="auto"/>
      </w:divBdr>
    </w:div>
    <w:div w:id="1989237977">
      <w:bodyDiv w:val="1"/>
      <w:marLeft w:val="0"/>
      <w:marRight w:val="0"/>
      <w:marTop w:val="0"/>
      <w:marBottom w:val="0"/>
      <w:divBdr>
        <w:top w:val="none" w:sz="0" w:space="0" w:color="auto"/>
        <w:left w:val="none" w:sz="0" w:space="0" w:color="auto"/>
        <w:bottom w:val="none" w:sz="0" w:space="0" w:color="auto"/>
        <w:right w:val="none" w:sz="0" w:space="0" w:color="auto"/>
      </w:divBdr>
    </w:div>
    <w:div w:id="1990741342">
      <w:bodyDiv w:val="1"/>
      <w:marLeft w:val="0"/>
      <w:marRight w:val="0"/>
      <w:marTop w:val="0"/>
      <w:marBottom w:val="0"/>
      <w:divBdr>
        <w:top w:val="none" w:sz="0" w:space="0" w:color="auto"/>
        <w:left w:val="none" w:sz="0" w:space="0" w:color="auto"/>
        <w:bottom w:val="none" w:sz="0" w:space="0" w:color="auto"/>
        <w:right w:val="none" w:sz="0" w:space="0" w:color="auto"/>
      </w:divBdr>
    </w:div>
    <w:div w:id="1991326249">
      <w:bodyDiv w:val="1"/>
      <w:marLeft w:val="0"/>
      <w:marRight w:val="0"/>
      <w:marTop w:val="0"/>
      <w:marBottom w:val="0"/>
      <w:divBdr>
        <w:top w:val="none" w:sz="0" w:space="0" w:color="auto"/>
        <w:left w:val="none" w:sz="0" w:space="0" w:color="auto"/>
        <w:bottom w:val="none" w:sz="0" w:space="0" w:color="auto"/>
        <w:right w:val="none" w:sz="0" w:space="0" w:color="auto"/>
      </w:divBdr>
    </w:div>
    <w:div w:id="1994135412">
      <w:bodyDiv w:val="1"/>
      <w:marLeft w:val="0"/>
      <w:marRight w:val="0"/>
      <w:marTop w:val="0"/>
      <w:marBottom w:val="0"/>
      <w:divBdr>
        <w:top w:val="none" w:sz="0" w:space="0" w:color="auto"/>
        <w:left w:val="none" w:sz="0" w:space="0" w:color="auto"/>
        <w:bottom w:val="none" w:sz="0" w:space="0" w:color="auto"/>
        <w:right w:val="none" w:sz="0" w:space="0" w:color="auto"/>
      </w:divBdr>
    </w:div>
    <w:div w:id="1995721711">
      <w:bodyDiv w:val="1"/>
      <w:marLeft w:val="0"/>
      <w:marRight w:val="0"/>
      <w:marTop w:val="0"/>
      <w:marBottom w:val="0"/>
      <w:divBdr>
        <w:top w:val="none" w:sz="0" w:space="0" w:color="auto"/>
        <w:left w:val="none" w:sz="0" w:space="0" w:color="auto"/>
        <w:bottom w:val="none" w:sz="0" w:space="0" w:color="auto"/>
        <w:right w:val="none" w:sz="0" w:space="0" w:color="auto"/>
      </w:divBdr>
    </w:div>
    <w:div w:id="1998604890">
      <w:bodyDiv w:val="1"/>
      <w:marLeft w:val="0"/>
      <w:marRight w:val="0"/>
      <w:marTop w:val="0"/>
      <w:marBottom w:val="0"/>
      <w:divBdr>
        <w:top w:val="none" w:sz="0" w:space="0" w:color="auto"/>
        <w:left w:val="none" w:sz="0" w:space="0" w:color="auto"/>
        <w:bottom w:val="none" w:sz="0" w:space="0" w:color="auto"/>
        <w:right w:val="none" w:sz="0" w:space="0" w:color="auto"/>
      </w:divBdr>
    </w:div>
    <w:div w:id="1999766043">
      <w:bodyDiv w:val="1"/>
      <w:marLeft w:val="0"/>
      <w:marRight w:val="0"/>
      <w:marTop w:val="0"/>
      <w:marBottom w:val="0"/>
      <w:divBdr>
        <w:top w:val="none" w:sz="0" w:space="0" w:color="auto"/>
        <w:left w:val="none" w:sz="0" w:space="0" w:color="auto"/>
        <w:bottom w:val="none" w:sz="0" w:space="0" w:color="auto"/>
        <w:right w:val="none" w:sz="0" w:space="0" w:color="auto"/>
      </w:divBdr>
    </w:div>
    <w:div w:id="2001033243">
      <w:bodyDiv w:val="1"/>
      <w:marLeft w:val="0"/>
      <w:marRight w:val="0"/>
      <w:marTop w:val="0"/>
      <w:marBottom w:val="0"/>
      <w:divBdr>
        <w:top w:val="none" w:sz="0" w:space="0" w:color="auto"/>
        <w:left w:val="none" w:sz="0" w:space="0" w:color="auto"/>
        <w:bottom w:val="none" w:sz="0" w:space="0" w:color="auto"/>
        <w:right w:val="none" w:sz="0" w:space="0" w:color="auto"/>
      </w:divBdr>
    </w:div>
    <w:div w:id="2008943682">
      <w:bodyDiv w:val="1"/>
      <w:marLeft w:val="0"/>
      <w:marRight w:val="0"/>
      <w:marTop w:val="0"/>
      <w:marBottom w:val="0"/>
      <w:divBdr>
        <w:top w:val="none" w:sz="0" w:space="0" w:color="auto"/>
        <w:left w:val="none" w:sz="0" w:space="0" w:color="auto"/>
        <w:bottom w:val="none" w:sz="0" w:space="0" w:color="auto"/>
        <w:right w:val="none" w:sz="0" w:space="0" w:color="auto"/>
      </w:divBdr>
    </w:div>
    <w:div w:id="2008944015">
      <w:bodyDiv w:val="1"/>
      <w:marLeft w:val="0"/>
      <w:marRight w:val="0"/>
      <w:marTop w:val="0"/>
      <w:marBottom w:val="0"/>
      <w:divBdr>
        <w:top w:val="none" w:sz="0" w:space="0" w:color="auto"/>
        <w:left w:val="none" w:sz="0" w:space="0" w:color="auto"/>
        <w:bottom w:val="none" w:sz="0" w:space="0" w:color="auto"/>
        <w:right w:val="none" w:sz="0" w:space="0" w:color="auto"/>
      </w:divBdr>
      <w:divsChild>
        <w:div w:id="8600936">
          <w:marLeft w:val="480"/>
          <w:marRight w:val="0"/>
          <w:marTop w:val="0"/>
          <w:marBottom w:val="0"/>
          <w:divBdr>
            <w:top w:val="none" w:sz="0" w:space="0" w:color="auto"/>
            <w:left w:val="none" w:sz="0" w:space="0" w:color="auto"/>
            <w:bottom w:val="none" w:sz="0" w:space="0" w:color="auto"/>
            <w:right w:val="none" w:sz="0" w:space="0" w:color="auto"/>
          </w:divBdr>
        </w:div>
        <w:div w:id="85881563">
          <w:marLeft w:val="480"/>
          <w:marRight w:val="0"/>
          <w:marTop w:val="0"/>
          <w:marBottom w:val="0"/>
          <w:divBdr>
            <w:top w:val="none" w:sz="0" w:space="0" w:color="auto"/>
            <w:left w:val="none" w:sz="0" w:space="0" w:color="auto"/>
            <w:bottom w:val="none" w:sz="0" w:space="0" w:color="auto"/>
            <w:right w:val="none" w:sz="0" w:space="0" w:color="auto"/>
          </w:divBdr>
        </w:div>
        <w:div w:id="133372201">
          <w:marLeft w:val="480"/>
          <w:marRight w:val="0"/>
          <w:marTop w:val="0"/>
          <w:marBottom w:val="0"/>
          <w:divBdr>
            <w:top w:val="none" w:sz="0" w:space="0" w:color="auto"/>
            <w:left w:val="none" w:sz="0" w:space="0" w:color="auto"/>
            <w:bottom w:val="none" w:sz="0" w:space="0" w:color="auto"/>
            <w:right w:val="none" w:sz="0" w:space="0" w:color="auto"/>
          </w:divBdr>
        </w:div>
        <w:div w:id="138156142">
          <w:marLeft w:val="480"/>
          <w:marRight w:val="0"/>
          <w:marTop w:val="0"/>
          <w:marBottom w:val="0"/>
          <w:divBdr>
            <w:top w:val="none" w:sz="0" w:space="0" w:color="auto"/>
            <w:left w:val="none" w:sz="0" w:space="0" w:color="auto"/>
            <w:bottom w:val="none" w:sz="0" w:space="0" w:color="auto"/>
            <w:right w:val="none" w:sz="0" w:space="0" w:color="auto"/>
          </w:divBdr>
        </w:div>
        <w:div w:id="258803368">
          <w:marLeft w:val="480"/>
          <w:marRight w:val="0"/>
          <w:marTop w:val="0"/>
          <w:marBottom w:val="0"/>
          <w:divBdr>
            <w:top w:val="none" w:sz="0" w:space="0" w:color="auto"/>
            <w:left w:val="none" w:sz="0" w:space="0" w:color="auto"/>
            <w:bottom w:val="none" w:sz="0" w:space="0" w:color="auto"/>
            <w:right w:val="none" w:sz="0" w:space="0" w:color="auto"/>
          </w:divBdr>
        </w:div>
        <w:div w:id="388964801">
          <w:marLeft w:val="480"/>
          <w:marRight w:val="0"/>
          <w:marTop w:val="0"/>
          <w:marBottom w:val="0"/>
          <w:divBdr>
            <w:top w:val="none" w:sz="0" w:space="0" w:color="auto"/>
            <w:left w:val="none" w:sz="0" w:space="0" w:color="auto"/>
            <w:bottom w:val="none" w:sz="0" w:space="0" w:color="auto"/>
            <w:right w:val="none" w:sz="0" w:space="0" w:color="auto"/>
          </w:divBdr>
        </w:div>
        <w:div w:id="503473680">
          <w:marLeft w:val="480"/>
          <w:marRight w:val="0"/>
          <w:marTop w:val="0"/>
          <w:marBottom w:val="0"/>
          <w:divBdr>
            <w:top w:val="none" w:sz="0" w:space="0" w:color="auto"/>
            <w:left w:val="none" w:sz="0" w:space="0" w:color="auto"/>
            <w:bottom w:val="none" w:sz="0" w:space="0" w:color="auto"/>
            <w:right w:val="none" w:sz="0" w:space="0" w:color="auto"/>
          </w:divBdr>
        </w:div>
        <w:div w:id="1047215638">
          <w:marLeft w:val="480"/>
          <w:marRight w:val="0"/>
          <w:marTop w:val="0"/>
          <w:marBottom w:val="0"/>
          <w:divBdr>
            <w:top w:val="none" w:sz="0" w:space="0" w:color="auto"/>
            <w:left w:val="none" w:sz="0" w:space="0" w:color="auto"/>
            <w:bottom w:val="none" w:sz="0" w:space="0" w:color="auto"/>
            <w:right w:val="none" w:sz="0" w:space="0" w:color="auto"/>
          </w:divBdr>
        </w:div>
        <w:div w:id="1092435695">
          <w:marLeft w:val="480"/>
          <w:marRight w:val="0"/>
          <w:marTop w:val="0"/>
          <w:marBottom w:val="0"/>
          <w:divBdr>
            <w:top w:val="none" w:sz="0" w:space="0" w:color="auto"/>
            <w:left w:val="none" w:sz="0" w:space="0" w:color="auto"/>
            <w:bottom w:val="none" w:sz="0" w:space="0" w:color="auto"/>
            <w:right w:val="none" w:sz="0" w:space="0" w:color="auto"/>
          </w:divBdr>
        </w:div>
        <w:div w:id="1262565190">
          <w:marLeft w:val="480"/>
          <w:marRight w:val="0"/>
          <w:marTop w:val="0"/>
          <w:marBottom w:val="0"/>
          <w:divBdr>
            <w:top w:val="none" w:sz="0" w:space="0" w:color="auto"/>
            <w:left w:val="none" w:sz="0" w:space="0" w:color="auto"/>
            <w:bottom w:val="none" w:sz="0" w:space="0" w:color="auto"/>
            <w:right w:val="none" w:sz="0" w:space="0" w:color="auto"/>
          </w:divBdr>
        </w:div>
        <w:div w:id="1294948390">
          <w:marLeft w:val="480"/>
          <w:marRight w:val="0"/>
          <w:marTop w:val="0"/>
          <w:marBottom w:val="0"/>
          <w:divBdr>
            <w:top w:val="none" w:sz="0" w:space="0" w:color="auto"/>
            <w:left w:val="none" w:sz="0" w:space="0" w:color="auto"/>
            <w:bottom w:val="none" w:sz="0" w:space="0" w:color="auto"/>
            <w:right w:val="none" w:sz="0" w:space="0" w:color="auto"/>
          </w:divBdr>
        </w:div>
        <w:div w:id="1299991406">
          <w:marLeft w:val="480"/>
          <w:marRight w:val="0"/>
          <w:marTop w:val="0"/>
          <w:marBottom w:val="0"/>
          <w:divBdr>
            <w:top w:val="none" w:sz="0" w:space="0" w:color="auto"/>
            <w:left w:val="none" w:sz="0" w:space="0" w:color="auto"/>
            <w:bottom w:val="none" w:sz="0" w:space="0" w:color="auto"/>
            <w:right w:val="none" w:sz="0" w:space="0" w:color="auto"/>
          </w:divBdr>
        </w:div>
        <w:div w:id="1310750755">
          <w:marLeft w:val="480"/>
          <w:marRight w:val="0"/>
          <w:marTop w:val="0"/>
          <w:marBottom w:val="0"/>
          <w:divBdr>
            <w:top w:val="none" w:sz="0" w:space="0" w:color="auto"/>
            <w:left w:val="none" w:sz="0" w:space="0" w:color="auto"/>
            <w:bottom w:val="none" w:sz="0" w:space="0" w:color="auto"/>
            <w:right w:val="none" w:sz="0" w:space="0" w:color="auto"/>
          </w:divBdr>
        </w:div>
        <w:div w:id="1442069592">
          <w:marLeft w:val="480"/>
          <w:marRight w:val="0"/>
          <w:marTop w:val="0"/>
          <w:marBottom w:val="0"/>
          <w:divBdr>
            <w:top w:val="none" w:sz="0" w:space="0" w:color="auto"/>
            <w:left w:val="none" w:sz="0" w:space="0" w:color="auto"/>
            <w:bottom w:val="none" w:sz="0" w:space="0" w:color="auto"/>
            <w:right w:val="none" w:sz="0" w:space="0" w:color="auto"/>
          </w:divBdr>
        </w:div>
        <w:div w:id="1470054245">
          <w:marLeft w:val="480"/>
          <w:marRight w:val="0"/>
          <w:marTop w:val="0"/>
          <w:marBottom w:val="0"/>
          <w:divBdr>
            <w:top w:val="none" w:sz="0" w:space="0" w:color="auto"/>
            <w:left w:val="none" w:sz="0" w:space="0" w:color="auto"/>
            <w:bottom w:val="none" w:sz="0" w:space="0" w:color="auto"/>
            <w:right w:val="none" w:sz="0" w:space="0" w:color="auto"/>
          </w:divBdr>
        </w:div>
        <w:div w:id="1526560087">
          <w:marLeft w:val="480"/>
          <w:marRight w:val="0"/>
          <w:marTop w:val="0"/>
          <w:marBottom w:val="0"/>
          <w:divBdr>
            <w:top w:val="none" w:sz="0" w:space="0" w:color="auto"/>
            <w:left w:val="none" w:sz="0" w:space="0" w:color="auto"/>
            <w:bottom w:val="none" w:sz="0" w:space="0" w:color="auto"/>
            <w:right w:val="none" w:sz="0" w:space="0" w:color="auto"/>
          </w:divBdr>
        </w:div>
        <w:div w:id="1688486740">
          <w:marLeft w:val="480"/>
          <w:marRight w:val="0"/>
          <w:marTop w:val="0"/>
          <w:marBottom w:val="0"/>
          <w:divBdr>
            <w:top w:val="none" w:sz="0" w:space="0" w:color="auto"/>
            <w:left w:val="none" w:sz="0" w:space="0" w:color="auto"/>
            <w:bottom w:val="none" w:sz="0" w:space="0" w:color="auto"/>
            <w:right w:val="none" w:sz="0" w:space="0" w:color="auto"/>
          </w:divBdr>
        </w:div>
        <w:div w:id="1876038993">
          <w:marLeft w:val="480"/>
          <w:marRight w:val="0"/>
          <w:marTop w:val="0"/>
          <w:marBottom w:val="0"/>
          <w:divBdr>
            <w:top w:val="none" w:sz="0" w:space="0" w:color="auto"/>
            <w:left w:val="none" w:sz="0" w:space="0" w:color="auto"/>
            <w:bottom w:val="none" w:sz="0" w:space="0" w:color="auto"/>
            <w:right w:val="none" w:sz="0" w:space="0" w:color="auto"/>
          </w:divBdr>
        </w:div>
        <w:div w:id="1899127581">
          <w:marLeft w:val="480"/>
          <w:marRight w:val="0"/>
          <w:marTop w:val="0"/>
          <w:marBottom w:val="0"/>
          <w:divBdr>
            <w:top w:val="none" w:sz="0" w:space="0" w:color="auto"/>
            <w:left w:val="none" w:sz="0" w:space="0" w:color="auto"/>
            <w:bottom w:val="none" w:sz="0" w:space="0" w:color="auto"/>
            <w:right w:val="none" w:sz="0" w:space="0" w:color="auto"/>
          </w:divBdr>
        </w:div>
        <w:div w:id="2060276190">
          <w:marLeft w:val="480"/>
          <w:marRight w:val="0"/>
          <w:marTop w:val="0"/>
          <w:marBottom w:val="0"/>
          <w:divBdr>
            <w:top w:val="none" w:sz="0" w:space="0" w:color="auto"/>
            <w:left w:val="none" w:sz="0" w:space="0" w:color="auto"/>
            <w:bottom w:val="none" w:sz="0" w:space="0" w:color="auto"/>
            <w:right w:val="none" w:sz="0" w:space="0" w:color="auto"/>
          </w:divBdr>
        </w:div>
      </w:divsChild>
    </w:div>
    <w:div w:id="2009869227">
      <w:bodyDiv w:val="1"/>
      <w:marLeft w:val="0"/>
      <w:marRight w:val="0"/>
      <w:marTop w:val="0"/>
      <w:marBottom w:val="0"/>
      <w:divBdr>
        <w:top w:val="none" w:sz="0" w:space="0" w:color="auto"/>
        <w:left w:val="none" w:sz="0" w:space="0" w:color="auto"/>
        <w:bottom w:val="none" w:sz="0" w:space="0" w:color="auto"/>
        <w:right w:val="none" w:sz="0" w:space="0" w:color="auto"/>
      </w:divBdr>
      <w:divsChild>
        <w:div w:id="26879335">
          <w:marLeft w:val="480"/>
          <w:marRight w:val="0"/>
          <w:marTop w:val="0"/>
          <w:marBottom w:val="0"/>
          <w:divBdr>
            <w:top w:val="none" w:sz="0" w:space="0" w:color="auto"/>
            <w:left w:val="none" w:sz="0" w:space="0" w:color="auto"/>
            <w:bottom w:val="none" w:sz="0" w:space="0" w:color="auto"/>
            <w:right w:val="none" w:sz="0" w:space="0" w:color="auto"/>
          </w:divBdr>
        </w:div>
        <w:div w:id="48844371">
          <w:marLeft w:val="480"/>
          <w:marRight w:val="0"/>
          <w:marTop w:val="0"/>
          <w:marBottom w:val="0"/>
          <w:divBdr>
            <w:top w:val="none" w:sz="0" w:space="0" w:color="auto"/>
            <w:left w:val="none" w:sz="0" w:space="0" w:color="auto"/>
            <w:bottom w:val="none" w:sz="0" w:space="0" w:color="auto"/>
            <w:right w:val="none" w:sz="0" w:space="0" w:color="auto"/>
          </w:divBdr>
        </w:div>
        <w:div w:id="106237123">
          <w:marLeft w:val="480"/>
          <w:marRight w:val="0"/>
          <w:marTop w:val="0"/>
          <w:marBottom w:val="0"/>
          <w:divBdr>
            <w:top w:val="none" w:sz="0" w:space="0" w:color="auto"/>
            <w:left w:val="none" w:sz="0" w:space="0" w:color="auto"/>
            <w:bottom w:val="none" w:sz="0" w:space="0" w:color="auto"/>
            <w:right w:val="none" w:sz="0" w:space="0" w:color="auto"/>
          </w:divBdr>
        </w:div>
        <w:div w:id="147677201">
          <w:marLeft w:val="480"/>
          <w:marRight w:val="0"/>
          <w:marTop w:val="0"/>
          <w:marBottom w:val="0"/>
          <w:divBdr>
            <w:top w:val="none" w:sz="0" w:space="0" w:color="auto"/>
            <w:left w:val="none" w:sz="0" w:space="0" w:color="auto"/>
            <w:bottom w:val="none" w:sz="0" w:space="0" w:color="auto"/>
            <w:right w:val="none" w:sz="0" w:space="0" w:color="auto"/>
          </w:divBdr>
        </w:div>
        <w:div w:id="169952478">
          <w:marLeft w:val="480"/>
          <w:marRight w:val="0"/>
          <w:marTop w:val="0"/>
          <w:marBottom w:val="0"/>
          <w:divBdr>
            <w:top w:val="none" w:sz="0" w:space="0" w:color="auto"/>
            <w:left w:val="none" w:sz="0" w:space="0" w:color="auto"/>
            <w:bottom w:val="none" w:sz="0" w:space="0" w:color="auto"/>
            <w:right w:val="none" w:sz="0" w:space="0" w:color="auto"/>
          </w:divBdr>
        </w:div>
        <w:div w:id="197788169">
          <w:marLeft w:val="480"/>
          <w:marRight w:val="0"/>
          <w:marTop w:val="0"/>
          <w:marBottom w:val="0"/>
          <w:divBdr>
            <w:top w:val="none" w:sz="0" w:space="0" w:color="auto"/>
            <w:left w:val="none" w:sz="0" w:space="0" w:color="auto"/>
            <w:bottom w:val="none" w:sz="0" w:space="0" w:color="auto"/>
            <w:right w:val="none" w:sz="0" w:space="0" w:color="auto"/>
          </w:divBdr>
        </w:div>
        <w:div w:id="207227050">
          <w:marLeft w:val="480"/>
          <w:marRight w:val="0"/>
          <w:marTop w:val="0"/>
          <w:marBottom w:val="0"/>
          <w:divBdr>
            <w:top w:val="none" w:sz="0" w:space="0" w:color="auto"/>
            <w:left w:val="none" w:sz="0" w:space="0" w:color="auto"/>
            <w:bottom w:val="none" w:sz="0" w:space="0" w:color="auto"/>
            <w:right w:val="none" w:sz="0" w:space="0" w:color="auto"/>
          </w:divBdr>
        </w:div>
        <w:div w:id="318115051">
          <w:marLeft w:val="480"/>
          <w:marRight w:val="0"/>
          <w:marTop w:val="0"/>
          <w:marBottom w:val="0"/>
          <w:divBdr>
            <w:top w:val="none" w:sz="0" w:space="0" w:color="auto"/>
            <w:left w:val="none" w:sz="0" w:space="0" w:color="auto"/>
            <w:bottom w:val="none" w:sz="0" w:space="0" w:color="auto"/>
            <w:right w:val="none" w:sz="0" w:space="0" w:color="auto"/>
          </w:divBdr>
        </w:div>
        <w:div w:id="419527684">
          <w:marLeft w:val="480"/>
          <w:marRight w:val="0"/>
          <w:marTop w:val="0"/>
          <w:marBottom w:val="0"/>
          <w:divBdr>
            <w:top w:val="none" w:sz="0" w:space="0" w:color="auto"/>
            <w:left w:val="none" w:sz="0" w:space="0" w:color="auto"/>
            <w:bottom w:val="none" w:sz="0" w:space="0" w:color="auto"/>
            <w:right w:val="none" w:sz="0" w:space="0" w:color="auto"/>
          </w:divBdr>
        </w:div>
        <w:div w:id="441536473">
          <w:marLeft w:val="480"/>
          <w:marRight w:val="0"/>
          <w:marTop w:val="0"/>
          <w:marBottom w:val="0"/>
          <w:divBdr>
            <w:top w:val="none" w:sz="0" w:space="0" w:color="auto"/>
            <w:left w:val="none" w:sz="0" w:space="0" w:color="auto"/>
            <w:bottom w:val="none" w:sz="0" w:space="0" w:color="auto"/>
            <w:right w:val="none" w:sz="0" w:space="0" w:color="auto"/>
          </w:divBdr>
        </w:div>
        <w:div w:id="579605479">
          <w:marLeft w:val="480"/>
          <w:marRight w:val="0"/>
          <w:marTop w:val="0"/>
          <w:marBottom w:val="0"/>
          <w:divBdr>
            <w:top w:val="none" w:sz="0" w:space="0" w:color="auto"/>
            <w:left w:val="none" w:sz="0" w:space="0" w:color="auto"/>
            <w:bottom w:val="none" w:sz="0" w:space="0" w:color="auto"/>
            <w:right w:val="none" w:sz="0" w:space="0" w:color="auto"/>
          </w:divBdr>
        </w:div>
        <w:div w:id="628318712">
          <w:marLeft w:val="480"/>
          <w:marRight w:val="0"/>
          <w:marTop w:val="0"/>
          <w:marBottom w:val="0"/>
          <w:divBdr>
            <w:top w:val="none" w:sz="0" w:space="0" w:color="auto"/>
            <w:left w:val="none" w:sz="0" w:space="0" w:color="auto"/>
            <w:bottom w:val="none" w:sz="0" w:space="0" w:color="auto"/>
            <w:right w:val="none" w:sz="0" w:space="0" w:color="auto"/>
          </w:divBdr>
        </w:div>
        <w:div w:id="630751172">
          <w:marLeft w:val="480"/>
          <w:marRight w:val="0"/>
          <w:marTop w:val="0"/>
          <w:marBottom w:val="0"/>
          <w:divBdr>
            <w:top w:val="none" w:sz="0" w:space="0" w:color="auto"/>
            <w:left w:val="none" w:sz="0" w:space="0" w:color="auto"/>
            <w:bottom w:val="none" w:sz="0" w:space="0" w:color="auto"/>
            <w:right w:val="none" w:sz="0" w:space="0" w:color="auto"/>
          </w:divBdr>
        </w:div>
        <w:div w:id="640311288">
          <w:marLeft w:val="480"/>
          <w:marRight w:val="0"/>
          <w:marTop w:val="0"/>
          <w:marBottom w:val="0"/>
          <w:divBdr>
            <w:top w:val="none" w:sz="0" w:space="0" w:color="auto"/>
            <w:left w:val="none" w:sz="0" w:space="0" w:color="auto"/>
            <w:bottom w:val="none" w:sz="0" w:space="0" w:color="auto"/>
            <w:right w:val="none" w:sz="0" w:space="0" w:color="auto"/>
          </w:divBdr>
        </w:div>
        <w:div w:id="735976133">
          <w:marLeft w:val="480"/>
          <w:marRight w:val="0"/>
          <w:marTop w:val="0"/>
          <w:marBottom w:val="0"/>
          <w:divBdr>
            <w:top w:val="none" w:sz="0" w:space="0" w:color="auto"/>
            <w:left w:val="none" w:sz="0" w:space="0" w:color="auto"/>
            <w:bottom w:val="none" w:sz="0" w:space="0" w:color="auto"/>
            <w:right w:val="none" w:sz="0" w:space="0" w:color="auto"/>
          </w:divBdr>
        </w:div>
        <w:div w:id="823156666">
          <w:marLeft w:val="480"/>
          <w:marRight w:val="0"/>
          <w:marTop w:val="0"/>
          <w:marBottom w:val="0"/>
          <w:divBdr>
            <w:top w:val="none" w:sz="0" w:space="0" w:color="auto"/>
            <w:left w:val="none" w:sz="0" w:space="0" w:color="auto"/>
            <w:bottom w:val="none" w:sz="0" w:space="0" w:color="auto"/>
            <w:right w:val="none" w:sz="0" w:space="0" w:color="auto"/>
          </w:divBdr>
        </w:div>
        <w:div w:id="952974602">
          <w:marLeft w:val="480"/>
          <w:marRight w:val="0"/>
          <w:marTop w:val="0"/>
          <w:marBottom w:val="0"/>
          <w:divBdr>
            <w:top w:val="none" w:sz="0" w:space="0" w:color="auto"/>
            <w:left w:val="none" w:sz="0" w:space="0" w:color="auto"/>
            <w:bottom w:val="none" w:sz="0" w:space="0" w:color="auto"/>
            <w:right w:val="none" w:sz="0" w:space="0" w:color="auto"/>
          </w:divBdr>
        </w:div>
        <w:div w:id="1051002763">
          <w:marLeft w:val="480"/>
          <w:marRight w:val="0"/>
          <w:marTop w:val="0"/>
          <w:marBottom w:val="0"/>
          <w:divBdr>
            <w:top w:val="none" w:sz="0" w:space="0" w:color="auto"/>
            <w:left w:val="none" w:sz="0" w:space="0" w:color="auto"/>
            <w:bottom w:val="none" w:sz="0" w:space="0" w:color="auto"/>
            <w:right w:val="none" w:sz="0" w:space="0" w:color="auto"/>
          </w:divBdr>
        </w:div>
        <w:div w:id="1157114337">
          <w:marLeft w:val="480"/>
          <w:marRight w:val="0"/>
          <w:marTop w:val="0"/>
          <w:marBottom w:val="0"/>
          <w:divBdr>
            <w:top w:val="none" w:sz="0" w:space="0" w:color="auto"/>
            <w:left w:val="none" w:sz="0" w:space="0" w:color="auto"/>
            <w:bottom w:val="none" w:sz="0" w:space="0" w:color="auto"/>
            <w:right w:val="none" w:sz="0" w:space="0" w:color="auto"/>
          </w:divBdr>
        </w:div>
        <w:div w:id="1327444118">
          <w:marLeft w:val="480"/>
          <w:marRight w:val="0"/>
          <w:marTop w:val="0"/>
          <w:marBottom w:val="0"/>
          <w:divBdr>
            <w:top w:val="none" w:sz="0" w:space="0" w:color="auto"/>
            <w:left w:val="none" w:sz="0" w:space="0" w:color="auto"/>
            <w:bottom w:val="none" w:sz="0" w:space="0" w:color="auto"/>
            <w:right w:val="none" w:sz="0" w:space="0" w:color="auto"/>
          </w:divBdr>
        </w:div>
        <w:div w:id="1348362144">
          <w:marLeft w:val="480"/>
          <w:marRight w:val="0"/>
          <w:marTop w:val="0"/>
          <w:marBottom w:val="0"/>
          <w:divBdr>
            <w:top w:val="none" w:sz="0" w:space="0" w:color="auto"/>
            <w:left w:val="none" w:sz="0" w:space="0" w:color="auto"/>
            <w:bottom w:val="none" w:sz="0" w:space="0" w:color="auto"/>
            <w:right w:val="none" w:sz="0" w:space="0" w:color="auto"/>
          </w:divBdr>
        </w:div>
        <w:div w:id="1354724779">
          <w:marLeft w:val="480"/>
          <w:marRight w:val="0"/>
          <w:marTop w:val="0"/>
          <w:marBottom w:val="0"/>
          <w:divBdr>
            <w:top w:val="none" w:sz="0" w:space="0" w:color="auto"/>
            <w:left w:val="none" w:sz="0" w:space="0" w:color="auto"/>
            <w:bottom w:val="none" w:sz="0" w:space="0" w:color="auto"/>
            <w:right w:val="none" w:sz="0" w:space="0" w:color="auto"/>
          </w:divBdr>
        </w:div>
        <w:div w:id="1422026858">
          <w:marLeft w:val="480"/>
          <w:marRight w:val="0"/>
          <w:marTop w:val="0"/>
          <w:marBottom w:val="0"/>
          <w:divBdr>
            <w:top w:val="none" w:sz="0" w:space="0" w:color="auto"/>
            <w:left w:val="none" w:sz="0" w:space="0" w:color="auto"/>
            <w:bottom w:val="none" w:sz="0" w:space="0" w:color="auto"/>
            <w:right w:val="none" w:sz="0" w:space="0" w:color="auto"/>
          </w:divBdr>
        </w:div>
        <w:div w:id="1471480373">
          <w:marLeft w:val="480"/>
          <w:marRight w:val="0"/>
          <w:marTop w:val="0"/>
          <w:marBottom w:val="0"/>
          <w:divBdr>
            <w:top w:val="none" w:sz="0" w:space="0" w:color="auto"/>
            <w:left w:val="none" w:sz="0" w:space="0" w:color="auto"/>
            <w:bottom w:val="none" w:sz="0" w:space="0" w:color="auto"/>
            <w:right w:val="none" w:sz="0" w:space="0" w:color="auto"/>
          </w:divBdr>
        </w:div>
        <w:div w:id="1532961050">
          <w:marLeft w:val="480"/>
          <w:marRight w:val="0"/>
          <w:marTop w:val="0"/>
          <w:marBottom w:val="0"/>
          <w:divBdr>
            <w:top w:val="none" w:sz="0" w:space="0" w:color="auto"/>
            <w:left w:val="none" w:sz="0" w:space="0" w:color="auto"/>
            <w:bottom w:val="none" w:sz="0" w:space="0" w:color="auto"/>
            <w:right w:val="none" w:sz="0" w:space="0" w:color="auto"/>
          </w:divBdr>
        </w:div>
        <w:div w:id="1538397633">
          <w:marLeft w:val="480"/>
          <w:marRight w:val="0"/>
          <w:marTop w:val="0"/>
          <w:marBottom w:val="0"/>
          <w:divBdr>
            <w:top w:val="none" w:sz="0" w:space="0" w:color="auto"/>
            <w:left w:val="none" w:sz="0" w:space="0" w:color="auto"/>
            <w:bottom w:val="none" w:sz="0" w:space="0" w:color="auto"/>
            <w:right w:val="none" w:sz="0" w:space="0" w:color="auto"/>
          </w:divBdr>
        </w:div>
        <w:div w:id="1550149834">
          <w:marLeft w:val="480"/>
          <w:marRight w:val="0"/>
          <w:marTop w:val="0"/>
          <w:marBottom w:val="0"/>
          <w:divBdr>
            <w:top w:val="none" w:sz="0" w:space="0" w:color="auto"/>
            <w:left w:val="none" w:sz="0" w:space="0" w:color="auto"/>
            <w:bottom w:val="none" w:sz="0" w:space="0" w:color="auto"/>
            <w:right w:val="none" w:sz="0" w:space="0" w:color="auto"/>
          </w:divBdr>
        </w:div>
        <w:div w:id="1603758172">
          <w:marLeft w:val="480"/>
          <w:marRight w:val="0"/>
          <w:marTop w:val="0"/>
          <w:marBottom w:val="0"/>
          <w:divBdr>
            <w:top w:val="none" w:sz="0" w:space="0" w:color="auto"/>
            <w:left w:val="none" w:sz="0" w:space="0" w:color="auto"/>
            <w:bottom w:val="none" w:sz="0" w:space="0" w:color="auto"/>
            <w:right w:val="none" w:sz="0" w:space="0" w:color="auto"/>
          </w:divBdr>
        </w:div>
        <w:div w:id="1642534099">
          <w:marLeft w:val="480"/>
          <w:marRight w:val="0"/>
          <w:marTop w:val="0"/>
          <w:marBottom w:val="0"/>
          <w:divBdr>
            <w:top w:val="none" w:sz="0" w:space="0" w:color="auto"/>
            <w:left w:val="none" w:sz="0" w:space="0" w:color="auto"/>
            <w:bottom w:val="none" w:sz="0" w:space="0" w:color="auto"/>
            <w:right w:val="none" w:sz="0" w:space="0" w:color="auto"/>
          </w:divBdr>
        </w:div>
        <w:div w:id="1812625696">
          <w:marLeft w:val="480"/>
          <w:marRight w:val="0"/>
          <w:marTop w:val="0"/>
          <w:marBottom w:val="0"/>
          <w:divBdr>
            <w:top w:val="none" w:sz="0" w:space="0" w:color="auto"/>
            <w:left w:val="none" w:sz="0" w:space="0" w:color="auto"/>
            <w:bottom w:val="none" w:sz="0" w:space="0" w:color="auto"/>
            <w:right w:val="none" w:sz="0" w:space="0" w:color="auto"/>
          </w:divBdr>
        </w:div>
        <w:div w:id="1967009391">
          <w:marLeft w:val="480"/>
          <w:marRight w:val="0"/>
          <w:marTop w:val="0"/>
          <w:marBottom w:val="0"/>
          <w:divBdr>
            <w:top w:val="none" w:sz="0" w:space="0" w:color="auto"/>
            <w:left w:val="none" w:sz="0" w:space="0" w:color="auto"/>
            <w:bottom w:val="none" w:sz="0" w:space="0" w:color="auto"/>
            <w:right w:val="none" w:sz="0" w:space="0" w:color="auto"/>
          </w:divBdr>
        </w:div>
        <w:div w:id="1993217118">
          <w:marLeft w:val="480"/>
          <w:marRight w:val="0"/>
          <w:marTop w:val="0"/>
          <w:marBottom w:val="0"/>
          <w:divBdr>
            <w:top w:val="none" w:sz="0" w:space="0" w:color="auto"/>
            <w:left w:val="none" w:sz="0" w:space="0" w:color="auto"/>
            <w:bottom w:val="none" w:sz="0" w:space="0" w:color="auto"/>
            <w:right w:val="none" w:sz="0" w:space="0" w:color="auto"/>
          </w:divBdr>
        </w:div>
        <w:div w:id="2022584055">
          <w:marLeft w:val="480"/>
          <w:marRight w:val="0"/>
          <w:marTop w:val="0"/>
          <w:marBottom w:val="0"/>
          <w:divBdr>
            <w:top w:val="none" w:sz="0" w:space="0" w:color="auto"/>
            <w:left w:val="none" w:sz="0" w:space="0" w:color="auto"/>
            <w:bottom w:val="none" w:sz="0" w:space="0" w:color="auto"/>
            <w:right w:val="none" w:sz="0" w:space="0" w:color="auto"/>
          </w:divBdr>
        </w:div>
        <w:div w:id="2115780474">
          <w:marLeft w:val="480"/>
          <w:marRight w:val="0"/>
          <w:marTop w:val="0"/>
          <w:marBottom w:val="0"/>
          <w:divBdr>
            <w:top w:val="none" w:sz="0" w:space="0" w:color="auto"/>
            <w:left w:val="none" w:sz="0" w:space="0" w:color="auto"/>
            <w:bottom w:val="none" w:sz="0" w:space="0" w:color="auto"/>
            <w:right w:val="none" w:sz="0" w:space="0" w:color="auto"/>
          </w:divBdr>
        </w:div>
        <w:div w:id="2118865549">
          <w:marLeft w:val="480"/>
          <w:marRight w:val="0"/>
          <w:marTop w:val="0"/>
          <w:marBottom w:val="0"/>
          <w:divBdr>
            <w:top w:val="none" w:sz="0" w:space="0" w:color="auto"/>
            <w:left w:val="none" w:sz="0" w:space="0" w:color="auto"/>
            <w:bottom w:val="none" w:sz="0" w:space="0" w:color="auto"/>
            <w:right w:val="none" w:sz="0" w:space="0" w:color="auto"/>
          </w:divBdr>
        </w:div>
      </w:divsChild>
    </w:div>
    <w:div w:id="2013331760">
      <w:bodyDiv w:val="1"/>
      <w:marLeft w:val="0"/>
      <w:marRight w:val="0"/>
      <w:marTop w:val="0"/>
      <w:marBottom w:val="0"/>
      <w:divBdr>
        <w:top w:val="none" w:sz="0" w:space="0" w:color="auto"/>
        <w:left w:val="none" w:sz="0" w:space="0" w:color="auto"/>
        <w:bottom w:val="none" w:sz="0" w:space="0" w:color="auto"/>
        <w:right w:val="none" w:sz="0" w:space="0" w:color="auto"/>
      </w:divBdr>
    </w:div>
    <w:div w:id="2016224406">
      <w:bodyDiv w:val="1"/>
      <w:marLeft w:val="0"/>
      <w:marRight w:val="0"/>
      <w:marTop w:val="0"/>
      <w:marBottom w:val="0"/>
      <w:divBdr>
        <w:top w:val="none" w:sz="0" w:space="0" w:color="auto"/>
        <w:left w:val="none" w:sz="0" w:space="0" w:color="auto"/>
        <w:bottom w:val="none" w:sz="0" w:space="0" w:color="auto"/>
        <w:right w:val="none" w:sz="0" w:space="0" w:color="auto"/>
      </w:divBdr>
    </w:div>
    <w:div w:id="2017415785">
      <w:bodyDiv w:val="1"/>
      <w:marLeft w:val="0"/>
      <w:marRight w:val="0"/>
      <w:marTop w:val="0"/>
      <w:marBottom w:val="0"/>
      <w:divBdr>
        <w:top w:val="none" w:sz="0" w:space="0" w:color="auto"/>
        <w:left w:val="none" w:sz="0" w:space="0" w:color="auto"/>
        <w:bottom w:val="none" w:sz="0" w:space="0" w:color="auto"/>
        <w:right w:val="none" w:sz="0" w:space="0" w:color="auto"/>
      </w:divBdr>
    </w:div>
    <w:div w:id="2021395450">
      <w:bodyDiv w:val="1"/>
      <w:marLeft w:val="0"/>
      <w:marRight w:val="0"/>
      <w:marTop w:val="0"/>
      <w:marBottom w:val="0"/>
      <w:divBdr>
        <w:top w:val="none" w:sz="0" w:space="0" w:color="auto"/>
        <w:left w:val="none" w:sz="0" w:space="0" w:color="auto"/>
        <w:bottom w:val="none" w:sz="0" w:space="0" w:color="auto"/>
        <w:right w:val="none" w:sz="0" w:space="0" w:color="auto"/>
      </w:divBdr>
    </w:div>
    <w:div w:id="2022121895">
      <w:bodyDiv w:val="1"/>
      <w:marLeft w:val="0"/>
      <w:marRight w:val="0"/>
      <w:marTop w:val="0"/>
      <w:marBottom w:val="0"/>
      <w:divBdr>
        <w:top w:val="none" w:sz="0" w:space="0" w:color="auto"/>
        <w:left w:val="none" w:sz="0" w:space="0" w:color="auto"/>
        <w:bottom w:val="none" w:sz="0" w:space="0" w:color="auto"/>
        <w:right w:val="none" w:sz="0" w:space="0" w:color="auto"/>
      </w:divBdr>
    </w:div>
    <w:div w:id="2027098094">
      <w:bodyDiv w:val="1"/>
      <w:marLeft w:val="0"/>
      <w:marRight w:val="0"/>
      <w:marTop w:val="0"/>
      <w:marBottom w:val="0"/>
      <w:divBdr>
        <w:top w:val="none" w:sz="0" w:space="0" w:color="auto"/>
        <w:left w:val="none" w:sz="0" w:space="0" w:color="auto"/>
        <w:bottom w:val="none" w:sz="0" w:space="0" w:color="auto"/>
        <w:right w:val="none" w:sz="0" w:space="0" w:color="auto"/>
      </w:divBdr>
    </w:div>
    <w:div w:id="2027511408">
      <w:bodyDiv w:val="1"/>
      <w:marLeft w:val="0"/>
      <w:marRight w:val="0"/>
      <w:marTop w:val="0"/>
      <w:marBottom w:val="0"/>
      <w:divBdr>
        <w:top w:val="none" w:sz="0" w:space="0" w:color="auto"/>
        <w:left w:val="none" w:sz="0" w:space="0" w:color="auto"/>
        <w:bottom w:val="none" w:sz="0" w:space="0" w:color="auto"/>
        <w:right w:val="none" w:sz="0" w:space="0" w:color="auto"/>
      </w:divBdr>
    </w:div>
    <w:div w:id="2030177793">
      <w:bodyDiv w:val="1"/>
      <w:marLeft w:val="0"/>
      <w:marRight w:val="0"/>
      <w:marTop w:val="0"/>
      <w:marBottom w:val="0"/>
      <w:divBdr>
        <w:top w:val="none" w:sz="0" w:space="0" w:color="auto"/>
        <w:left w:val="none" w:sz="0" w:space="0" w:color="auto"/>
        <w:bottom w:val="none" w:sz="0" w:space="0" w:color="auto"/>
        <w:right w:val="none" w:sz="0" w:space="0" w:color="auto"/>
      </w:divBdr>
    </w:div>
    <w:div w:id="2041977211">
      <w:bodyDiv w:val="1"/>
      <w:marLeft w:val="0"/>
      <w:marRight w:val="0"/>
      <w:marTop w:val="0"/>
      <w:marBottom w:val="0"/>
      <w:divBdr>
        <w:top w:val="none" w:sz="0" w:space="0" w:color="auto"/>
        <w:left w:val="none" w:sz="0" w:space="0" w:color="auto"/>
        <w:bottom w:val="none" w:sz="0" w:space="0" w:color="auto"/>
        <w:right w:val="none" w:sz="0" w:space="0" w:color="auto"/>
      </w:divBdr>
    </w:div>
    <w:div w:id="2042439566">
      <w:bodyDiv w:val="1"/>
      <w:marLeft w:val="0"/>
      <w:marRight w:val="0"/>
      <w:marTop w:val="0"/>
      <w:marBottom w:val="0"/>
      <w:divBdr>
        <w:top w:val="none" w:sz="0" w:space="0" w:color="auto"/>
        <w:left w:val="none" w:sz="0" w:space="0" w:color="auto"/>
        <w:bottom w:val="none" w:sz="0" w:space="0" w:color="auto"/>
        <w:right w:val="none" w:sz="0" w:space="0" w:color="auto"/>
      </w:divBdr>
    </w:div>
    <w:div w:id="2049406463">
      <w:bodyDiv w:val="1"/>
      <w:marLeft w:val="0"/>
      <w:marRight w:val="0"/>
      <w:marTop w:val="0"/>
      <w:marBottom w:val="0"/>
      <w:divBdr>
        <w:top w:val="none" w:sz="0" w:space="0" w:color="auto"/>
        <w:left w:val="none" w:sz="0" w:space="0" w:color="auto"/>
        <w:bottom w:val="none" w:sz="0" w:space="0" w:color="auto"/>
        <w:right w:val="none" w:sz="0" w:space="0" w:color="auto"/>
      </w:divBdr>
    </w:div>
    <w:div w:id="2055735952">
      <w:bodyDiv w:val="1"/>
      <w:marLeft w:val="0"/>
      <w:marRight w:val="0"/>
      <w:marTop w:val="0"/>
      <w:marBottom w:val="0"/>
      <w:divBdr>
        <w:top w:val="none" w:sz="0" w:space="0" w:color="auto"/>
        <w:left w:val="none" w:sz="0" w:space="0" w:color="auto"/>
        <w:bottom w:val="none" w:sz="0" w:space="0" w:color="auto"/>
        <w:right w:val="none" w:sz="0" w:space="0" w:color="auto"/>
      </w:divBdr>
    </w:div>
    <w:div w:id="2056390958">
      <w:bodyDiv w:val="1"/>
      <w:marLeft w:val="0"/>
      <w:marRight w:val="0"/>
      <w:marTop w:val="0"/>
      <w:marBottom w:val="0"/>
      <w:divBdr>
        <w:top w:val="none" w:sz="0" w:space="0" w:color="auto"/>
        <w:left w:val="none" w:sz="0" w:space="0" w:color="auto"/>
        <w:bottom w:val="none" w:sz="0" w:space="0" w:color="auto"/>
        <w:right w:val="none" w:sz="0" w:space="0" w:color="auto"/>
      </w:divBdr>
      <w:divsChild>
        <w:div w:id="46953248">
          <w:marLeft w:val="480"/>
          <w:marRight w:val="0"/>
          <w:marTop w:val="0"/>
          <w:marBottom w:val="0"/>
          <w:divBdr>
            <w:top w:val="none" w:sz="0" w:space="0" w:color="auto"/>
            <w:left w:val="none" w:sz="0" w:space="0" w:color="auto"/>
            <w:bottom w:val="none" w:sz="0" w:space="0" w:color="auto"/>
            <w:right w:val="none" w:sz="0" w:space="0" w:color="auto"/>
          </w:divBdr>
        </w:div>
        <w:div w:id="361790668">
          <w:marLeft w:val="480"/>
          <w:marRight w:val="0"/>
          <w:marTop w:val="0"/>
          <w:marBottom w:val="0"/>
          <w:divBdr>
            <w:top w:val="none" w:sz="0" w:space="0" w:color="auto"/>
            <w:left w:val="none" w:sz="0" w:space="0" w:color="auto"/>
            <w:bottom w:val="none" w:sz="0" w:space="0" w:color="auto"/>
            <w:right w:val="none" w:sz="0" w:space="0" w:color="auto"/>
          </w:divBdr>
        </w:div>
        <w:div w:id="534389929">
          <w:marLeft w:val="480"/>
          <w:marRight w:val="0"/>
          <w:marTop w:val="0"/>
          <w:marBottom w:val="0"/>
          <w:divBdr>
            <w:top w:val="none" w:sz="0" w:space="0" w:color="auto"/>
            <w:left w:val="none" w:sz="0" w:space="0" w:color="auto"/>
            <w:bottom w:val="none" w:sz="0" w:space="0" w:color="auto"/>
            <w:right w:val="none" w:sz="0" w:space="0" w:color="auto"/>
          </w:divBdr>
        </w:div>
        <w:div w:id="810951001">
          <w:marLeft w:val="480"/>
          <w:marRight w:val="0"/>
          <w:marTop w:val="0"/>
          <w:marBottom w:val="0"/>
          <w:divBdr>
            <w:top w:val="none" w:sz="0" w:space="0" w:color="auto"/>
            <w:left w:val="none" w:sz="0" w:space="0" w:color="auto"/>
            <w:bottom w:val="none" w:sz="0" w:space="0" w:color="auto"/>
            <w:right w:val="none" w:sz="0" w:space="0" w:color="auto"/>
          </w:divBdr>
        </w:div>
        <w:div w:id="837042404">
          <w:marLeft w:val="480"/>
          <w:marRight w:val="0"/>
          <w:marTop w:val="0"/>
          <w:marBottom w:val="0"/>
          <w:divBdr>
            <w:top w:val="none" w:sz="0" w:space="0" w:color="auto"/>
            <w:left w:val="none" w:sz="0" w:space="0" w:color="auto"/>
            <w:bottom w:val="none" w:sz="0" w:space="0" w:color="auto"/>
            <w:right w:val="none" w:sz="0" w:space="0" w:color="auto"/>
          </w:divBdr>
        </w:div>
        <w:div w:id="971712509">
          <w:marLeft w:val="480"/>
          <w:marRight w:val="0"/>
          <w:marTop w:val="0"/>
          <w:marBottom w:val="0"/>
          <w:divBdr>
            <w:top w:val="none" w:sz="0" w:space="0" w:color="auto"/>
            <w:left w:val="none" w:sz="0" w:space="0" w:color="auto"/>
            <w:bottom w:val="none" w:sz="0" w:space="0" w:color="auto"/>
            <w:right w:val="none" w:sz="0" w:space="0" w:color="auto"/>
          </w:divBdr>
        </w:div>
        <w:div w:id="983966013">
          <w:marLeft w:val="480"/>
          <w:marRight w:val="0"/>
          <w:marTop w:val="0"/>
          <w:marBottom w:val="0"/>
          <w:divBdr>
            <w:top w:val="none" w:sz="0" w:space="0" w:color="auto"/>
            <w:left w:val="none" w:sz="0" w:space="0" w:color="auto"/>
            <w:bottom w:val="none" w:sz="0" w:space="0" w:color="auto"/>
            <w:right w:val="none" w:sz="0" w:space="0" w:color="auto"/>
          </w:divBdr>
        </w:div>
        <w:div w:id="1034649480">
          <w:marLeft w:val="480"/>
          <w:marRight w:val="0"/>
          <w:marTop w:val="0"/>
          <w:marBottom w:val="0"/>
          <w:divBdr>
            <w:top w:val="none" w:sz="0" w:space="0" w:color="auto"/>
            <w:left w:val="none" w:sz="0" w:space="0" w:color="auto"/>
            <w:bottom w:val="none" w:sz="0" w:space="0" w:color="auto"/>
            <w:right w:val="none" w:sz="0" w:space="0" w:color="auto"/>
          </w:divBdr>
        </w:div>
        <w:div w:id="1508668694">
          <w:marLeft w:val="480"/>
          <w:marRight w:val="0"/>
          <w:marTop w:val="0"/>
          <w:marBottom w:val="0"/>
          <w:divBdr>
            <w:top w:val="none" w:sz="0" w:space="0" w:color="auto"/>
            <w:left w:val="none" w:sz="0" w:space="0" w:color="auto"/>
            <w:bottom w:val="none" w:sz="0" w:space="0" w:color="auto"/>
            <w:right w:val="none" w:sz="0" w:space="0" w:color="auto"/>
          </w:divBdr>
        </w:div>
      </w:divsChild>
    </w:div>
    <w:div w:id="2056585419">
      <w:bodyDiv w:val="1"/>
      <w:marLeft w:val="0"/>
      <w:marRight w:val="0"/>
      <w:marTop w:val="0"/>
      <w:marBottom w:val="0"/>
      <w:divBdr>
        <w:top w:val="none" w:sz="0" w:space="0" w:color="auto"/>
        <w:left w:val="none" w:sz="0" w:space="0" w:color="auto"/>
        <w:bottom w:val="none" w:sz="0" w:space="0" w:color="auto"/>
        <w:right w:val="none" w:sz="0" w:space="0" w:color="auto"/>
      </w:divBdr>
      <w:divsChild>
        <w:div w:id="77530930">
          <w:marLeft w:val="480"/>
          <w:marRight w:val="0"/>
          <w:marTop w:val="0"/>
          <w:marBottom w:val="0"/>
          <w:divBdr>
            <w:top w:val="none" w:sz="0" w:space="0" w:color="auto"/>
            <w:left w:val="none" w:sz="0" w:space="0" w:color="auto"/>
            <w:bottom w:val="none" w:sz="0" w:space="0" w:color="auto"/>
            <w:right w:val="none" w:sz="0" w:space="0" w:color="auto"/>
          </w:divBdr>
        </w:div>
        <w:div w:id="82191520">
          <w:marLeft w:val="480"/>
          <w:marRight w:val="0"/>
          <w:marTop w:val="0"/>
          <w:marBottom w:val="0"/>
          <w:divBdr>
            <w:top w:val="none" w:sz="0" w:space="0" w:color="auto"/>
            <w:left w:val="none" w:sz="0" w:space="0" w:color="auto"/>
            <w:bottom w:val="none" w:sz="0" w:space="0" w:color="auto"/>
            <w:right w:val="none" w:sz="0" w:space="0" w:color="auto"/>
          </w:divBdr>
        </w:div>
        <w:div w:id="467942863">
          <w:marLeft w:val="480"/>
          <w:marRight w:val="0"/>
          <w:marTop w:val="0"/>
          <w:marBottom w:val="0"/>
          <w:divBdr>
            <w:top w:val="none" w:sz="0" w:space="0" w:color="auto"/>
            <w:left w:val="none" w:sz="0" w:space="0" w:color="auto"/>
            <w:bottom w:val="none" w:sz="0" w:space="0" w:color="auto"/>
            <w:right w:val="none" w:sz="0" w:space="0" w:color="auto"/>
          </w:divBdr>
        </w:div>
        <w:div w:id="553976148">
          <w:marLeft w:val="480"/>
          <w:marRight w:val="0"/>
          <w:marTop w:val="0"/>
          <w:marBottom w:val="0"/>
          <w:divBdr>
            <w:top w:val="none" w:sz="0" w:space="0" w:color="auto"/>
            <w:left w:val="none" w:sz="0" w:space="0" w:color="auto"/>
            <w:bottom w:val="none" w:sz="0" w:space="0" w:color="auto"/>
            <w:right w:val="none" w:sz="0" w:space="0" w:color="auto"/>
          </w:divBdr>
        </w:div>
        <w:div w:id="621226655">
          <w:marLeft w:val="480"/>
          <w:marRight w:val="0"/>
          <w:marTop w:val="0"/>
          <w:marBottom w:val="0"/>
          <w:divBdr>
            <w:top w:val="none" w:sz="0" w:space="0" w:color="auto"/>
            <w:left w:val="none" w:sz="0" w:space="0" w:color="auto"/>
            <w:bottom w:val="none" w:sz="0" w:space="0" w:color="auto"/>
            <w:right w:val="none" w:sz="0" w:space="0" w:color="auto"/>
          </w:divBdr>
        </w:div>
        <w:div w:id="705714121">
          <w:marLeft w:val="480"/>
          <w:marRight w:val="0"/>
          <w:marTop w:val="0"/>
          <w:marBottom w:val="0"/>
          <w:divBdr>
            <w:top w:val="none" w:sz="0" w:space="0" w:color="auto"/>
            <w:left w:val="none" w:sz="0" w:space="0" w:color="auto"/>
            <w:bottom w:val="none" w:sz="0" w:space="0" w:color="auto"/>
            <w:right w:val="none" w:sz="0" w:space="0" w:color="auto"/>
          </w:divBdr>
        </w:div>
        <w:div w:id="806972597">
          <w:marLeft w:val="480"/>
          <w:marRight w:val="0"/>
          <w:marTop w:val="0"/>
          <w:marBottom w:val="0"/>
          <w:divBdr>
            <w:top w:val="none" w:sz="0" w:space="0" w:color="auto"/>
            <w:left w:val="none" w:sz="0" w:space="0" w:color="auto"/>
            <w:bottom w:val="none" w:sz="0" w:space="0" w:color="auto"/>
            <w:right w:val="none" w:sz="0" w:space="0" w:color="auto"/>
          </w:divBdr>
        </w:div>
        <w:div w:id="902258349">
          <w:marLeft w:val="480"/>
          <w:marRight w:val="0"/>
          <w:marTop w:val="0"/>
          <w:marBottom w:val="0"/>
          <w:divBdr>
            <w:top w:val="none" w:sz="0" w:space="0" w:color="auto"/>
            <w:left w:val="none" w:sz="0" w:space="0" w:color="auto"/>
            <w:bottom w:val="none" w:sz="0" w:space="0" w:color="auto"/>
            <w:right w:val="none" w:sz="0" w:space="0" w:color="auto"/>
          </w:divBdr>
        </w:div>
        <w:div w:id="930046576">
          <w:marLeft w:val="480"/>
          <w:marRight w:val="0"/>
          <w:marTop w:val="0"/>
          <w:marBottom w:val="0"/>
          <w:divBdr>
            <w:top w:val="none" w:sz="0" w:space="0" w:color="auto"/>
            <w:left w:val="none" w:sz="0" w:space="0" w:color="auto"/>
            <w:bottom w:val="none" w:sz="0" w:space="0" w:color="auto"/>
            <w:right w:val="none" w:sz="0" w:space="0" w:color="auto"/>
          </w:divBdr>
        </w:div>
        <w:div w:id="1021586275">
          <w:marLeft w:val="480"/>
          <w:marRight w:val="0"/>
          <w:marTop w:val="0"/>
          <w:marBottom w:val="0"/>
          <w:divBdr>
            <w:top w:val="none" w:sz="0" w:space="0" w:color="auto"/>
            <w:left w:val="none" w:sz="0" w:space="0" w:color="auto"/>
            <w:bottom w:val="none" w:sz="0" w:space="0" w:color="auto"/>
            <w:right w:val="none" w:sz="0" w:space="0" w:color="auto"/>
          </w:divBdr>
        </w:div>
        <w:div w:id="1148858896">
          <w:marLeft w:val="480"/>
          <w:marRight w:val="0"/>
          <w:marTop w:val="0"/>
          <w:marBottom w:val="0"/>
          <w:divBdr>
            <w:top w:val="none" w:sz="0" w:space="0" w:color="auto"/>
            <w:left w:val="none" w:sz="0" w:space="0" w:color="auto"/>
            <w:bottom w:val="none" w:sz="0" w:space="0" w:color="auto"/>
            <w:right w:val="none" w:sz="0" w:space="0" w:color="auto"/>
          </w:divBdr>
        </w:div>
        <w:div w:id="1249578644">
          <w:marLeft w:val="480"/>
          <w:marRight w:val="0"/>
          <w:marTop w:val="0"/>
          <w:marBottom w:val="0"/>
          <w:divBdr>
            <w:top w:val="none" w:sz="0" w:space="0" w:color="auto"/>
            <w:left w:val="none" w:sz="0" w:space="0" w:color="auto"/>
            <w:bottom w:val="none" w:sz="0" w:space="0" w:color="auto"/>
            <w:right w:val="none" w:sz="0" w:space="0" w:color="auto"/>
          </w:divBdr>
        </w:div>
        <w:div w:id="1403528205">
          <w:marLeft w:val="480"/>
          <w:marRight w:val="0"/>
          <w:marTop w:val="0"/>
          <w:marBottom w:val="0"/>
          <w:divBdr>
            <w:top w:val="none" w:sz="0" w:space="0" w:color="auto"/>
            <w:left w:val="none" w:sz="0" w:space="0" w:color="auto"/>
            <w:bottom w:val="none" w:sz="0" w:space="0" w:color="auto"/>
            <w:right w:val="none" w:sz="0" w:space="0" w:color="auto"/>
          </w:divBdr>
        </w:div>
        <w:div w:id="1411582003">
          <w:marLeft w:val="480"/>
          <w:marRight w:val="0"/>
          <w:marTop w:val="0"/>
          <w:marBottom w:val="0"/>
          <w:divBdr>
            <w:top w:val="none" w:sz="0" w:space="0" w:color="auto"/>
            <w:left w:val="none" w:sz="0" w:space="0" w:color="auto"/>
            <w:bottom w:val="none" w:sz="0" w:space="0" w:color="auto"/>
            <w:right w:val="none" w:sz="0" w:space="0" w:color="auto"/>
          </w:divBdr>
        </w:div>
        <w:div w:id="1540505727">
          <w:marLeft w:val="480"/>
          <w:marRight w:val="0"/>
          <w:marTop w:val="0"/>
          <w:marBottom w:val="0"/>
          <w:divBdr>
            <w:top w:val="none" w:sz="0" w:space="0" w:color="auto"/>
            <w:left w:val="none" w:sz="0" w:space="0" w:color="auto"/>
            <w:bottom w:val="none" w:sz="0" w:space="0" w:color="auto"/>
            <w:right w:val="none" w:sz="0" w:space="0" w:color="auto"/>
          </w:divBdr>
        </w:div>
        <w:div w:id="1650866806">
          <w:marLeft w:val="480"/>
          <w:marRight w:val="0"/>
          <w:marTop w:val="0"/>
          <w:marBottom w:val="0"/>
          <w:divBdr>
            <w:top w:val="none" w:sz="0" w:space="0" w:color="auto"/>
            <w:left w:val="none" w:sz="0" w:space="0" w:color="auto"/>
            <w:bottom w:val="none" w:sz="0" w:space="0" w:color="auto"/>
            <w:right w:val="none" w:sz="0" w:space="0" w:color="auto"/>
          </w:divBdr>
        </w:div>
        <w:div w:id="1740975868">
          <w:marLeft w:val="480"/>
          <w:marRight w:val="0"/>
          <w:marTop w:val="0"/>
          <w:marBottom w:val="0"/>
          <w:divBdr>
            <w:top w:val="none" w:sz="0" w:space="0" w:color="auto"/>
            <w:left w:val="none" w:sz="0" w:space="0" w:color="auto"/>
            <w:bottom w:val="none" w:sz="0" w:space="0" w:color="auto"/>
            <w:right w:val="none" w:sz="0" w:space="0" w:color="auto"/>
          </w:divBdr>
        </w:div>
        <w:div w:id="1829206880">
          <w:marLeft w:val="480"/>
          <w:marRight w:val="0"/>
          <w:marTop w:val="0"/>
          <w:marBottom w:val="0"/>
          <w:divBdr>
            <w:top w:val="none" w:sz="0" w:space="0" w:color="auto"/>
            <w:left w:val="none" w:sz="0" w:space="0" w:color="auto"/>
            <w:bottom w:val="none" w:sz="0" w:space="0" w:color="auto"/>
            <w:right w:val="none" w:sz="0" w:space="0" w:color="auto"/>
          </w:divBdr>
        </w:div>
        <w:div w:id="2022049742">
          <w:marLeft w:val="480"/>
          <w:marRight w:val="0"/>
          <w:marTop w:val="0"/>
          <w:marBottom w:val="0"/>
          <w:divBdr>
            <w:top w:val="none" w:sz="0" w:space="0" w:color="auto"/>
            <w:left w:val="none" w:sz="0" w:space="0" w:color="auto"/>
            <w:bottom w:val="none" w:sz="0" w:space="0" w:color="auto"/>
            <w:right w:val="none" w:sz="0" w:space="0" w:color="auto"/>
          </w:divBdr>
        </w:div>
        <w:div w:id="2131001168">
          <w:marLeft w:val="480"/>
          <w:marRight w:val="0"/>
          <w:marTop w:val="0"/>
          <w:marBottom w:val="0"/>
          <w:divBdr>
            <w:top w:val="none" w:sz="0" w:space="0" w:color="auto"/>
            <w:left w:val="none" w:sz="0" w:space="0" w:color="auto"/>
            <w:bottom w:val="none" w:sz="0" w:space="0" w:color="auto"/>
            <w:right w:val="none" w:sz="0" w:space="0" w:color="auto"/>
          </w:divBdr>
        </w:div>
      </w:divsChild>
    </w:div>
    <w:div w:id="2057585624">
      <w:bodyDiv w:val="1"/>
      <w:marLeft w:val="0"/>
      <w:marRight w:val="0"/>
      <w:marTop w:val="0"/>
      <w:marBottom w:val="0"/>
      <w:divBdr>
        <w:top w:val="none" w:sz="0" w:space="0" w:color="auto"/>
        <w:left w:val="none" w:sz="0" w:space="0" w:color="auto"/>
        <w:bottom w:val="none" w:sz="0" w:space="0" w:color="auto"/>
        <w:right w:val="none" w:sz="0" w:space="0" w:color="auto"/>
      </w:divBdr>
    </w:div>
    <w:div w:id="2059091242">
      <w:bodyDiv w:val="1"/>
      <w:marLeft w:val="0"/>
      <w:marRight w:val="0"/>
      <w:marTop w:val="0"/>
      <w:marBottom w:val="0"/>
      <w:divBdr>
        <w:top w:val="none" w:sz="0" w:space="0" w:color="auto"/>
        <w:left w:val="none" w:sz="0" w:space="0" w:color="auto"/>
        <w:bottom w:val="none" w:sz="0" w:space="0" w:color="auto"/>
        <w:right w:val="none" w:sz="0" w:space="0" w:color="auto"/>
      </w:divBdr>
    </w:div>
    <w:div w:id="2059276881">
      <w:bodyDiv w:val="1"/>
      <w:marLeft w:val="0"/>
      <w:marRight w:val="0"/>
      <w:marTop w:val="0"/>
      <w:marBottom w:val="0"/>
      <w:divBdr>
        <w:top w:val="none" w:sz="0" w:space="0" w:color="auto"/>
        <w:left w:val="none" w:sz="0" w:space="0" w:color="auto"/>
        <w:bottom w:val="none" w:sz="0" w:space="0" w:color="auto"/>
        <w:right w:val="none" w:sz="0" w:space="0" w:color="auto"/>
      </w:divBdr>
    </w:div>
    <w:div w:id="2062753260">
      <w:bodyDiv w:val="1"/>
      <w:marLeft w:val="0"/>
      <w:marRight w:val="0"/>
      <w:marTop w:val="0"/>
      <w:marBottom w:val="0"/>
      <w:divBdr>
        <w:top w:val="none" w:sz="0" w:space="0" w:color="auto"/>
        <w:left w:val="none" w:sz="0" w:space="0" w:color="auto"/>
        <w:bottom w:val="none" w:sz="0" w:space="0" w:color="auto"/>
        <w:right w:val="none" w:sz="0" w:space="0" w:color="auto"/>
      </w:divBdr>
    </w:div>
    <w:div w:id="2064325466">
      <w:bodyDiv w:val="1"/>
      <w:marLeft w:val="0"/>
      <w:marRight w:val="0"/>
      <w:marTop w:val="0"/>
      <w:marBottom w:val="0"/>
      <w:divBdr>
        <w:top w:val="none" w:sz="0" w:space="0" w:color="auto"/>
        <w:left w:val="none" w:sz="0" w:space="0" w:color="auto"/>
        <w:bottom w:val="none" w:sz="0" w:space="0" w:color="auto"/>
        <w:right w:val="none" w:sz="0" w:space="0" w:color="auto"/>
      </w:divBdr>
    </w:div>
    <w:div w:id="2064400307">
      <w:bodyDiv w:val="1"/>
      <w:marLeft w:val="0"/>
      <w:marRight w:val="0"/>
      <w:marTop w:val="0"/>
      <w:marBottom w:val="0"/>
      <w:divBdr>
        <w:top w:val="none" w:sz="0" w:space="0" w:color="auto"/>
        <w:left w:val="none" w:sz="0" w:space="0" w:color="auto"/>
        <w:bottom w:val="none" w:sz="0" w:space="0" w:color="auto"/>
        <w:right w:val="none" w:sz="0" w:space="0" w:color="auto"/>
      </w:divBdr>
    </w:div>
    <w:div w:id="2064864220">
      <w:bodyDiv w:val="1"/>
      <w:marLeft w:val="0"/>
      <w:marRight w:val="0"/>
      <w:marTop w:val="0"/>
      <w:marBottom w:val="0"/>
      <w:divBdr>
        <w:top w:val="none" w:sz="0" w:space="0" w:color="auto"/>
        <w:left w:val="none" w:sz="0" w:space="0" w:color="auto"/>
        <w:bottom w:val="none" w:sz="0" w:space="0" w:color="auto"/>
        <w:right w:val="none" w:sz="0" w:space="0" w:color="auto"/>
      </w:divBdr>
    </w:div>
    <w:div w:id="2065061859">
      <w:bodyDiv w:val="1"/>
      <w:marLeft w:val="0"/>
      <w:marRight w:val="0"/>
      <w:marTop w:val="0"/>
      <w:marBottom w:val="0"/>
      <w:divBdr>
        <w:top w:val="none" w:sz="0" w:space="0" w:color="auto"/>
        <w:left w:val="none" w:sz="0" w:space="0" w:color="auto"/>
        <w:bottom w:val="none" w:sz="0" w:space="0" w:color="auto"/>
        <w:right w:val="none" w:sz="0" w:space="0" w:color="auto"/>
      </w:divBdr>
    </w:div>
    <w:div w:id="2066441888">
      <w:bodyDiv w:val="1"/>
      <w:marLeft w:val="0"/>
      <w:marRight w:val="0"/>
      <w:marTop w:val="0"/>
      <w:marBottom w:val="0"/>
      <w:divBdr>
        <w:top w:val="none" w:sz="0" w:space="0" w:color="auto"/>
        <w:left w:val="none" w:sz="0" w:space="0" w:color="auto"/>
        <w:bottom w:val="none" w:sz="0" w:space="0" w:color="auto"/>
        <w:right w:val="none" w:sz="0" w:space="0" w:color="auto"/>
      </w:divBdr>
      <w:divsChild>
        <w:div w:id="218710523">
          <w:marLeft w:val="480"/>
          <w:marRight w:val="0"/>
          <w:marTop w:val="0"/>
          <w:marBottom w:val="0"/>
          <w:divBdr>
            <w:top w:val="none" w:sz="0" w:space="0" w:color="auto"/>
            <w:left w:val="none" w:sz="0" w:space="0" w:color="auto"/>
            <w:bottom w:val="none" w:sz="0" w:space="0" w:color="auto"/>
            <w:right w:val="none" w:sz="0" w:space="0" w:color="auto"/>
          </w:divBdr>
        </w:div>
        <w:div w:id="533926973">
          <w:marLeft w:val="480"/>
          <w:marRight w:val="0"/>
          <w:marTop w:val="0"/>
          <w:marBottom w:val="0"/>
          <w:divBdr>
            <w:top w:val="none" w:sz="0" w:space="0" w:color="auto"/>
            <w:left w:val="none" w:sz="0" w:space="0" w:color="auto"/>
            <w:bottom w:val="none" w:sz="0" w:space="0" w:color="auto"/>
            <w:right w:val="none" w:sz="0" w:space="0" w:color="auto"/>
          </w:divBdr>
        </w:div>
        <w:div w:id="1459763016">
          <w:marLeft w:val="480"/>
          <w:marRight w:val="0"/>
          <w:marTop w:val="0"/>
          <w:marBottom w:val="0"/>
          <w:divBdr>
            <w:top w:val="none" w:sz="0" w:space="0" w:color="auto"/>
            <w:left w:val="none" w:sz="0" w:space="0" w:color="auto"/>
            <w:bottom w:val="none" w:sz="0" w:space="0" w:color="auto"/>
            <w:right w:val="none" w:sz="0" w:space="0" w:color="auto"/>
          </w:divBdr>
        </w:div>
        <w:div w:id="1506093169">
          <w:marLeft w:val="480"/>
          <w:marRight w:val="0"/>
          <w:marTop w:val="0"/>
          <w:marBottom w:val="0"/>
          <w:divBdr>
            <w:top w:val="none" w:sz="0" w:space="0" w:color="auto"/>
            <w:left w:val="none" w:sz="0" w:space="0" w:color="auto"/>
            <w:bottom w:val="none" w:sz="0" w:space="0" w:color="auto"/>
            <w:right w:val="none" w:sz="0" w:space="0" w:color="auto"/>
          </w:divBdr>
        </w:div>
        <w:div w:id="1563174250">
          <w:marLeft w:val="480"/>
          <w:marRight w:val="0"/>
          <w:marTop w:val="0"/>
          <w:marBottom w:val="0"/>
          <w:divBdr>
            <w:top w:val="none" w:sz="0" w:space="0" w:color="auto"/>
            <w:left w:val="none" w:sz="0" w:space="0" w:color="auto"/>
            <w:bottom w:val="none" w:sz="0" w:space="0" w:color="auto"/>
            <w:right w:val="none" w:sz="0" w:space="0" w:color="auto"/>
          </w:divBdr>
        </w:div>
        <w:div w:id="1703558775">
          <w:marLeft w:val="480"/>
          <w:marRight w:val="0"/>
          <w:marTop w:val="0"/>
          <w:marBottom w:val="0"/>
          <w:divBdr>
            <w:top w:val="none" w:sz="0" w:space="0" w:color="auto"/>
            <w:left w:val="none" w:sz="0" w:space="0" w:color="auto"/>
            <w:bottom w:val="none" w:sz="0" w:space="0" w:color="auto"/>
            <w:right w:val="none" w:sz="0" w:space="0" w:color="auto"/>
          </w:divBdr>
        </w:div>
        <w:div w:id="1822308379">
          <w:marLeft w:val="480"/>
          <w:marRight w:val="0"/>
          <w:marTop w:val="0"/>
          <w:marBottom w:val="0"/>
          <w:divBdr>
            <w:top w:val="none" w:sz="0" w:space="0" w:color="auto"/>
            <w:left w:val="none" w:sz="0" w:space="0" w:color="auto"/>
            <w:bottom w:val="none" w:sz="0" w:space="0" w:color="auto"/>
            <w:right w:val="none" w:sz="0" w:space="0" w:color="auto"/>
          </w:divBdr>
        </w:div>
        <w:div w:id="1870678645">
          <w:marLeft w:val="480"/>
          <w:marRight w:val="0"/>
          <w:marTop w:val="0"/>
          <w:marBottom w:val="0"/>
          <w:divBdr>
            <w:top w:val="none" w:sz="0" w:space="0" w:color="auto"/>
            <w:left w:val="none" w:sz="0" w:space="0" w:color="auto"/>
            <w:bottom w:val="none" w:sz="0" w:space="0" w:color="auto"/>
            <w:right w:val="none" w:sz="0" w:space="0" w:color="auto"/>
          </w:divBdr>
        </w:div>
        <w:div w:id="1956205288">
          <w:marLeft w:val="480"/>
          <w:marRight w:val="0"/>
          <w:marTop w:val="0"/>
          <w:marBottom w:val="0"/>
          <w:divBdr>
            <w:top w:val="none" w:sz="0" w:space="0" w:color="auto"/>
            <w:left w:val="none" w:sz="0" w:space="0" w:color="auto"/>
            <w:bottom w:val="none" w:sz="0" w:space="0" w:color="auto"/>
            <w:right w:val="none" w:sz="0" w:space="0" w:color="auto"/>
          </w:divBdr>
        </w:div>
        <w:div w:id="1960992944">
          <w:marLeft w:val="480"/>
          <w:marRight w:val="0"/>
          <w:marTop w:val="0"/>
          <w:marBottom w:val="0"/>
          <w:divBdr>
            <w:top w:val="none" w:sz="0" w:space="0" w:color="auto"/>
            <w:left w:val="none" w:sz="0" w:space="0" w:color="auto"/>
            <w:bottom w:val="none" w:sz="0" w:space="0" w:color="auto"/>
            <w:right w:val="none" w:sz="0" w:space="0" w:color="auto"/>
          </w:divBdr>
        </w:div>
        <w:div w:id="2096391888">
          <w:marLeft w:val="480"/>
          <w:marRight w:val="0"/>
          <w:marTop w:val="0"/>
          <w:marBottom w:val="0"/>
          <w:divBdr>
            <w:top w:val="none" w:sz="0" w:space="0" w:color="auto"/>
            <w:left w:val="none" w:sz="0" w:space="0" w:color="auto"/>
            <w:bottom w:val="none" w:sz="0" w:space="0" w:color="auto"/>
            <w:right w:val="none" w:sz="0" w:space="0" w:color="auto"/>
          </w:divBdr>
        </w:div>
        <w:div w:id="2117941154">
          <w:marLeft w:val="480"/>
          <w:marRight w:val="0"/>
          <w:marTop w:val="0"/>
          <w:marBottom w:val="0"/>
          <w:divBdr>
            <w:top w:val="none" w:sz="0" w:space="0" w:color="auto"/>
            <w:left w:val="none" w:sz="0" w:space="0" w:color="auto"/>
            <w:bottom w:val="none" w:sz="0" w:space="0" w:color="auto"/>
            <w:right w:val="none" w:sz="0" w:space="0" w:color="auto"/>
          </w:divBdr>
        </w:div>
        <w:div w:id="2137333812">
          <w:marLeft w:val="480"/>
          <w:marRight w:val="0"/>
          <w:marTop w:val="0"/>
          <w:marBottom w:val="0"/>
          <w:divBdr>
            <w:top w:val="none" w:sz="0" w:space="0" w:color="auto"/>
            <w:left w:val="none" w:sz="0" w:space="0" w:color="auto"/>
            <w:bottom w:val="none" w:sz="0" w:space="0" w:color="auto"/>
            <w:right w:val="none" w:sz="0" w:space="0" w:color="auto"/>
          </w:divBdr>
        </w:div>
      </w:divsChild>
    </w:div>
    <w:div w:id="2069956896">
      <w:bodyDiv w:val="1"/>
      <w:marLeft w:val="0"/>
      <w:marRight w:val="0"/>
      <w:marTop w:val="0"/>
      <w:marBottom w:val="0"/>
      <w:divBdr>
        <w:top w:val="none" w:sz="0" w:space="0" w:color="auto"/>
        <w:left w:val="none" w:sz="0" w:space="0" w:color="auto"/>
        <w:bottom w:val="none" w:sz="0" w:space="0" w:color="auto"/>
        <w:right w:val="none" w:sz="0" w:space="0" w:color="auto"/>
      </w:divBdr>
    </w:div>
    <w:div w:id="2078362836">
      <w:bodyDiv w:val="1"/>
      <w:marLeft w:val="0"/>
      <w:marRight w:val="0"/>
      <w:marTop w:val="0"/>
      <w:marBottom w:val="0"/>
      <w:divBdr>
        <w:top w:val="none" w:sz="0" w:space="0" w:color="auto"/>
        <w:left w:val="none" w:sz="0" w:space="0" w:color="auto"/>
        <w:bottom w:val="none" w:sz="0" w:space="0" w:color="auto"/>
        <w:right w:val="none" w:sz="0" w:space="0" w:color="auto"/>
      </w:divBdr>
    </w:div>
    <w:div w:id="2079130459">
      <w:bodyDiv w:val="1"/>
      <w:marLeft w:val="0"/>
      <w:marRight w:val="0"/>
      <w:marTop w:val="0"/>
      <w:marBottom w:val="0"/>
      <w:divBdr>
        <w:top w:val="none" w:sz="0" w:space="0" w:color="auto"/>
        <w:left w:val="none" w:sz="0" w:space="0" w:color="auto"/>
        <w:bottom w:val="none" w:sz="0" w:space="0" w:color="auto"/>
        <w:right w:val="none" w:sz="0" w:space="0" w:color="auto"/>
      </w:divBdr>
    </w:div>
    <w:div w:id="2081322907">
      <w:bodyDiv w:val="1"/>
      <w:marLeft w:val="0"/>
      <w:marRight w:val="0"/>
      <w:marTop w:val="0"/>
      <w:marBottom w:val="0"/>
      <w:divBdr>
        <w:top w:val="none" w:sz="0" w:space="0" w:color="auto"/>
        <w:left w:val="none" w:sz="0" w:space="0" w:color="auto"/>
        <w:bottom w:val="none" w:sz="0" w:space="0" w:color="auto"/>
        <w:right w:val="none" w:sz="0" w:space="0" w:color="auto"/>
      </w:divBdr>
    </w:div>
    <w:div w:id="2084792426">
      <w:bodyDiv w:val="1"/>
      <w:marLeft w:val="0"/>
      <w:marRight w:val="0"/>
      <w:marTop w:val="0"/>
      <w:marBottom w:val="0"/>
      <w:divBdr>
        <w:top w:val="none" w:sz="0" w:space="0" w:color="auto"/>
        <w:left w:val="none" w:sz="0" w:space="0" w:color="auto"/>
        <w:bottom w:val="none" w:sz="0" w:space="0" w:color="auto"/>
        <w:right w:val="none" w:sz="0" w:space="0" w:color="auto"/>
      </w:divBdr>
      <w:divsChild>
        <w:div w:id="36394820">
          <w:marLeft w:val="480"/>
          <w:marRight w:val="0"/>
          <w:marTop w:val="0"/>
          <w:marBottom w:val="0"/>
          <w:divBdr>
            <w:top w:val="none" w:sz="0" w:space="0" w:color="auto"/>
            <w:left w:val="none" w:sz="0" w:space="0" w:color="auto"/>
            <w:bottom w:val="none" w:sz="0" w:space="0" w:color="auto"/>
            <w:right w:val="none" w:sz="0" w:space="0" w:color="auto"/>
          </w:divBdr>
        </w:div>
        <w:div w:id="69475216">
          <w:marLeft w:val="480"/>
          <w:marRight w:val="0"/>
          <w:marTop w:val="0"/>
          <w:marBottom w:val="0"/>
          <w:divBdr>
            <w:top w:val="none" w:sz="0" w:space="0" w:color="auto"/>
            <w:left w:val="none" w:sz="0" w:space="0" w:color="auto"/>
            <w:bottom w:val="none" w:sz="0" w:space="0" w:color="auto"/>
            <w:right w:val="none" w:sz="0" w:space="0" w:color="auto"/>
          </w:divBdr>
        </w:div>
        <w:div w:id="88619740">
          <w:marLeft w:val="480"/>
          <w:marRight w:val="0"/>
          <w:marTop w:val="0"/>
          <w:marBottom w:val="0"/>
          <w:divBdr>
            <w:top w:val="none" w:sz="0" w:space="0" w:color="auto"/>
            <w:left w:val="none" w:sz="0" w:space="0" w:color="auto"/>
            <w:bottom w:val="none" w:sz="0" w:space="0" w:color="auto"/>
            <w:right w:val="none" w:sz="0" w:space="0" w:color="auto"/>
          </w:divBdr>
        </w:div>
        <w:div w:id="100956821">
          <w:marLeft w:val="480"/>
          <w:marRight w:val="0"/>
          <w:marTop w:val="0"/>
          <w:marBottom w:val="0"/>
          <w:divBdr>
            <w:top w:val="none" w:sz="0" w:space="0" w:color="auto"/>
            <w:left w:val="none" w:sz="0" w:space="0" w:color="auto"/>
            <w:bottom w:val="none" w:sz="0" w:space="0" w:color="auto"/>
            <w:right w:val="none" w:sz="0" w:space="0" w:color="auto"/>
          </w:divBdr>
        </w:div>
        <w:div w:id="184365961">
          <w:marLeft w:val="480"/>
          <w:marRight w:val="0"/>
          <w:marTop w:val="0"/>
          <w:marBottom w:val="0"/>
          <w:divBdr>
            <w:top w:val="none" w:sz="0" w:space="0" w:color="auto"/>
            <w:left w:val="none" w:sz="0" w:space="0" w:color="auto"/>
            <w:bottom w:val="none" w:sz="0" w:space="0" w:color="auto"/>
            <w:right w:val="none" w:sz="0" w:space="0" w:color="auto"/>
          </w:divBdr>
        </w:div>
        <w:div w:id="260603254">
          <w:marLeft w:val="480"/>
          <w:marRight w:val="0"/>
          <w:marTop w:val="0"/>
          <w:marBottom w:val="0"/>
          <w:divBdr>
            <w:top w:val="none" w:sz="0" w:space="0" w:color="auto"/>
            <w:left w:val="none" w:sz="0" w:space="0" w:color="auto"/>
            <w:bottom w:val="none" w:sz="0" w:space="0" w:color="auto"/>
            <w:right w:val="none" w:sz="0" w:space="0" w:color="auto"/>
          </w:divBdr>
        </w:div>
        <w:div w:id="343170008">
          <w:marLeft w:val="480"/>
          <w:marRight w:val="0"/>
          <w:marTop w:val="0"/>
          <w:marBottom w:val="0"/>
          <w:divBdr>
            <w:top w:val="none" w:sz="0" w:space="0" w:color="auto"/>
            <w:left w:val="none" w:sz="0" w:space="0" w:color="auto"/>
            <w:bottom w:val="none" w:sz="0" w:space="0" w:color="auto"/>
            <w:right w:val="none" w:sz="0" w:space="0" w:color="auto"/>
          </w:divBdr>
        </w:div>
        <w:div w:id="442505534">
          <w:marLeft w:val="480"/>
          <w:marRight w:val="0"/>
          <w:marTop w:val="0"/>
          <w:marBottom w:val="0"/>
          <w:divBdr>
            <w:top w:val="none" w:sz="0" w:space="0" w:color="auto"/>
            <w:left w:val="none" w:sz="0" w:space="0" w:color="auto"/>
            <w:bottom w:val="none" w:sz="0" w:space="0" w:color="auto"/>
            <w:right w:val="none" w:sz="0" w:space="0" w:color="auto"/>
          </w:divBdr>
        </w:div>
        <w:div w:id="499656524">
          <w:marLeft w:val="480"/>
          <w:marRight w:val="0"/>
          <w:marTop w:val="0"/>
          <w:marBottom w:val="0"/>
          <w:divBdr>
            <w:top w:val="none" w:sz="0" w:space="0" w:color="auto"/>
            <w:left w:val="none" w:sz="0" w:space="0" w:color="auto"/>
            <w:bottom w:val="none" w:sz="0" w:space="0" w:color="auto"/>
            <w:right w:val="none" w:sz="0" w:space="0" w:color="auto"/>
          </w:divBdr>
        </w:div>
        <w:div w:id="706492984">
          <w:marLeft w:val="480"/>
          <w:marRight w:val="0"/>
          <w:marTop w:val="0"/>
          <w:marBottom w:val="0"/>
          <w:divBdr>
            <w:top w:val="none" w:sz="0" w:space="0" w:color="auto"/>
            <w:left w:val="none" w:sz="0" w:space="0" w:color="auto"/>
            <w:bottom w:val="none" w:sz="0" w:space="0" w:color="auto"/>
            <w:right w:val="none" w:sz="0" w:space="0" w:color="auto"/>
          </w:divBdr>
        </w:div>
        <w:div w:id="927497315">
          <w:marLeft w:val="480"/>
          <w:marRight w:val="0"/>
          <w:marTop w:val="0"/>
          <w:marBottom w:val="0"/>
          <w:divBdr>
            <w:top w:val="none" w:sz="0" w:space="0" w:color="auto"/>
            <w:left w:val="none" w:sz="0" w:space="0" w:color="auto"/>
            <w:bottom w:val="none" w:sz="0" w:space="0" w:color="auto"/>
            <w:right w:val="none" w:sz="0" w:space="0" w:color="auto"/>
          </w:divBdr>
        </w:div>
        <w:div w:id="974601022">
          <w:marLeft w:val="480"/>
          <w:marRight w:val="0"/>
          <w:marTop w:val="0"/>
          <w:marBottom w:val="0"/>
          <w:divBdr>
            <w:top w:val="none" w:sz="0" w:space="0" w:color="auto"/>
            <w:left w:val="none" w:sz="0" w:space="0" w:color="auto"/>
            <w:bottom w:val="none" w:sz="0" w:space="0" w:color="auto"/>
            <w:right w:val="none" w:sz="0" w:space="0" w:color="auto"/>
          </w:divBdr>
        </w:div>
        <w:div w:id="980575698">
          <w:marLeft w:val="480"/>
          <w:marRight w:val="0"/>
          <w:marTop w:val="0"/>
          <w:marBottom w:val="0"/>
          <w:divBdr>
            <w:top w:val="none" w:sz="0" w:space="0" w:color="auto"/>
            <w:left w:val="none" w:sz="0" w:space="0" w:color="auto"/>
            <w:bottom w:val="none" w:sz="0" w:space="0" w:color="auto"/>
            <w:right w:val="none" w:sz="0" w:space="0" w:color="auto"/>
          </w:divBdr>
        </w:div>
        <w:div w:id="981615702">
          <w:marLeft w:val="480"/>
          <w:marRight w:val="0"/>
          <w:marTop w:val="0"/>
          <w:marBottom w:val="0"/>
          <w:divBdr>
            <w:top w:val="none" w:sz="0" w:space="0" w:color="auto"/>
            <w:left w:val="none" w:sz="0" w:space="0" w:color="auto"/>
            <w:bottom w:val="none" w:sz="0" w:space="0" w:color="auto"/>
            <w:right w:val="none" w:sz="0" w:space="0" w:color="auto"/>
          </w:divBdr>
        </w:div>
        <w:div w:id="1143307406">
          <w:marLeft w:val="480"/>
          <w:marRight w:val="0"/>
          <w:marTop w:val="0"/>
          <w:marBottom w:val="0"/>
          <w:divBdr>
            <w:top w:val="none" w:sz="0" w:space="0" w:color="auto"/>
            <w:left w:val="none" w:sz="0" w:space="0" w:color="auto"/>
            <w:bottom w:val="none" w:sz="0" w:space="0" w:color="auto"/>
            <w:right w:val="none" w:sz="0" w:space="0" w:color="auto"/>
          </w:divBdr>
        </w:div>
        <w:div w:id="1160805479">
          <w:marLeft w:val="480"/>
          <w:marRight w:val="0"/>
          <w:marTop w:val="0"/>
          <w:marBottom w:val="0"/>
          <w:divBdr>
            <w:top w:val="none" w:sz="0" w:space="0" w:color="auto"/>
            <w:left w:val="none" w:sz="0" w:space="0" w:color="auto"/>
            <w:bottom w:val="none" w:sz="0" w:space="0" w:color="auto"/>
            <w:right w:val="none" w:sz="0" w:space="0" w:color="auto"/>
          </w:divBdr>
        </w:div>
        <w:div w:id="1182083549">
          <w:marLeft w:val="480"/>
          <w:marRight w:val="0"/>
          <w:marTop w:val="0"/>
          <w:marBottom w:val="0"/>
          <w:divBdr>
            <w:top w:val="none" w:sz="0" w:space="0" w:color="auto"/>
            <w:left w:val="none" w:sz="0" w:space="0" w:color="auto"/>
            <w:bottom w:val="none" w:sz="0" w:space="0" w:color="auto"/>
            <w:right w:val="none" w:sz="0" w:space="0" w:color="auto"/>
          </w:divBdr>
        </w:div>
        <w:div w:id="1184630875">
          <w:marLeft w:val="480"/>
          <w:marRight w:val="0"/>
          <w:marTop w:val="0"/>
          <w:marBottom w:val="0"/>
          <w:divBdr>
            <w:top w:val="none" w:sz="0" w:space="0" w:color="auto"/>
            <w:left w:val="none" w:sz="0" w:space="0" w:color="auto"/>
            <w:bottom w:val="none" w:sz="0" w:space="0" w:color="auto"/>
            <w:right w:val="none" w:sz="0" w:space="0" w:color="auto"/>
          </w:divBdr>
        </w:div>
        <w:div w:id="1202018569">
          <w:marLeft w:val="480"/>
          <w:marRight w:val="0"/>
          <w:marTop w:val="0"/>
          <w:marBottom w:val="0"/>
          <w:divBdr>
            <w:top w:val="none" w:sz="0" w:space="0" w:color="auto"/>
            <w:left w:val="none" w:sz="0" w:space="0" w:color="auto"/>
            <w:bottom w:val="none" w:sz="0" w:space="0" w:color="auto"/>
            <w:right w:val="none" w:sz="0" w:space="0" w:color="auto"/>
          </w:divBdr>
        </w:div>
        <w:div w:id="1229532140">
          <w:marLeft w:val="480"/>
          <w:marRight w:val="0"/>
          <w:marTop w:val="0"/>
          <w:marBottom w:val="0"/>
          <w:divBdr>
            <w:top w:val="none" w:sz="0" w:space="0" w:color="auto"/>
            <w:left w:val="none" w:sz="0" w:space="0" w:color="auto"/>
            <w:bottom w:val="none" w:sz="0" w:space="0" w:color="auto"/>
            <w:right w:val="none" w:sz="0" w:space="0" w:color="auto"/>
          </w:divBdr>
        </w:div>
        <w:div w:id="1256399222">
          <w:marLeft w:val="480"/>
          <w:marRight w:val="0"/>
          <w:marTop w:val="0"/>
          <w:marBottom w:val="0"/>
          <w:divBdr>
            <w:top w:val="none" w:sz="0" w:space="0" w:color="auto"/>
            <w:left w:val="none" w:sz="0" w:space="0" w:color="auto"/>
            <w:bottom w:val="none" w:sz="0" w:space="0" w:color="auto"/>
            <w:right w:val="none" w:sz="0" w:space="0" w:color="auto"/>
          </w:divBdr>
        </w:div>
        <w:div w:id="1361472828">
          <w:marLeft w:val="480"/>
          <w:marRight w:val="0"/>
          <w:marTop w:val="0"/>
          <w:marBottom w:val="0"/>
          <w:divBdr>
            <w:top w:val="none" w:sz="0" w:space="0" w:color="auto"/>
            <w:left w:val="none" w:sz="0" w:space="0" w:color="auto"/>
            <w:bottom w:val="none" w:sz="0" w:space="0" w:color="auto"/>
            <w:right w:val="none" w:sz="0" w:space="0" w:color="auto"/>
          </w:divBdr>
        </w:div>
        <w:div w:id="1697926353">
          <w:marLeft w:val="480"/>
          <w:marRight w:val="0"/>
          <w:marTop w:val="0"/>
          <w:marBottom w:val="0"/>
          <w:divBdr>
            <w:top w:val="none" w:sz="0" w:space="0" w:color="auto"/>
            <w:left w:val="none" w:sz="0" w:space="0" w:color="auto"/>
            <w:bottom w:val="none" w:sz="0" w:space="0" w:color="auto"/>
            <w:right w:val="none" w:sz="0" w:space="0" w:color="auto"/>
          </w:divBdr>
        </w:div>
        <w:div w:id="2020308278">
          <w:marLeft w:val="480"/>
          <w:marRight w:val="0"/>
          <w:marTop w:val="0"/>
          <w:marBottom w:val="0"/>
          <w:divBdr>
            <w:top w:val="none" w:sz="0" w:space="0" w:color="auto"/>
            <w:left w:val="none" w:sz="0" w:space="0" w:color="auto"/>
            <w:bottom w:val="none" w:sz="0" w:space="0" w:color="auto"/>
            <w:right w:val="none" w:sz="0" w:space="0" w:color="auto"/>
          </w:divBdr>
        </w:div>
        <w:div w:id="2036886123">
          <w:marLeft w:val="480"/>
          <w:marRight w:val="0"/>
          <w:marTop w:val="0"/>
          <w:marBottom w:val="0"/>
          <w:divBdr>
            <w:top w:val="none" w:sz="0" w:space="0" w:color="auto"/>
            <w:left w:val="none" w:sz="0" w:space="0" w:color="auto"/>
            <w:bottom w:val="none" w:sz="0" w:space="0" w:color="auto"/>
            <w:right w:val="none" w:sz="0" w:space="0" w:color="auto"/>
          </w:divBdr>
        </w:div>
      </w:divsChild>
    </w:div>
    <w:div w:id="2090692551">
      <w:bodyDiv w:val="1"/>
      <w:marLeft w:val="0"/>
      <w:marRight w:val="0"/>
      <w:marTop w:val="0"/>
      <w:marBottom w:val="0"/>
      <w:divBdr>
        <w:top w:val="none" w:sz="0" w:space="0" w:color="auto"/>
        <w:left w:val="none" w:sz="0" w:space="0" w:color="auto"/>
        <w:bottom w:val="none" w:sz="0" w:space="0" w:color="auto"/>
        <w:right w:val="none" w:sz="0" w:space="0" w:color="auto"/>
      </w:divBdr>
    </w:div>
    <w:div w:id="2092657401">
      <w:bodyDiv w:val="1"/>
      <w:marLeft w:val="0"/>
      <w:marRight w:val="0"/>
      <w:marTop w:val="0"/>
      <w:marBottom w:val="0"/>
      <w:divBdr>
        <w:top w:val="none" w:sz="0" w:space="0" w:color="auto"/>
        <w:left w:val="none" w:sz="0" w:space="0" w:color="auto"/>
        <w:bottom w:val="none" w:sz="0" w:space="0" w:color="auto"/>
        <w:right w:val="none" w:sz="0" w:space="0" w:color="auto"/>
      </w:divBdr>
      <w:divsChild>
        <w:div w:id="312877063">
          <w:marLeft w:val="480"/>
          <w:marRight w:val="0"/>
          <w:marTop w:val="0"/>
          <w:marBottom w:val="0"/>
          <w:divBdr>
            <w:top w:val="none" w:sz="0" w:space="0" w:color="auto"/>
            <w:left w:val="none" w:sz="0" w:space="0" w:color="auto"/>
            <w:bottom w:val="none" w:sz="0" w:space="0" w:color="auto"/>
            <w:right w:val="none" w:sz="0" w:space="0" w:color="auto"/>
          </w:divBdr>
        </w:div>
        <w:div w:id="358168033">
          <w:marLeft w:val="480"/>
          <w:marRight w:val="0"/>
          <w:marTop w:val="0"/>
          <w:marBottom w:val="0"/>
          <w:divBdr>
            <w:top w:val="none" w:sz="0" w:space="0" w:color="auto"/>
            <w:left w:val="none" w:sz="0" w:space="0" w:color="auto"/>
            <w:bottom w:val="none" w:sz="0" w:space="0" w:color="auto"/>
            <w:right w:val="none" w:sz="0" w:space="0" w:color="auto"/>
          </w:divBdr>
        </w:div>
        <w:div w:id="361789492">
          <w:marLeft w:val="480"/>
          <w:marRight w:val="0"/>
          <w:marTop w:val="0"/>
          <w:marBottom w:val="0"/>
          <w:divBdr>
            <w:top w:val="none" w:sz="0" w:space="0" w:color="auto"/>
            <w:left w:val="none" w:sz="0" w:space="0" w:color="auto"/>
            <w:bottom w:val="none" w:sz="0" w:space="0" w:color="auto"/>
            <w:right w:val="none" w:sz="0" w:space="0" w:color="auto"/>
          </w:divBdr>
        </w:div>
        <w:div w:id="454058512">
          <w:marLeft w:val="480"/>
          <w:marRight w:val="0"/>
          <w:marTop w:val="0"/>
          <w:marBottom w:val="0"/>
          <w:divBdr>
            <w:top w:val="none" w:sz="0" w:space="0" w:color="auto"/>
            <w:left w:val="none" w:sz="0" w:space="0" w:color="auto"/>
            <w:bottom w:val="none" w:sz="0" w:space="0" w:color="auto"/>
            <w:right w:val="none" w:sz="0" w:space="0" w:color="auto"/>
          </w:divBdr>
        </w:div>
        <w:div w:id="834960372">
          <w:marLeft w:val="480"/>
          <w:marRight w:val="0"/>
          <w:marTop w:val="0"/>
          <w:marBottom w:val="0"/>
          <w:divBdr>
            <w:top w:val="none" w:sz="0" w:space="0" w:color="auto"/>
            <w:left w:val="none" w:sz="0" w:space="0" w:color="auto"/>
            <w:bottom w:val="none" w:sz="0" w:space="0" w:color="auto"/>
            <w:right w:val="none" w:sz="0" w:space="0" w:color="auto"/>
          </w:divBdr>
        </w:div>
        <w:div w:id="954143018">
          <w:marLeft w:val="480"/>
          <w:marRight w:val="0"/>
          <w:marTop w:val="0"/>
          <w:marBottom w:val="0"/>
          <w:divBdr>
            <w:top w:val="none" w:sz="0" w:space="0" w:color="auto"/>
            <w:left w:val="none" w:sz="0" w:space="0" w:color="auto"/>
            <w:bottom w:val="none" w:sz="0" w:space="0" w:color="auto"/>
            <w:right w:val="none" w:sz="0" w:space="0" w:color="auto"/>
          </w:divBdr>
        </w:div>
        <w:div w:id="1545604915">
          <w:marLeft w:val="480"/>
          <w:marRight w:val="0"/>
          <w:marTop w:val="0"/>
          <w:marBottom w:val="0"/>
          <w:divBdr>
            <w:top w:val="none" w:sz="0" w:space="0" w:color="auto"/>
            <w:left w:val="none" w:sz="0" w:space="0" w:color="auto"/>
            <w:bottom w:val="none" w:sz="0" w:space="0" w:color="auto"/>
            <w:right w:val="none" w:sz="0" w:space="0" w:color="auto"/>
          </w:divBdr>
        </w:div>
        <w:div w:id="1588230743">
          <w:marLeft w:val="480"/>
          <w:marRight w:val="0"/>
          <w:marTop w:val="0"/>
          <w:marBottom w:val="0"/>
          <w:divBdr>
            <w:top w:val="none" w:sz="0" w:space="0" w:color="auto"/>
            <w:left w:val="none" w:sz="0" w:space="0" w:color="auto"/>
            <w:bottom w:val="none" w:sz="0" w:space="0" w:color="auto"/>
            <w:right w:val="none" w:sz="0" w:space="0" w:color="auto"/>
          </w:divBdr>
        </w:div>
        <w:div w:id="1783261093">
          <w:marLeft w:val="480"/>
          <w:marRight w:val="0"/>
          <w:marTop w:val="0"/>
          <w:marBottom w:val="0"/>
          <w:divBdr>
            <w:top w:val="none" w:sz="0" w:space="0" w:color="auto"/>
            <w:left w:val="none" w:sz="0" w:space="0" w:color="auto"/>
            <w:bottom w:val="none" w:sz="0" w:space="0" w:color="auto"/>
            <w:right w:val="none" w:sz="0" w:space="0" w:color="auto"/>
          </w:divBdr>
        </w:div>
        <w:div w:id="2098548607">
          <w:marLeft w:val="480"/>
          <w:marRight w:val="0"/>
          <w:marTop w:val="0"/>
          <w:marBottom w:val="0"/>
          <w:divBdr>
            <w:top w:val="none" w:sz="0" w:space="0" w:color="auto"/>
            <w:left w:val="none" w:sz="0" w:space="0" w:color="auto"/>
            <w:bottom w:val="none" w:sz="0" w:space="0" w:color="auto"/>
            <w:right w:val="none" w:sz="0" w:space="0" w:color="auto"/>
          </w:divBdr>
        </w:div>
      </w:divsChild>
    </w:div>
    <w:div w:id="2094155683">
      <w:bodyDiv w:val="1"/>
      <w:marLeft w:val="0"/>
      <w:marRight w:val="0"/>
      <w:marTop w:val="0"/>
      <w:marBottom w:val="0"/>
      <w:divBdr>
        <w:top w:val="none" w:sz="0" w:space="0" w:color="auto"/>
        <w:left w:val="none" w:sz="0" w:space="0" w:color="auto"/>
        <w:bottom w:val="none" w:sz="0" w:space="0" w:color="auto"/>
        <w:right w:val="none" w:sz="0" w:space="0" w:color="auto"/>
      </w:divBdr>
    </w:div>
    <w:div w:id="2099792716">
      <w:bodyDiv w:val="1"/>
      <w:marLeft w:val="0"/>
      <w:marRight w:val="0"/>
      <w:marTop w:val="0"/>
      <w:marBottom w:val="0"/>
      <w:divBdr>
        <w:top w:val="none" w:sz="0" w:space="0" w:color="auto"/>
        <w:left w:val="none" w:sz="0" w:space="0" w:color="auto"/>
        <w:bottom w:val="none" w:sz="0" w:space="0" w:color="auto"/>
        <w:right w:val="none" w:sz="0" w:space="0" w:color="auto"/>
      </w:divBdr>
    </w:div>
    <w:div w:id="2103990124">
      <w:bodyDiv w:val="1"/>
      <w:marLeft w:val="0"/>
      <w:marRight w:val="0"/>
      <w:marTop w:val="0"/>
      <w:marBottom w:val="0"/>
      <w:divBdr>
        <w:top w:val="none" w:sz="0" w:space="0" w:color="auto"/>
        <w:left w:val="none" w:sz="0" w:space="0" w:color="auto"/>
        <w:bottom w:val="none" w:sz="0" w:space="0" w:color="auto"/>
        <w:right w:val="none" w:sz="0" w:space="0" w:color="auto"/>
      </w:divBdr>
    </w:div>
    <w:div w:id="2106264017">
      <w:bodyDiv w:val="1"/>
      <w:marLeft w:val="0"/>
      <w:marRight w:val="0"/>
      <w:marTop w:val="0"/>
      <w:marBottom w:val="0"/>
      <w:divBdr>
        <w:top w:val="none" w:sz="0" w:space="0" w:color="auto"/>
        <w:left w:val="none" w:sz="0" w:space="0" w:color="auto"/>
        <w:bottom w:val="none" w:sz="0" w:space="0" w:color="auto"/>
        <w:right w:val="none" w:sz="0" w:space="0" w:color="auto"/>
      </w:divBdr>
    </w:div>
    <w:div w:id="2110076851">
      <w:bodyDiv w:val="1"/>
      <w:marLeft w:val="0"/>
      <w:marRight w:val="0"/>
      <w:marTop w:val="0"/>
      <w:marBottom w:val="0"/>
      <w:divBdr>
        <w:top w:val="none" w:sz="0" w:space="0" w:color="auto"/>
        <w:left w:val="none" w:sz="0" w:space="0" w:color="auto"/>
        <w:bottom w:val="none" w:sz="0" w:space="0" w:color="auto"/>
        <w:right w:val="none" w:sz="0" w:space="0" w:color="auto"/>
      </w:divBdr>
    </w:div>
    <w:div w:id="2112235623">
      <w:bodyDiv w:val="1"/>
      <w:marLeft w:val="0"/>
      <w:marRight w:val="0"/>
      <w:marTop w:val="0"/>
      <w:marBottom w:val="0"/>
      <w:divBdr>
        <w:top w:val="none" w:sz="0" w:space="0" w:color="auto"/>
        <w:left w:val="none" w:sz="0" w:space="0" w:color="auto"/>
        <w:bottom w:val="none" w:sz="0" w:space="0" w:color="auto"/>
        <w:right w:val="none" w:sz="0" w:space="0" w:color="auto"/>
      </w:divBdr>
    </w:div>
    <w:div w:id="2112894896">
      <w:bodyDiv w:val="1"/>
      <w:marLeft w:val="0"/>
      <w:marRight w:val="0"/>
      <w:marTop w:val="0"/>
      <w:marBottom w:val="0"/>
      <w:divBdr>
        <w:top w:val="none" w:sz="0" w:space="0" w:color="auto"/>
        <w:left w:val="none" w:sz="0" w:space="0" w:color="auto"/>
        <w:bottom w:val="none" w:sz="0" w:space="0" w:color="auto"/>
        <w:right w:val="none" w:sz="0" w:space="0" w:color="auto"/>
      </w:divBdr>
    </w:div>
    <w:div w:id="2113698598">
      <w:bodyDiv w:val="1"/>
      <w:marLeft w:val="0"/>
      <w:marRight w:val="0"/>
      <w:marTop w:val="0"/>
      <w:marBottom w:val="0"/>
      <w:divBdr>
        <w:top w:val="none" w:sz="0" w:space="0" w:color="auto"/>
        <w:left w:val="none" w:sz="0" w:space="0" w:color="auto"/>
        <w:bottom w:val="none" w:sz="0" w:space="0" w:color="auto"/>
        <w:right w:val="none" w:sz="0" w:space="0" w:color="auto"/>
      </w:divBdr>
    </w:div>
    <w:div w:id="2115637892">
      <w:bodyDiv w:val="1"/>
      <w:marLeft w:val="0"/>
      <w:marRight w:val="0"/>
      <w:marTop w:val="0"/>
      <w:marBottom w:val="0"/>
      <w:divBdr>
        <w:top w:val="none" w:sz="0" w:space="0" w:color="auto"/>
        <w:left w:val="none" w:sz="0" w:space="0" w:color="auto"/>
        <w:bottom w:val="none" w:sz="0" w:space="0" w:color="auto"/>
        <w:right w:val="none" w:sz="0" w:space="0" w:color="auto"/>
      </w:divBdr>
    </w:div>
    <w:div w:id="2117170524">
      <w:bodyDiv w:val="1"/>
      <w:marLeft w:val="0"/>
      <w:marRight w:val="0"/>
      <w:marTop w:val="0"/>
      <w:marBottom w:val="0"/>
      <w:divBdr>
        <w:top w:val="none" w:sz="0" w:space="0" w:color="auto"/>
        <w:left w:val="none" w:sz="0" w:space="0" w:color="auto"/>
        <w:bottom w:val="none" w:sz="0" w:space="0" w:color="auto"/>
        <w:right w:val="none" w:sz="0" w:space="0" w:color="auto"/>
      </w:divBdr>
    </w:div>
    <w:div w:id="2118744554">
      <w:bodyDiv w:val="1"/>
      <w:marLeft w:val="0"/>
      <w:marRight w:val="0"/>
      <w:marTop w:val="0"/>
      <w:marBottom w:val="0"/>
      <w:divBdr>
        <w:top w:val="none" w:sz="0" w:space="0" w:color="auto"/>
        <w:left w:val="none" w:sz="0" w:space="0" w:color="auto"/>
        <w:bottom w:val="none" w:sz="0" w:space="0" w:color="auto"/>
        <w:right w:val="none" w:sz="0" w:space="0" w:color="auto"/>
      </w:divBdr>
    </w:div>
    <w:div w:id="2118866846">
      <w:bodyDiv w:val="1"/>
      <w:marLeft w:val="0"/>
      <w:marRight w:val="0"/>
      <w:marTop w:val="0"/>
      <w:marBottom w:val="0"/>
      <w:divBdr>
        <w:top w:val="none" w:sz="0" w:space="0" w:color="auto"/>
        <w:left w:val="none" w:sz="0" w:space="0" w:color="auto"/>
        <w:bottom w:val="none" w:sz="0" w:space="0" w:color="auto"/>
        <w:right w:val="none" w:sz="0" w:space="0" w:color="auto"/>
      </w:divBdr>
    </w:div>
    <w:div w:id="2121760576">
      <w:bodyDiv w:val="1"/>
      <w:marLeft w:val="0"/>
      <w:marRight w:val="0"/>
      <w:marTop w:val="0"/>
      <w:marBottom w:val="0"/>
      <w:divBdr>
        <w:top w:val="none" w:sz="0" w:space="0" w:color="auto"/>
        <w:left w:val="none" w:sz="0" w:space="0" w:color="auto"/>
        <w:bottom w:val="none" w:sz="0" w:space="0" w:color="auto"/>
        <w:right w:val="none" w:sz="0" w:space="0" w:color="auto"/>
      </w:divBdr>
    </w:div>
    <w:div w:id="2128548119">
      <w:bodyDiv w:val="1"/>
      <w:marLeft w:val="0"/>
      <w:marRight w:val="0"/>
      <w:marTop w:val="0"/>
      <w:marBottom w:val="0"/>
      <w:divBdr>
        <w:top w:val="none" w:sz="0" w:space="0" w:color="auto"/>
        <w:left w:val="none" w:sz="0" w:space="0" w:color="auto"/>
        <w:bottom w:val="none" w:sz="0" w:space="0" w:color="auto"/>
        <w:right w:val="none" w:sz="0" w:space="0" w:color="auto"/>
      </w:divBdr>
    </w:div>
    <w:div w:id="2129622391">
      <w:bodyDiv w:val="1"/>
      <w:marLeft w:val="0"/>
      <w:marRight w:val="0"/>
      <w:marTop w:val="0"/>
      <w:marBottom w:val="0"/>
      <w:divBdr>
        <w:top w:val="none" w:sz="0" w:space="0" w:color="auto"/>
        <w:left w:val="none" w:sz="0" w:space="0" w:color="auto"/>
        <w:bottom w:val="none" w:sz="0" w:space="0" w:color="auto"/>
        <w:right w:val="none" w:sz="0" w:space="0" w:color="auto"/>
      </w:divBdr>
    </w:div>
    <w:div w:id="2131242451">
      <w:bodyDiv w:val="1"/>
      <w:marLeft w:val="0"/>
      <w:marRight w:val="0"/>
      <w:marTop w:val="0"/>
      <w:marBottom w:val="0"/>
      <w:divBdr>
        <w:top w:val="none" w:sz="0" w:space="0" w:color="auto"/>
        <w:left w:val="none" w:sz="0" w:space="0" w:color="auto"/>
        <w:bottom w:val="none" w:sz="0" w:space="0" w:color="auto"/>
        <w:right w:val="none" w:sz="0" w:space="0" w:color="auto"/>
      </w:divBdr>
    </w:div>
    <w:div w:id="2133401775">
      <w:bodyDiv w:val="1"/>
      <w:marLeft w:val="0"/>
      <w:marRight w:val="0"/>
      <w:marTop w:val="0"/>
      <w:marBottom w:val="0"/>
      <w:divBdr>
        <w:top w:val="none" w:sz="0" w:space="0" w:color="auto"/>
        <w:left w:val="none" w:sz="0" w:space="0" w:color="auto"/>
        <w:bottom w:val="none" w:sz="0" w:space="0" w:color="auto"/>
        <w:right w:val="none" w:sz="0" w:space="0" w:color="auto"/>
      </w:divBdr>
    </w:div>
    <w:div w:id="2136168091">
      <w:bodyDiv w:val="1"/>
      <w:marLeft w:val="0"/>
      <w:marRight w:val="0"/>
      <w:marTop w:val="0"/>
      <w:marBottom w:val="0"/>
      <w:divBdr>
        <w:top w:val="none" w:sz="0" w:space="0" w:color="auto"/>
        <w:left w:val="none" w:sz="0" w:space="0" w:color="auto"/>
        <w:bottom w:val="none" w:sz="0" w:space="0" w:color="auto"/>
        <w:right w:val="none" w:sz="0" w:space="0" w:color="auto"/>
      </w:divBdr>
    </w:div>
    <w:div w:id="214495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sciencedirect.com/science/article/abs/pii/S0378112718311836" TargetMode="External"/><Relationship Id="rId1" Type="http://schemas.openxmlformats.org/officeDocument/2006/relationships/hyperlink" Target="https://www.science.org/doi/abs/10.1126/science.aax0149"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809B817-0EE2-42D0-ADE9-36351D8E077E}"/>
      </w:docPartPr>
      <w:docPartBody>
        <w:p w:rsidR="00B92472" w:rsidRDefault="00000000">
          <w:r w:rsidRPr="0E2CAB0E">
            <w:t>Haga clic o pulse aquí para escribir texto.</w:t>
          </w:r>
        </w:p>
      </w:docPartBody>
    </w:docPart>
    <w:docPart>
      <w:docPartPr>
        <w:name w:val="0AD95965CE602C4E8A7C9118794C28AA"/>
        <w:category>
          <w:name w:val="General"/>
          <w:gallery w:val="placeholder"/>
        </w:category>
        <w:types>
          <w:type w:val="bbPlcHdr"/>
        </w:types>
        <w:behaviors>
          <w:behavior w:val="content"/>
        </w:behaviors>
        <w:guid w:val="{348D7688-D400-E04A-BD97-EF809B5103CE}"/>
      </w:docPartPr>
      <w:docPartBody>
        <w:p w:rsidR="00000000" w:rsidRDefault="00B75519" w:rsidP="00B75519">
          <w:pPr>
            <w:pStyle w:val="0AD95965CE602C4E8A7C9118794C28AA"/>
          </w:pPr>
          <w:r w:rsidRPr="0E2CAB0E">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athJax_Math-italic">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D1E50"/>
    <w:rsid w:val="001F71B4"/>
    <w:rsid w:val="002E0851"/>
    <w:rsid w:val="00410DF5"/>
    <w:rsid w:val="004F2491"/>
    <w:rsid w:val="00B75519"/>
    <w:rsid w:val="00B92472"/>
    <w:rsid w:val="00CD1E50"/>
    <w:rsid w:val="00EE089D"/>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AD95965CE602C4E8A7C9118794C28AA">
    <w:name w:val="0AD95965CE602C4E8A7C9118794C28AA"/>
    <w:rsid w:val="00B755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b140f10-6989-4fb9-8043-19b48b733566">
  <we:reference id="WA104382081" version="1.55.1.0" store="en-US" storeType="omex"/>
  <we:alternateReferences>
    <we:reference id="WA104382081" version="1.55.1.0" store="en-US" storeType="omex"/>
  </we:alternateReferences>
  <we:properties>
    <we:property name="MENDELEY_CITATIONS" value="[{&quot;citationID&quot;:&quot;MENDELEY_CITATION_e4691eab-f6b3-46a1-8cc8-659be43159e3&quot;,&quot;properties&quot;:{&quot;noteIndex&quot;:0},&quot;isEdited&quot;:false,&quot;manualOverride&quot;:{&quot;isManuallyOverridden&quot;:false,&quot;citeprocText&quot;:&quot;(Beer et al., 2010; Bonan, 2008; Pan et al., 2011)&quot;,&quot;manualOverrideText&quot;:&quot;&quot;},&quot;citationTag&quot;:&quot;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&quot;,&quot;citationItems&quot;:[{&quot;id&quot;:&quot;3925134a-85a4-346c-85d4-bd119f1f36f0&quot;,&quot;itemData&quot;:{&quot;type&quot;:&quot;article-journal&quot;,&quot;id&quot;:&quot;3925134a-85a4-346c-85d4-bd119f1f36f0&quot;,&quot;title&quot;:&quot;Terrestrial gross carbon dioxide uptake: global distribution and covariation with climate&quot;,&quot;author&quot;:[{&quot;family&quot;:&quot;Beer&quot;,&quot;given&quot;:&quot;Christian&quot;,&quot;parse-names&quot;:false,&quot;dropping-particle&quot;:&quot;&quot;,&quot;non-dropping-particle&quot;:&quot;&quot;},{&quot;family&quot;:&quot;Reichstein&quot;,&quot;given&quot;:&quot;Markus&quot;,&quot;parse-names&quot;:false,&quot;dropping-particle&quot;:&quot;&quot;,&quot;non-dropping-particle&quot;:&quot;&quot;},{&quot;family&quot;:&quot;Tomelleri&quot;,&quot;given&quot;:&quot;Enrico&quot;,&quot;parse-names&quot;:false,&quot;dropping-particle&quot;:&quot;&quot;,&quot;non-dropping-particle&quot;:&quot;&quot;},{&quot;family&quot;:&quot;Ciais&quot;,&quot;given&quot;:&quot;Philippe&quot;,&quot;parse-names&quot;:false,&quot;dropping-particle&quot;:&quot;&quot;,&quot;non-dropping-particle&quot;:&quot;&quot;},{&quot;family&quot;:&quot;Jung&quot;,&quot;given&quot;:&quot;Martin&quot;,&quot;parse-names&quot;:false,&quot;dropping-particle&quot;:&quot;&quot;,&quot;non-dropping-particle&quot;:&quot;&quot;},{&quot;family&quot;:&quot;Carvalhais&quot;,&quot;given&quot;:&quot;Nuno&quot;,&quot;parse-names&quot;:false,&quot;dropping-particle&quot;:&quot;&quot;,&quot;non-dropping-particle&quot;:&quot;&quot;},{&quot;family&quot;:&quot;Rödenbeck&quot;,&quot;given&quot;:&quot;Christian&quot;,&quot;parse-names&quot;:false,&quot;dropping-particle&quot;:&quot;&quot;,&quot;non-dropping-particle&quot;:&quot;&quot;},{&quot;family&quot;:&quot;Arain&quot;,&quot;given&quot;:&quot;M. Altaf&quot;,&quot;parse-names&quot;:false,&quot;dropping-particle&quot;:&quot;&quot;,&quot;non-dropping-particle&quot;:&quot;&quot;},{&quot;family&quot;:&quot;Baldocchi&quot;,&quot;given&quot;:&quot;Dennis&quot;,&quot;parse-names&quot;:false,&quot;dropping-particle&quot;:&quot;&quot;,&quot;non-dropping-particle&quot;:&quot;&quot;},{&quot;family&quot;:&quot;Bonan&quot;,&quot;given&quot;:&quot;Gordon B.&quot;,&quot;parse-names&quot;:false,&quot;dropping-particle&quot;:&quot;&quot;,&quot;non-dropping-particle&quot;:&quot;&quot;},{&quot;family&quot;:&quot;Bondeau&quot;,&quot;given&quot;:&quot;Alberte&quot;,&quot;parse-names&quot;:false,&quot;dropping-particle&quot;:&quot;&quot;,&quot;non-dropping-particle&quot;:&quot;&quot;},{&quot;family&quot;:&quot;Cescatti&quot;,&quot;given&quot;:&quot;Alessandro&quot;,&quot;parse-names&quot;:false,&quot;dropping-particle&quot;:&quot;&quot;,&quot;non-dropping-particle&quot;:&quot;&quot;},{&quot;family&quot;:&quot;Lasslop&quot;,&quot;given&quot;:&quot;Gitta&quot;,&quot;parse-names&quot;:false,&quot;dropping-particle&quot;:&quot;&quot;,&quot;non-dropping-particle&quot;:&quot;&quot;},{&quot;family&quot;:&quot;Lindroth&quot;,&quot;given&quot;:&quot;Anders&quot;,&quot;parse-names&quot;:false,&quot;dropping-particle&quot;:&quot;&quot;,&quot;non-dropping-particle&quot;:&quot;&quot;},{&quot;family&quot;:&quot;Lomas&quot;,&quot;given&quot;:&quot;Mark&quot;,&quot;parse-names&quot;:false,&quot;dropping-particle&quot;:&quot;&quot;,&quot;non-dropping-particle&quot;:&quot;&quot;},{&quot;family&quot;:&quot;Luyssaert&quot;,&quot;given&quot;:&quot;Sebastiaan&quot;,&quot;parse-names&quot;:false,&quot;dropping-particle&quot;:&quot;&quot;,&quot;non-dropping-particle&quot;:&quot;&quot;},{&quot;family&quot;:&quot;Margolis&quot;,&quot;given&quot;:&quot;Hank&quot;,&quot;parse-names&quot;:false,&quot;dropping-particle&quot;:&quot;&quot;,&quot;non-dropping-particle&quot;:&quot;&quot;},{&quot;family&quot;:&quot;Oleson&quot;,&quot;given&quot;:&quot;Keith W.&quot;,&quot;parse-names&quot;:false,&quot;dropping-particle&quot;:&quot;&quot;,&quot;non-dropping-particle&quot;:&quot;&quot;},{&quot;family&quot;:&quot;Roupsard&quot;,&quot;given&quot;:&quot;Olivier&quot;,&quot;parse-names&quot;:false,&quot;dropping-particle&quot;:&quot;&quot;,&quot;non-dropping-particle&quot;:&quot;&quot;},{&quot;family&quot;:&quot;Veenendaal&quot;,&quot;given&quot;:&quot;Elmar&quot;,&quot;parse-names&quot;:false,&quot;dropping-particle&quot;:&quot;&quot;,&quot;non-dropping-particle&quot;:&quot;&quot;},{&quot;family&quot;:&quot;Viovy&quot;,&quot;given&quot;:&quot;Nicolas&quot;,&quot;parse-names&quot;:false,&quot;dropping-particle&quot;:&quot;&quot;,&quot;non-dropping-particle&quot;:&quot;&quot;},{&quot;family&quot;:&quot;Williams&quot;,&quot;given&quot;:&quot;Christopher&quot;,&quot;parse-names&quot;:false,&quot;dropping-particle&quot;:&quot;&quot;,&quot;non-dropping-particle&quot;:&quot;&quot;},{&quot;family&quot;:&quot;Woodward&quot;,&quot;given&quot;:&quot;F. Ian&quot;,&quot;parse-names&quot;:false,&quot;dropping-particle&quot;:&quot;&quot;,&quot;non-dropping-particle&quot;:&quot;&quot;},{&quot;family&quot;:&quot;Papale&quot;,&quot;given&quot;:&quot;Dario&quot;,&quot;parse-names&quot;:false,&quot;dropping-particle&quot;:&quot;&quot;,&quot;non-dropping-particle&quot;:&quot;&quot;}],&quot;container-title&quot;:&quot;Science (New York, N.Y.)&quot;,&quot;container-title-short&quot;:&quot;Science&quot;,&quot;accessed&quot;:{&quot;date-parts&quot;:[[2026,6,28]]},&quot;DOI&quot;:&quot;10.1126/SCIENCE.1184984&quot;,&quot;ISSN&quot;:&quot;1095-9203&quot;,&quot;PMID&quot;:&quot;20603496&quot;,&quot;URL&quot;:&quot;https://pubmed.ncbi.nlm.nih.gov/20603496/&quot;,&quot;issued&quot;:{&quot;date-parts&quot;:[[2010,8,13]]},&quot;page&quot;:&quot;834-838&quot;,&quot;abstract&quot;:&quot;Terrestrial gross primary production (GPP) is the largest global CO 2 flux driving several ecosystem functions. We provide an observation-based estimate of this flux at 123 ± 8 petagrams of carbon per year (Pg C year-1) using eddy covariance flux data and various diagnostic models. Tropical forests and savannahs account for 60%. GPP over 40% of the vegetated land is associated with precipitation. State-of-the-art process-oriented biosphere models used for climate predictions exhibit a large between-model variation of GPP's latitudinal patterns and show higher spatial correlations between GPP and precipitation, suggesting the existence of missing processes or feedback mechanisms which attenuate the vegetation response to climate. Our estimates of spatially distributed GPP and its covariation with climate can help improve coupled climate-carbon cycle process models.&quot;,&quot;publisher&quot;:&quot;Science&quot;,&quot;issue&quot;:&quot;5993&quot;,&quot;volume&quot;:&quot;329&quot;},&quot;isTemporary&quot;:false},{&quot;id&quot;:&quot;4abc08b4-2755-3cdd-acc1-bf4d80d9d9a4&quot;,&quot;itemData&quot;:{&quot;type&quot;:&quot;article-journal&quot;,&quot;id&quot;:&quot;4abc08b4-2755-3cdd-acc1-bf4d80d9d9a4&quot;,&quot;title&quot;:&quot;Forests and climate change: Forcings, feedbacks, and the climate benefits of forests&quot;,&quot;author&quot;:[{&quot;family&quot;:&quot;Bonan&quot;,&quot;given&quot;:&quot;Gordon B.&quot;,&quot;parse-names&quot;:false,&quot;dropping-particle&quot;:&quot;&quot;,&quot;non-dropping-particle&quot;:&quot;&quot;}],&quot;container-title&quot;:&quot;Science&quot;,&quot;container-title-short&quot;:&quot;Science (1979).&quot;,&quot;accessed&quot;:{&quot;date-parts&quot;:[[2026,6,28]]},&quot;DOI&quot;:&quot;10.1126/SCIENCE.1155121;WEBSITE:WEBSITE:AAAS-SITE;JOURNAL:JOURNAL:SCIENCE;WGROUP:STRING:PUBLICATION&quot;,&quot;ISSN&quot;:&quot;00368075&quot;,&quot;PMID&quot;:&quot;18556546&quot;,&quot;URL&quot;:&quot;/doi/pdf/10.1126/science.1155121&quot;,&quot;issued&quot;:{&quot;date-parts&quot;:[[2008,6,13]]},&quot;page&quot;:&quot;1444-1449&quot;,&quot;abstract&quot;:&quot;The world's forests influence climate through physical, chemical, and biological processes that affect planetary energetics, the hydrologic cycle, and atmospheric composition. These complex and nonlinear forest-atmosphere interactions can dampen or amplify anthropogenic climate change. Tropical, temperate, and boreal reforestation and afforestation attenuate global warming through carbon sequestration. Biogeophysical feedbacks can enhance or diminish this negative climate forcing. Tropical forests mitigate warming through evaporative cooling, but the low albedo of boreal forests is a positive climate forcing. The evaporative effect of temperate forests is unclear. The net climate forcing from these and other processes is not known. Forests are under tremendous pressure from global change. Interdisciplinary science that integrates knowledge of the many interacting climate services of forests with the impacts of global change is necessary to identify and understand as yet unexplored feedbacks in the Earth system and the potential of forests to mitigate climate change.&quot;,&quot;publisher&quot;:&quot;American Association for the Advancement of Science&quot;,&quot;issue&quot;:&quot;5882&quot;,&quot;volume&quot;:&quot;320&quot;},&quot;isTemporary&quot;:false},{&quot;id&quot;:&quot;664406e0-3681-3b92-850b-daa630ab115e&quot;,&quot;itemData&quot;:{&quot;type&quot;:&quot;article-journal&quot;,&quot;id&quot;:&quot;664406e0-3681-3b92-850b-daa630ab115e&quot;,&quot;title&quot;:&quot;A large and persistent carbon sink in the world's forests&quot;,&quot;author&quot;:[{&quot;family&quot;:&quot;Pan&quot;,&quot;given&quot;:&quot;Yude&quot;,&quot;parse-names&quot;:false,&quot;dropping-particle&quot;:&quot;&quot;,&quot;non-dropping-particle&quot;:&quot;&quot;},{&quot;family&quot;:&quot;Birdsey&quot;,&quot;given&quot;:&quot;Richard A.&quot;,&quot;parse-names&quot;:false,&quot;dropping-particle&quot;:&quot;&quot;,&quot;non-dropping-particle&quot;:&quot;&quot;},{&quot;family&quot;:&quot;Fang&quot;,&quot;given&quot;:&quot;Jingyun&quot;,&quot;parse-names&quot;:false,&quot;dropping-particle&quot;:&quot;&quot;,&quot;non-dropping-particle&quot;:&quot;&quot;},{&quot;family&quot;:&quot;Houghton&quot;,&quot;given&quot;:&quot;Richard&quot;,&quot;parse-names&quot;:false,&quot;dropping-particle&quot;:&quot;&quot;,&quot;non-dropping-particle&quot;:&quot;&quot;},{&quot;family&quot;:&quot;Kauppi&quot;,&quot;given&quot;:&quot;Pekka E.&quot;,&quot;parse-names&quot;:false,&quot;dropping-particle&quot;:&quot;&quot;,&quot;non-dropping-particle&quot;:&quot;&quot;},{&quot;family&quot;:&quot;Kurz&quot;,&quot;given&quot;:&quot;Werner A.&quot;,&quot;parse-names&quot;:false,&quot;dropping-particle&quot;:&quot;&quot;,&quot;non-dropping-particle&quot;:&quot;&quot;},{&quot;family&quot;:&quot;Phillips&quot;,&quot;given&quot;:&quot;Oliver L.&quot;,&quot;parse-names&quot;:false,&quot;dropping-particle&quot;:&quot;&quot;,&quot;non-dropping-particle&quot;:&quot;&quot;},{&quot;family&quot;:&quot;Shvidenko&quot;,&quot;given&quot;:&quot;Anatoly&quot;,&quot;parse-names&quot;:false,&quot;dropping-particle&quot;:&quot;&quot;,&quot;non-dropping-particle&quot;:&quot;&quot;},{&quot;family&quot;:&quot;Lewis&quot;,&quot;given&quot;:&quot;Simon L.&quot;,&quot;parse-names&quot;:false,&quot;dropping-particle&quot;:&quot;&quot;,&quot;non-dropping-particle&quot;:&quot;&quot;},{&quot;family&quot;:&quot;Canadell&quot;,&quot;given&quot;:&quot;Josep G.&quot;,&quot;parse-names&quot;:false,&quot;dropping-particle&quot;:&quot;&quot;,&quot;non-dropping-particle&quot;:&quot;&quot;},{&quot;family&quot;:&quot;Ciais&quot;,&quot;given&quot;:&quot;Philippe&quot;,&quot;parse-names&quot;:false,&quot;dropping-particle&quot;:&quot;&quot;,&quot;non-dropping-particle&quot;:&quot;&quot;},{&quot;family&quot;:&quot;Jackson&quot;,&quot;given&quot;:&quot;Robert B.&quot;,&quot;parse-names&quot;:false,&quot;dropping-particle&quot;:&quot;&quot;,&quot;non-dropping-particle&quot;:&quot;&quot;},{&quot;family&quot;:&quot;Pacala&quot;,&quot;given&quot;:&quot;Stephen W.&quot;,&quot;parse-names&quot;:false,&quot;dropping-particle&quot;:&quot;&quot;,&quot;non-dropping-particle&quot;:&quot;&quot;},{&quot;family&quot;:&quot;McGuire&quot;,&quot;given&quot;:&quot;A. David&quot;,&quot;parse-names&quot;:false,&quot;dropping-particle&quot;:&quot;&quot;,&quot;non-dropping-particle&quot;:&quot;&quot;},{&quot;family&quot;:&quot;Piao&quot;,&quot;given&quot;:&quot;Shilong&quot;,&quot;parse-names&quot;:false,&quot;dropping-particle&quot;:&quot;&quot;,&quot;non-dropping-particle&quot;:&quot;&quot;},{&quot;family&quot;:&quot;Rautiainen&quot;,&quot;given&quot;:&quot;Aapo&quot;,&quot;parse-names&quot;:false,&quot;dropping-particle&quot;:&quot;&quot;,&quot;non-dropping-particle&quot;:&quot;&quot;},{&quot;family&quot;:&quot;Sitch&quot;,&quot;given&quot;:&quot;Stephen&quot;,&quot;parse-names&quot;:false,&quot;dropping-particle&quot;:&quot;&quot;,&quot;non-dropping-particle&quot;:&quot;&quot;},{&quot;family&quot;:&quot;Hayes&quot;,&quot;given&quot;:&quot;Daniel&quot;,&quot;parse-names&quot;:false,&quot;dropping-particle&quot;:&quot;&quot;,&quot;non-dropping-particle&quot;:&quot;&quot;}],&quot;container-title&quot;:&quot;Science&quot;,&quot;container-title-short&quot;:&quot;Science (1979).&quot;,&quot;accessed&quot;:{&quot;date-parts&quot;:[[2026,6,28]]},&quot;DOI&quot;:&quot;10.1126/SCIENCE.1201609;PAGEGROUP:STRING:PUBLICATION&quot;,&quot;ISSN&quot;:&quot;00368075&quot;,&quot;PMID&quot;:&quot;21764754&quot;,&quot;URL&quot;:&quot;/doi/pdf/10.1126/science.1201609&quot;,&quot;issued&quot;:{&quot;date-parts&quot;:[[2011,8,19]]},&quot;page&quot;:&quot;988-993&quot;,&quot;abstract&quot;:&quot;The terrestrial carbon sink has been large in recent decades, but its size and location remain uncertain. Using forest inventory data and long-term ecosystem carbon studies, we estimate a total forest sink of 2.4 ± 0.4 petagrams of carbon per year (Pg C year-1) globally for 1990 to 2007. We also estimate a source of 1.3 ± 0.7 Pg C year-1 from tropical land-use change, consisting of a gross tropical deforestation emission of 2.9 ± 0.5 Pg C year-1 partially compensated by a carbon sink in tropical forest regrowth of 1.6 ± 0.5 Pg C year-1. Together, the fluxes comprise a net global forest sink of 1.1 ± 0.8 Pg C year-1, with tropical estimates having the largest uncertainties. Our total forest sink estimate is equivalent in magnitude to the terrestrial sink deduced from fossil fuel emissions and land-use change sources minus ocean and atmospheric sinks.&quot;,&quot;publisher&quot;:&quot;American Association for the Advancement of Science&quot;,&quot;issue&quot;:&quot;6045&quot;,&quot;volume&quot;:&quot;333&quot;},&quot;isTemporary&quot;:false}]},{&quot;citationID&quot;:&quot;MENDELEY_CITATION_31979f4e-584c-45b5-815a-69412ea9ace1&quot;,&quot;properties&quot;:{&quot;noteIndex&quot;:0},&quot;isEdited&quot;:false,&quot;manualOverride&quot;:{&quot;isManuallyOverridden&quot;:false,&quot;citeprocText&quot;:&quot;(Hatfield &amp;#38; Dold, 2019; Lavergne et al., 2019)&quot;,&quot;manualOverrideText&quot;:&quot;&quot;},&quot;citationTag&quot;:&quot;MENDELEY_CITATION_v3_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&quot;,&quot;citationItems&quot;:[{&quot;id&quot;:&quot;fa4bf8b9-af86-3cee-a8a8-6ac8ec916d87&quot;,&quot;itemData&quot;:{&quot;type&quot;:&quot;article-journal&quot;,&quot;id&quot;:&quot;fa4bf8b9-af86-3cee-a8a8-6ac8ec916d87&quot;,&quot;title&quot;:&quot;Observed and modelled historical trends in the water-use efficiency of plants and ecosystems&quot;,&quot;author&quot;:[{&quot;family&quot;:&quot;Lavergne&quot;,&quot;given&quot;:&quot;Aliénor&quot;,&quot;parse-names&quot;:false,&quot;dropping-particle&quot;:&quot;&quot;,&quot;non-dropping-particle&quot;:&quot;&quot;},{&quot;family&quot;:&quot;Graven&quot;,&quot;given&quot;:&quot;Heather&quot;,&quot;parse-names&quot;:false,&quot;dropping-particle&quot;:&quot;&quot;,&quot;non-dropping-particle&quot;:&quot;&quot;},{&quot;family&quot;:&quot;Kauwe&quot;,&quot;given&quot;:&quot;Martin G.&quot;,&quot;parse-names&quot;:false,&quot;dropping-particle&quot;:&quot;&quot;,&quot;non-dropping-particle&quot;:&quot;De&quot;},{&quot;family&quot;:&quot;Keenan&quot;,&quot;given&quot;:&quot;Trevor F.&quot;,&quot;parse-names&quot;:false,&quot;dropping-particle&quot;:&quot;&quot;,&quot;non-dropping-particle&quot;:&quot;&quot;},{&quot;family&quot;:&quot;Medlyn&quot;,&quot;given&quot;:&quot;Belinda E.&quot;,&quot;parse-names&quot;:false,&quot;dropping-particle&quot;:&quot;&quot;,&quot;non-dropping-particle&quot;:&quot;&quot;},{&quot;family&quot;:&quot;Prentice&quot;,&quot;given&quot;:&quot;Iain Colin&quot;,&quot;parse-names&quot;:false,&quot;dropping-particle&quot;:&quot;&quot;,&quot;non-dropping-particle&quot;:&quot;&quot;}],&quot;container-title&quot;:&quot;Global Change Biology&quot;,&quot;container-title-short&quot;:&quot;Glob. Chang. Biol.&quot;,&quot;accessed&quot;:{&quot;date-parts&quot;:[[2026,6,28]]},&quot;DOI&quot;:&quot;10.1111/GCB.14634;REQUESTEDJOURNAL:JOURNAL:13652486;JOURNAL:JOURNAL:13652486;WGROUP:STRING:PUBLICATION&quot;,&quot;ISSN&quot;:&quot;13652486&quot;,&quot;PMID&quot;:&quot;30933410&quot;,&quot;URL&quot;:&quot;/doi/pdf/10.1111/gcb.14634&quot;,&quot;issued&quot;:{&quot;date-parts&quot;:[[2019,7,1]]},&quot;page&quot;:&quot;2242-2257&quot;,&quot;abstract&quot;:&quot;Plant water-use efficiency (WUE, the carbon gained through photosynthesis per unit of water lost through transpiration) is a tracer of the plant physiological controls on the exchange of water and carbon dioxide between terrestrial ecosystems and the atmosphere. At the leaf level, rising CO2 concentrations tend to increase carbon uptake (in the absence of other limitations) and to reduce stomatal conductance, both effects leading to an increase in leaf WUE. At the ecosystem level, indirect effects (e.g. increased leaf area index, soil water savings) may amplify or dampen the direct effect of CO2. Thus, the extent to which changes in leaf WUE translate to changes at the ecosystem scale remains unclear. The differences in the magnitude of increase in leaf versus ecosystem WUE as reported by several studies are much larger than would be expected with current understanding of tree physiology and scaling, indicating unresolved issues. Moreover, current vegetation models produce inconsistent and often unrealistic magnitudes and patterns of variability in leaf and ecosystem WUE, calling for a better assessment of the underlying approaches. Here, we review the causes of variations in observed and modelled historical trends in WUE over the continuum of scales from leaf to ecosystem, including methodological issues, with the aim of elucidating the reasons for discrepancies observed within and across spatial scales. We emphasize that even though physiological responses to changing environmental drivers should be interpreted differently depending on the observational scale, there are large uncertainties in each data set which are often underestimated. Assumptions made by the vegetation models about the main processes influencing WUE strongly impact the modelled historical trends. We provide recommendations for improving long-term observation-based estimates of WUE that will better inform the representation of WUE in vegetation models.&quot;,&quot;publisher&quot;:&quot;Blackwell Publishing Ltd&quot;,&quot;issue&quot;:&quot;7&quot;,&quot;volume&quot;:&quot;25&quot;},&quot;isTemporary&quot;:false},{&quot;id&quot;:&quot;cef40666-2edb-3046-9101-ff65b087e3be&quot;,&quot;itemData&quot;:{&quot;type&quot;:&quot;article-journal&quot;,&quot;id&quot;:&quot;cef40666-2edb-3046-9101-ff65b087e3be&quot;,&quot;title&quot;:&quot;Water-use efficiency: Advances and challenges in a changing climate&quot;,&quot;author&quot;:[{&quot;family&quot;:&quot;Hatfield&quot;,&quot;given&quot;:&quot;Jerry L.&quot;,&quot;parse-names&quot;:false,&quot;dropping-particle&quot;:&quot;&quot;,&quot;non-dropping-particle&quot;:&quot;&quot;},{&quot;family&quot;:&quot;Dold&quot;,&quot;given&quot;:&quot;Christian&quot;,&quot;parse-names&quot;:false,&quot;dropping-particle&quot;:&quot;&quot;,&quot;non-dropping-particle&quot;:&quot;&quot;}],&quot;container-title&quot;:&quot;Frontiers in Plant Science&quot;,&quot;container-title-short&quot;:&quot;Front. Plant Sci.&quot;,&quot;accessed&quot;:{&quot;date-parts&quot;:[[2023,9,20]]},&quot;DOI&quot;:&quot;10.3389/FPLS.2019.00103/BIBTEX&quot;,&quot;ISSN&quot;:&quot;1664462X&quot;,&quot;issued&quot;:{&quot;date-parts&quot;:[[2019,2,19]]},&quot;page&quot;:&quot;429990&quot;,&quot;abstract&quot;:&quot;Water use efficiency (WUE) is defined as the amount of carbon assimilated as biomass or grain produced per unit of water used by the crop. One of the primary questions being asked is how plants will respond to a changing climate with changes in temperature, precipitation, and carbon dioxide (CO 2 ) that affect their WUE At the leaf level, increasing CO 2 increases WUE until the leaf is exposed to temperatures exceeded the optimum for growth (i.e., heat stress) and then WUE begins to decline. Leaves subjected to water deficits (i.e., drought stress) show varying responses in WUE. The response of WUE at the leaf level is directly related to the physiological processes controlling the gradients of CO 2 and H 2 O, e.g., leaf:air vapor pressure deficits, between the leaf and air surrounding the leaf. There a variety of methods available to screen genetic material for enhanced WUE under scenarios of climate change. When we extend from the leaf to the canopy, then the dynamics of crop water use and biomass accumulation have to consider soil water evaporation rate, transpiration from the leaves, and the growth pattern of the crop. Enhancing WUE at the canopy level can be achieved by adopting practices that reduce the soil water evaporation component and divert more water into transpiration which can be through crop residue management, mulching, row spacing, and irrigation. Climate change will affect plant growth, but we have opportunities to enhance WUE through crop selection and cultural practices to offset the impact of a changing climate.&quot;,&quot;publisher&quot;:&quot;Frontiers Media S.A.&quot;,&quot;volume&quot;:&quot;10&quot;},&quot;isTemporary&quot;:false}]},{&quot;citationID&quot;:&quot;MENDELEY_CITATION_be9df8e9-44cd-455c-a937-37f87b370ae8&quot;,&quot;properties&quot;:{&quot;noteIndex&quot;:0},&quot;isEdited&quot;:false,&quot;manualOverride&quot;:{&quot;isManuallyOverridden&quot;:false,&quot;citeprocText&quot;:&quot;(Bauters et al., 2020; Bonal et al., 2000, 2011; Mumbanza et al., 2021)&quot;,&quot;manualOverrideText&quot;:&quot;&quot;},&quot;citationTag&quot;:&quot;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&quot;,&quot;citationItems&quot;:[{&quot;id&quot;:&quot;16f84bd2-642b-3ea5-8e3e-5a1f8314248c&quot;,&quot;itemData&quot;:{&quot;type&quot;:&quot;article-journal&quot;,&quot;id&quot;:&quot;16f84bd2-642b-3ea5-8e3e-5a1f8314248c&quot;,&quot;title&quot;:&quot;Interspecific variability of δ13C among trees in rainforests of French Guiana: Functional groups and canopy integration&quot;,&quot;author&quot;:[{&quot;family&quot;:&quot;Bonal&quot;,&quot;given&quot;:&quot;D.&quot;,&quot;parse-names&quot;:false,&quot;dropping-particle&quot;:&quot;&quot;,&quot;non-dropping-particle&quot;:&quot;&quot;},{&quot;family&quot;:&quot;Sabatier&quot;,&quot;given&quot;:&quot;D.&quot;,&quot;parse-names&quot;:false,&quot;dropping-particle&quot;:&quot;&quot;,&quot;non-dropping-particle&quot;:&quot;&quot;},{&quot;family&quot;:&quot;Montpied&quot;,&quot;given&quot;:&quot;P.&quot;,&quot;parse-names&quot;:false,&quot;dropping-particle&quot;:&quot;&quot;,&quot;non-dropping-particle&quot;:&quot;&quot;},{&quot;family&quot;:&quot;Tremeaux&quot;,&quot;given&quot;:&quot;D.&quot;,&quot;parse-names&quot;:false,&quot;dropping-particle&quot;:&quot;&quot;,&quot;non-dropping-particle&quot;:&quot;&quot;},{&quot;family&quot;:&quot;Guehl&quot;,&quot;given&quot;:&quot;J. M.&quot;,&quot;parse-names&quot;:false,&quot;dropping-particle&quot;:&quot;&quot;,&quot;non-dropping-particle&quot;:&quot;&quot;}],&quot;container-title&quot;:&quot;Oecologia&quot;,&quot;container-title-short&quot;:&quot;Oecologia&quot;,&quot;accessed&quot;:{&quot;date-parts&quot;:[[2026,6,24]]},&quot;DOI&quot;:&quot;10.1007/PL00008871/METRICS&quot;,&quot;ISSN&quot;:&quot;00298549&quot;,&quot;URL&quot;:&quot;https://link.springer.com/article/10.1007/PL00008871&quot;,&quot;issued&quot;:{&quot;date-parts&quot;:[[2000]]},&quot;page&quot;:&quot;454-468&quot;,&quot;abstract&quot;:&quot;The interspecific variability of sunlit leaf carbon isotope composition (δ13C), an indicator of leaf intrinsic water-use efficiency (WUE, CO2 assimilation rate/leaf conductance for water vapour), was investigated in canopy trees of three lowland rainforest stands in French Guiana, differing in floristic composition and in soil drainage characteristics, but subjected to similar climatic conditions. We sampled leaves with a rifle from 406 trees in total, representing 102 species. Eighteen species were common to the three stands. Mean species δ13C varied over a 6,0‰ range within each stand, corresponding to WUE varying over about a threefold range. Species occurring in at least two stands displayed remarkably stable δ13C values, suggesting a close genetic control of species δ13C. Marked differences in species δ13C values were found with respect to: (1) the leaf phenology pattern (average δ13C=-29.7‰ and -31.0‰ in deciduous-leaved and evergreen-leaved species, respectively), and (2) different types of shade tolerance defined by features reflecting the plasticity of growth dynamics with respect to contrasting light conditions. Heliophilic species exhibited more negative δ13C values (average δ13C=-30.5‰) (i.e. lower WUE) than hemitolerant species (-29.3‰). However, tolerant species (-31.4‰) displayed even more negative δ13C values than heliophilic ones. We could not provide a straightforward ecophysiological interpretation of this result. The negative relationship found between species δ13C and midday leaf water potential (ψ(wm)) suggests that low δ13C is associated with high whole tree leaf specific hydraulic conductance. Canopy carbon isotope discrimination (Δ(A)) calculated from the basal area-weighed integral of the species δ13C values was similar in the three stands (average Δ(A)=23.1‰), despite differences in stand species composition and soil drainage type, reflecting the similar proportions of the three different shade-tolerance types among stands.&quot;,&quot;publisher&quot;:&quot;Springer Verlag&quot;,&quot;issue&quot;:&quot;3&quot;,&quot;volume&quot;:&quot;124&quot;},&quot;isTemporary&quot;:false},{&quot;id&quot;:&quot;e1a1352d-4195-3019-a314-269c33000546&quot;,&quot;itemData&quot;:{&quot;type&quot;:&quot;article-journal&quot;,&quot;id&quot;:&quot;e1a1352d-4195-3019-a314-269c33000546&quot;,&quot;title&quot;:&quot;Leaf functional response to increasing atmospheric CO 2 concentrations over the last century in two northern Amazonian tree species: A historical δ 13C and δ 18O approach using herbarium samples&quot;,&quot;author&quot;:[{&quot;family&quot;:&quot;Bonal&quot;,&quot;given&quot;:&quot;Damien&quot;,&quot;parse-names&quot;:false,&quot;dropping-particle&quot;:&quot;&quot;,&quot;non-dropping-particle&quot;:&quot;&quot;},{&quot;family&quot;:&quot;Ponton&quot;,&quot;given&quot;:&quot;Stéphane&quot;,&quot;parse-names&quot;:false,&quot;dropping-particle&quot;:&quot;&quot;,&quot;non-dropping-particle&quot;:&quot;&quot;},{&quot;family&quot;:&quot;Thiec&quot;,&quot;given&quot;:&quot;Didier&quot;,&quot;parse-names&quot;:false,&quot;dropping-particle&quot;:&quot;&quot;,&quot;non-dropping-particle&quot;:&quot;Le&quot;},{&quot;family&quot;:&quot;Richard&quot;,&quot;given&quot;:&quot;Béatrice&quot;,&quot;parse-names&quot;:false,&quot;dropping-particle&quot;:&quot;&quot;,&quot;non-dropping-particle&quot;:&quot;&quot;},{&quot;family&quot;:&quot;Ningre&quot;,&quot;given&quot;:&quot;Nathalie&quot;,&quot;parse-names&quot;:false,&quot;dropping-particle&quot;:&quot;&quot;,&quot;non-dropping-particle&quot;:&quot;&quot;},{&quot;family&quot;:&quot;Hérault&quot;,&quot;given&quot;:&quot;Bruno&quot;,&quot;parse-names&quot;:false,&quot;dropping-particle&quot;:&quot;&quot;,&quot;non-dropping-particle&quot;:&quot;&quot;},{&quot;family&quot;:&quot;Ogée&quot;,&quot;given&quot;:&quot;Jérôme&quot;,&quot;parse-names&quot;:false,&quot;dropping-particle&quot;:&quot;&quot;,&quot;non-dropping-particle&quot;:&quot;&quot;},{&quot;family&quot;:&quot;Gonzalez&quot;,&quot;given&quot;:&quot;Sophie&quot;,&quot;parse-names&quot;:false,&quot;dropping-particle&quot;:&quot;&quot;,&quot;non-dropping-particle&quot;:&quot;&quot;},{&quot;family&quot;:&quot;Pignal&quot;,&quot;given&quot;:&quot;Marc&quot;,&quot;parse-names&quot;:false,&quot;dropping-particle&quot;:&quot;&quot;,&quot;non-dropping-particle&quot;:&quot;&quot;},{&quot;family&quot;:&quot;Sabatier&quot;,&quot;given&quot;:&quot;Daniel&quot;,&quot;parse-names&quot;:false,&quot;dropping-particle&quot;:&quot;&quot;,&quot;non-dropping-particle&quot;:&quot;&quot;},{&quot;family&quot;:&quot;Guehl&quot;,&quot;given&quot;:&quot;Jean Marc&quot;,&quot;parse-names&quot;:false,&quot;dropping-particle&quot;:&quot;&quot;,&quot;non-dropping-particle&quot;:&quot;&quot;}],&quot;container-title&quot;:&quot;Plant, Cell and Environment&quot;,&quot;container-title-short&quot;:&quot;Plant Cell Environ.&quot;,&quot;DOI&quot;:&quot;10.1111/j.1365-3040.2011.02333.x&quot;,&quot;ISSN&quot;:&quot;01407791&quot;,&quot;PMID&quot;:&quot;21486302&quot;,&quot;issued&quot;:{&quot;date-parts&quot;:[[2011,8]]},&quot;page&quot;:&quot;1332-1344&quot;,&quot;abstract&quot;:&quot;We assessed the extent of recent environmental changes on leaf morphological (stomatal density, stomatal surface, leaf mass per unit area) and physiological traits (carbon isotope composition, δ 13C leaf, and discrimination, Δ 13C leaf, oxygen isotope composition, δ 18O leaf) of two tropical rainforest species (Dicorynia guianensis; Humiria balsamifera) that are abundant in the Guiana shield (Northern Amazonia). Leaf samples were collected in different international herbariums to cover a 200 year time-period (1790-2004) and the whole Guiana shield. Using models describing carbon and oxygen isotope fractionations during photosynthesis, different scenarios of change in intercellular CO 2 concentrations inside the leaf (C i), stomatal conductance (g), and photosynthesis (A) were tested in order to understand leaf physiological response to increasing air CO 2 concentrations (C a). Our results confirmed that both species displayed physiological response to changing C a. For both species, we observed a decrease of about 1.7‰ in δ 13C leaf since 1950, without significant change in Δ 13C leaf and leaf morphological traits. Furthermore, there was no clear change in δ 18O leaf for Humiria over this period. Our simulation approach revealed that an increase in A, rather than a decrease in g, explained the observed trends for these tropical rainforest species, allowing them to maintain a constant ratio of C i/C a. © 2011 Blackwell Publishing Ltd.&quot;,&quot;issue&quot;:&quot;8&quot;,&quot;volume&quot;:&quot;34&quot;},&quot;isTemporary&quot;:false},{&quot;id&quot;:&quot;176df033-22d1-3406-9967-16ab7cfb306f&quot;,&quot;itemData&quot;:{&quot;type&quot;:&quot;article-journal&quot;,&quot;id&quot;:&quot;176df033-22d1-3406-9967-16ab7cfb306f&quot;,&quot;title&quot;:&quot;Lianas and trees exhibit divergent intrinsic water-use efficiency along elevational gradients in South American and African tropical forests&quot;,&quot;author&quot;:[{&quot;family&quot;:&quot;Mumbanza&quot;,&quot;given&quot;:&quot;Francis M.&quot;,&quot;parse-names&quot;:false,&quot;dropping-particle&quot;:&quot;&quot;,&quot;non-dropping-particle&quot;:&quot;&quot;},{&quot;family&quot;:&quot;Bauters&quot;,&quot;given&quot;:&quot;Marijn&quot;,&quot;parse-names&quot;:false,&quot;dropping-particle&quot;:&quot;&quot;,&quot;non-dropping-particle&quot;:&quot;&quot;},{&quot;family&quot;:&quot;Meunier&quot;,&quot;given&quot;:&quot;Félicien&quot;,&quot;parse-names&quot;:false,&quot;dropping-particle&quot;:&quot;&quot;,&quot;non-dropping-particle&quot;:&quot;&quot;},{&quot;family&quot;:&quot;Boeckx&quot;,&quot;given&quot;:&quot;Pascal&quot;,&quot;parse-names&quot;:false,&quot;dropping-particle&quot;:&quot;&quot;,&quot;non-dropping-particle&quot;:&quot;&quot;},{&quot;family&quot;:&quot;Cernusak&quot;,&quot;given&quot;:&quot;Lucas A.&quot;,&quot;parse-names&quot;:false,&quot;dropping-particle&quot;:&quot;&quot;,&quot;non-dropping-particle&quot;:&quot;&quot;},{&quot;family&quot;:&quot;Deurwaerder&quot;,&quot;given&quot;:&quot;Hannes P.T.&quot;,&quot;parse-names&quot;:false,&quot;dropping-particle&quot;:&quot;&quot;,&quot;non-dropping-particle&quot;:&quot;De&quot;},{&quot;family&quot;:&quot;Demol&quot;,&quot;given&quot;:&quot;Miro&quot;,&quot;parse-names&quot;:false,&quot;dropping-particle&quot;:&quot;&quot;,&quot;non-dropping-particle&quot;:&quot;&quot;},{&quot;family&quot;:&quot;Meeussen&quot;,&quot;given&quot;:&quot;Camille&quot;,&quot;parse-names&quot;:false,&quot;dropping-particle&quot;:&quot;&quot;,&quot;non-dropping-particle&quot;:&quot;&quot;},{&quot;family&quot;:&quot;Sercu&quot;,&quot;given&quot;:&quot;Bram&quot;,&quot;parse-names&quot;:false,&quot;dropping-particle&quot;:&quot;&quot;,&quot;non-dropping-particle&quot;:&quot;&quot;},{&quot;family&quot;:&quot;Verryckt&quot;,&quot;given&quot;:&quot;Lore T.&quot;,&quot;parse-names&quot;:false,&quot;dropping-particle&quot;:&quot;&quot;,&quot;non-dropping-particle&quot;:&quot;&quot;},{&quot;family&quot;:&quot;Pauwels&quot;,&quot;given&quot;:&quot;Jana&quot;,&quot;parse-names&quot;:false,&quot;dropping-particle&quot;:&quot;&quot;,&quot;non-dropping-particle&quot;:&quot;&quot;},{&quot;family&quot;:&quot;Cizungu&quot;,&quot;given&quot;:&quot;Landry N.&quot;,&quot;parse-names&quot;:false,&quot;dropping-particle&quot;:&quot;&quot;,&quot;non-dropping-particle&quot;:&quot;&quot;},{&quot;family&quot;:&quot;Báez&quot;,&quot;given&quot;:&quot;Selene&quot;,&quot;parse-names&quot;:false,&quot;dropping-particle&quot;:&quot;&quot;,&quot;non-dropping-particle&quot;:&quot;&quot;},{&quot;family&quot;:&quot;Lubini&quot;,&quot;given&quot;:&quot;Constantin A.&quot;,&quot;parse-names&quot;:false,&quot;dropping-particle&quot;:&quot;&quot;,&quot;non-dropping-particle&quot;:&quot;&quot;},{&quot;family&quot;:&quot;Verbeeck&quot;,&quot;given&quot;:&quot;Hans&quot;,&quot;parse-names&quot;:false,&quot;dropping-particle&quot;:&quot;&quot;,&quot;non-dropping-particle&quot;:&quot;&quot;}],&quot;container-title&quot;:&quot;Global Ecology and Biogeography&quot;,&quot;accessed&quot;:{&quot;date-parts&quot;:[[2026,5,25]]},&quot;DOI&quot;:&quot;10.1111/GEB.13382;CTYPE:STRING:JOURNAL&quot;,&quot;ISSN&quot;:&quot;14668238&quot;,&quot;URL&quot;:&quot;/doi/pdf/10.1111/geb.13382&quot;,&quot;issued&quot;:{&quot;date-parts&quot;:[[2021,11,1]]},&quot;page&quot;:&quot;2259-2272&quot;,&quot;abstract&quot;:&quot;Aim: Elevational gradients provide excellent opportunities to explore long-term morphological and physiological responses of plants to environmental change. We determined the difference in the elevational pattern of foliar carbon isotope composition (δ13C) between lianas and trees, and assessed whether this difference arises from changes in photosynthesis or stomatal conductance. We also explored the pattern of nutrient limitations with the elevation of these two growth forms. Location: The study was conducted in two mountain forests situated in the Neotropics and Palaeotropics. Time period: August–September 2015 and August–October 2016. Major taxa studied: Lianas and trees. Methods: We conducted inventories of lianas and trees using standardized techniques along elevational gradients in Ecuador and Rwanda. We determined the values of several foliar traits including δ13C and chemical traits in dominant liana and tree species. We set up Bayesian linear mixed-effect models to quantify the effects of elevation and growth form on each of the foliar traits, and the difference of the effect of elevation between the two growth forms (lianas and trees). Results: We found consistent growth form specific divergences in foliar δ13C and carbon to nitrogen ratio (C : N) responses to elevation. While we noted a meaningful increase in foliar δ13C and C : N with elevation for trees, lianas did not exhibit such a trend. Foliar δ13C and C : N remained relatively constant for lianas along the transects. Main conclusions: Lianas operate at relatively constant intrinsic water- and nitrogen-use efficiencies with elevation compared with trees. Altogether, the study suggests the existence of a functional divergence of water and nutrient use strategies between lianas and trees along tropical elevational transects.&quot;,&quot;publisher&quot;:&quot;John Wiley and Sons Inc&quot;,&quot;issue&quot;:&quot;11&quot;,&quot;volume&quot;:&quot;30&quot;,&quot;container-title-short&quot;:&quot;&quot;},&quot;isTemporary&quot;:false},{&quot;id&quot;:&quot;fcdf117f-c3f2-3a31-ab4e-4501710d6211&quot;,&quot;itemData&quot;:{&quot;type&quot;:&quot;article-journal&quot;,&quot;id&quot;:&quot;fcdf117f-c3f2-3a31-ab4e-4501710d6211&quot;,&quot;title&quot;:&quot;Century-long apparent decrease in intrinsic water-use efficiency with no evidence of progressive nutrient limitation in African tropical forests.&quot;,&quot;groupId&quot;:&quot;0ddf5ecd-4236-3341-87c1-d7bb37bbf47a&quot;,&quot;author&quot;:[{&quot;family&quot;:&quot;Bauters&quot;,&quot;given&quot;:&quot;Marijn&quot;,&quot;parse-names&quot;:false,&quot;dropping-particle&quot;:&quot;&quot;,&quot;non-dropping-particle&quot;:&quot;&quot;},{&quot;family&quot;:&quot;Meeus&quot;,&quot;given&quot;:&quot;Sofie&quot;,&quot;parse-names&quot;:false,&quot;dropping-particle&quot;:&quot;&quot;,&quot;non-dropping-particle&quot;:&quot;&quot;},{&quot;family&quot;:&quot;Barthel&quot;,&quot;given&quot;:&quot;Matti&quot;,&quot;parse-names&quot;:false,&quot;dropping-particle&quot;:&quot;&quot;,&quot;non-dropping-particle&quot;:&quot;&quot;},{&quot;family&quot;:&quot;Stoffelen&quot;,&quot;given&quot;:&quot;Piet&quot;,&quot;parse-names&quot;:false,&quot;dropping-particle&quot;:&quot;&quot;,&quot;non-dropping-particle&quot;:&quot;&quot;},{&quot;family&quot;:&quot;Deurwaerder&quot;,&quot;given&quot;:&quot;Hannes P.T.&quot;,&quot;parse-names&quot;:false,&quot;dropping-particle&quot;:&quot;&quot;,&quot;non-dropping-particle&quot;:&quot;De&quot;},{&quot;family&quot;:&quot;Meunier&quot;,&quot;given&quot;:&quot;Félicien&quot;,&quot;parse-names&quot;:false,&quot;dropping-particle&quot;:&quot;&quot;,&quot;non-dropping-particle&quot;:&quot;&quot;},{&quot;family&quot;:&quot;Drake&quot;,&quot;given&quot;:&quot;Travis W.&quot;,&quot;parse-names&quot;:false,&quot;dropping-particle&quot;:&quot;&quot;,&quot;non-dropping-particle&quot;:&quot;&quot;},{&quot;family&quot;:&quot;Ponette&quot;,&quot;given&quot;:&quot;Quentin&quot;,&quot;parse-names&quot;:false,&quot;dropping-particle&quot;:&quot;&quot;,&quot;non-dropping-particle&quot;:&quot;&quot;},{&quot;family&quot;:&quot;Ebuy&quot;,&quot;given&quot;:&quot;Jerôme&quot;,&quot;parse-names&quot;:false,&quot;dropping-particle&quot;:&quot;&quot;,&quot;non-dropping-particle&quot;:&quot;&quot;},{&quot;family&quot;:&quot;Vermeir&quot;,&quot;given&quot;:&quot;Pieter&quot;,&quot;parse-names&quot;:false,&quot;dropping-particle&quot;:&quot;&quot;,&quot;non-dropping-particle&quot;:&quot;&quot;},{&quot;family&quot;:&quot;Beeckman&quot;,&quot;given&quot;:&quot;Hans&quot;,&quot;parse-names&quot;:false,&quot;dropping-particle&quot;:&quot;&quot;,&quot;non-dropping-particle&quot;:&quot;&quot;},{&quot;family&quot;:&quot;wyffels&quot;,&quot;given&quot;:&quot;Francis&quot;,&quot;parse-names&quot;:false,&quot;dropping-particle&quot;:&quot;&quot;,&quot;non-dropping-particle&quot;:&quot;&quot;},{&quot;family&quot;:&quot;Bodé&quot;,&quot;given&quot;:&quot;Samuel&quot;,&quot;parse-names&quot;:false,&quot;dropping-particle&quot;:&quot;&quot;,&quot;non-dropping-particle&quot;:&quot;&quot;},{&quot;family&quot;:&quot;Verbeeck&quot;,&quot;given&quot;:&quot;Hans&quot;,&quot;parse-names&quot;:false,&quot;dropping-particle&quot;:&quot;&quot;,&quot;non-dropping-particle&quot;:&quot;&quot;},{&quot;family&quot;:&quot;Vandelook&quot;,&quot;given&quot;:&quot;Filip&quot;,&quot;parse-names&quot;:false,&quot;dropping-particle&quot;:&quot;&quot;,&quot;non-dropping-particle&quot;:&quot;&quot;},{&quot;family&quot;:&quot;Boeckx&quot;,&quot;given&quot;:&quot;Pascal&quot;,&quot;parse-names&quot;:false,&quot;dropping-particle&quot;:&quot;&quot;,&quot;non-dropping-particle&quot;:&quot;&quot;}],&quot;container-title&quot;:&quot;Global change biology&quot;,&quot;accessed&quot;:{&quot;date-parts&quot;:[[2023,8,31]]},&quot;DOI&quot;:&quot;10.1111/GCB.15145&quot;,&quot;ISSN&quot;:&quot;13652486&quot;,&quot;PMID&quot;:&quot;32364642&quot;,&quot;URL&quot;:&quot;https://sonar.ch/global/documents/94862&quot;,&quot;issued&quot;:{&quot;date-parts&quot;:[[2020,8,1]]},&quot;page&quot;:&quot;4449-4461&quot;,&quot;abstract&quot;:&quot;Forests exhibit leaf- and ecosystem-level responses to environmental changes. Specifically, rising carbon dioxide (CO2) levels over the past century are expected to have increased the intrinsic water-use efficiency (iWUE) of tropical trees while the ecosystem is gradually pushed into progressive nutrient limitation. Due to the long-term character of these changes, however, observational datasets to validate both paradigms are limited in space and time. In this study, we used a unique herbarium record to go back nearly a century and show that despite the rise in CO2 concentrations, iWUE has decreased in central African tropical trees in the Congo Basin. Although we find evidence that points to leaf-level adaptation to increasing CO2—that is, increasing photosynthesis-related nutrients and decreasing maximum stomatal conductance, a decrease in leaf δ13C clearly indicates a decreasing iWUE over time. Additionally, the stoichiometric carbon to nitrogen and nitrogen to phosphorus ratios in the leaves show no sign of progressive nutrient limitation as they have remained constant since 1938, which suggests that nutrients have not increasingly limited productivity in this biome. Altogether, the data suggest that other environmental factors, such as increasing temperature, might have negatively affected net photosynthesis and consequently downregulated the iWUE. Results from this study reveal that the second largest tropical forest on Earth has responded differently to recent environmental changes than expected, highlighting the need for further on-ground monitoring in the Congo Basin.&quot;,&quot;publisher&quot;:&quot;Blackwell Publishing Ltd&quot;,&quot;issue&quot;:&quot;8&quot;,&quot;volume&quot;:&quot;26&quot;,&quot;container-title-short&quot;:&quot;Glob. Chang. Biol.&quot;},&quot;isTemporary&quot;:false}]},{&quot;citationID&quot;:&quot;MENDELEY_CITATION_adaccf34-af79-47d0-8e4d-cb50e147e629&quot;,&quot;properties&quot;:{&quot;noteIndex&quot;:0},&quot;isEdited&quot;:false,&quot;manualOverride&quot;:{&quot;isManuallyOverridden&quot;:true,&quot;citeprocText&quot;:&quot;(Stocker et al., 2025)&quot;,&quot;manualOverrideText&quot;:&quot;(Lankhorst et al., 2025 Stocker et al., 2025)&quot;},&quot;citationItems&quot;:[{&quot;id&quot;:&quot;b3d77d09-caad-3dee-a90d-b8fc33ca23d9&quot;,&quot;itemData&quot;:{&quot;type&quot;:&quot;article-journal&quot;,&quot;id&quot;:&quot;b3d77d09-caad-3dee-a90d-b8fc33ca23d9&quot;,&quot;title&quot;:&quot;Empirical evidence and theoretical understanding of ecosystem carbon and nitrogen cycle interactions&quot;,&quot;groupId&quot;:&quot;0ddf5ecd-4236-3341-87c1-d7bb37bbf47a&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6,6,22]]},&quot;DOI&quot;:&quot;10.1111/NPH.20178;JOURNAL:JOURNAL:14698137;WGROUP:STRING:PUBLICATION&quot;,&quot;ISSN&quot;:&quot;14698137&quot;,&quot;PMID&quot;:&quot;39444238&quot;,&quot;URL&quot;:&quot;https://onlinelibrary.wiley.com/doi/full/10.1111/nph.20178&quot;,&quot;issued&quot;:{&quot;date-parts&quot;:[[2025,1,1]]},&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2 fertilisation on tissue allocation, growth and biomass, offering a path to reduce uncertainty in global C cycle projections.&quot;,&quot;publisher&quot;:&quot;John Wiley and Sons Inc&quot;,&quot;issue&quot;:&quot;1&quot;,&quot;volume&quot;:&quot;245&quot;,&quot;container-title-short&quot;:&quot;&quot;},&quot;isTemporary&quot;:false}],&quot;citationTag&quot;:&quot;MENDELEY_CITATION_v3_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MiBhbmQgTiBpbnB1dCwgYWxvbmdzaWRlIHRoZW9yZXRpY2FsIGFuZCBlY29sb2dpY2FsIHByaW5jaXBsZXMgZm9yIG1vZGVsbGluZy4gTiBmZXJ0aWxpc2F0aW9uIGluY3JlYXNlcyBsZWFmIE4gY29udGVudCBidXQgaW5jb25zaXN0ZW50bHkgZW5oYW5jZXMgbGVhZi1sZXZlbCBwaG90b3N5bnRoZXRpYyBjYXBhY2l0eS4gV2hvbGUtcGxhbnQgcmVzcG9uc2VzIGluY2x1ZGUgaW5jcmVhc2VkIGxlYWYgYXJlYSBhbmQgYmlvbWFzcywgd2l0aCByZWR1Y2VkIHJvb3QgYWxsb2NhdGlvbiBhbmQgaW5jcmVhc2VkIGFib3ZlZ3JvdW5kIGJpb21hc3MuIEVsZXZhdGVkIGF0bW9zcGhlcmljIENP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yIGZlcnRpbGlzYXRpb24gb24gdGlzc3VlIGFsbG9jYXRpb24sIGdyb3d0aCBhbmQgYmlvbWFzcywgb2ZmZXJpbmcgYSBwYXRoIHRvIHJlZHVjZSB1bmNlcnRhaW50eSBpbiBnbG9iYWwgQyBjeWNsZSBwcm9qZWN0aW9ucy4iLCJwdWJsaXNoZXIiOiJKb2huIFdpbGV5IGFuZCBTb25zIEluYyIsImlzc3VlIjoiMSIsInZvbHVtZSI6IjI0NSIsImNvbnRhaW5lci10aXRsZS1zaG9ydCI6IiJ9LCJpc1RlbXBvcmFyeSI6ZmFsc2V9XX0=&quot;},{&quot;citationID&quot;:&quot;MENDELEY_CITATION_6f1e750f-3272-4595-9e4f-353c3babd5e8&quot;,&quot;properties&quot;:{&quot;noteIndex&quot;:0},&quot;isEdited&quot;:false,&quot;manualOverride&quot;:{&quot;isManuallyOverridden&quot;:true,&quot;citeprocText&quot;:&quot;(Jennings et al., 2016; Perkowski et al., 2025)&quot;,&quot;manualOverrideText&quot;:&quot;Jennings et al., 2016; Perkowski et al., 2025)&quot;},&quot;citationItems&quot;:[{&quot;id&quot;:&quot;e47d08af-e033-3f97-ade5-be68dc71e5ba&quot;,&quot;itemData&quot;:{&quot;type&quot;:&quot;article-journal&quot;,&quot;id&quot;:&quot;e47d08af-e033-3f97-ade5-be68dc71e5ba&quot;,&quot;title&quot;:&quot;Increasing nitrogen availability increases water-use efficiency and decreases nitrogen-use efficiency in Acer saccharum&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accessed&quot;:{&quot;date-parts&quot;:[[2026,5,25]]},&quot;DOI&quot;:&quot;10.1093/TREEPHYS/TPAF119&quot;,&quot;ISSN&quot;:&quot;17584469&quot;,&quot;PMID&quot;:&quot;40995941&quot;,&quot;URL&quot;:&quot;https://dx.doi.org/10.1093/treephys/tpaf119&quot;,&quot;issued&quot;:{&quot;date-parts&quot;:[[2025,12,3]]},&quot;abstract&quot;:&quot;Photosynthesis links terrestrial carbon, water and nutrient cycles. Photosynthetic least-cost theory suggests that plants optimize photosynthesis at the lowest summed investments in nutrient and water use. The theory predicts that increasing nutrient availability should increase nutrient allocation toward photosynthetic enzymes and reduce stomatal conductance, allowing similar photosynthetic rates achieved at a lower ratio of leaf intercellular to atmospheric CO2 concentration (χ) and reduced water loss. The theory suggests similar responses to increasing soil pH in acidic soils due to common correlations between soil pH and nutrient availability. However, empirical tests of the theory outside of environmental gradients are rare. To test this theory experimentally, we measured photosynthetic traits in mature Acer saccharum Marshall trees growing in a 9-year, nitrogen-by-pH manipulation in the northeastern USA. Increasing soil nitrogen availability did not affect net photosynthesis (A net) or stomatal conductance (g s) rates, but was associated with increased area-based leaf nitrogen content (N area), increased photosynthetic capacity (V cmax, J max) and decreased χ (i.e, increased water-use efficiency). These patterns strengthened the tradeoff between nitrogen and water use, indicated by steeper slopes of N area–χ and V cmax–χ with increasing soil nitrogen availability. When examined across all plots, soil pH had no effect on any traits. However, in plots without nitrogen additions, increasing soil pH increased the slopes of N area–χ and V cmax–χ, though did not modify χ. Supporting the theory, A. saccharum maintained A net across the soil nitrogen availability gradient by trading less efficient nitrogen use for more efficient water use. Additionally, the effects of soil pH on nitrogen–water use tradeoffs appear to occur through indirect pH effects on soil nitrogen availability. These 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quot;,&quot;publisher&quot;:&quot;Oxford Academic&quot;,&quot;issue&quot;:&quot;12&quot;,&quot;volume&quot;:&quot;45&quot;,&quot;container-title-short&quot;:&quot;Tree Physiol.&quot;},&quot;isTemporary&quot;:false},{&quot;id&quot;:&quot;64c5f6e6-01b0-311c-9fe8-95b152aac7a7&quot;,&quot;itemData&quot;:{&quot;type&quot;:&quot;article-journal&quot;,&quot;id&quot;:&quot;64c5f6e6-01b0-311c-9fe8-95b152aac7a7&quot;,&quot;title&quot;:&quot;Response of Quercus velutina growth and water use efficiency to climate variability and nitrogen fertilization in a temperate deciduous forest in the northeastern USA&quot;,&quot;author&quot;:[{&quot;family&quot;:&quot;Jennings&quot;,&quot;given&quot;:&quot;Katie A.&quot;,&quot;parse-names&quot;:false,&quot;dropping-particle&quot;:&quot;&quot;,&quot;non-dropping-particle&quot;:&quot;&quot;},{&quot;family&quot;:&quot;Guerrieri&quot;,&quot;given&quot;:&quot;Rossella&quot;,&quot;parse-names&quot;:false,&quot;dropping-particle&quot;:&quot;&quot;,&quot;non-dropping-particle&quot;:&quot;&quot;},{&quot;family&quot;:&quot;Vadeboncoeur&quot;,&quot;given&quot;:&quot;Matthew A.&quot;,&quot;parse-names&quot;:false,&quot;dropping-particle&quot;:&quot;&quot;,&quot;non-dropping-particle&quot;:&quot;&quot;},{&quot;family&quot;:&quot;Asbjornsen&quot;,&quot;given&quot;:&quot;Heidi&quot;,&quot;parse-names&quot;:false,&quot;dropping-particle&quot;:&quot;&quot;,&quot;non-dropping-particle&quot;:&quot;&quot;}],&quot;container-title&quot;:&quot;Tree Physiology&quot;,&quot;container-title-short&quot;:&quot;Tree Physiol.&quot;,&quot;accessed&quot;:{&quot;date-parts&quot;:[[2026,2,16]]},&quot;DOI&quot;:&quot;10.1093/treephys/tpw003&quot;,&quot;ISSN&quot;:&quot;17584469&quot;,&quot;PMID&quot;:&quot;26917704&quot;,&quot;URL&quot;:&quot;https://dx.doi.org/10.1093/treephys/tpw003&quot;,&quot;issued&quot;:{&quot;date-parts&quot;:[[2016,4,1]]},&quot;page&quot;:&quot;428-443&quot;,&quot;abstract&quot;:&quot;Nitrogen (N) deposition and changing climate patterns in the northeastern USA can influence forest productivity through effects on plant nutrient relations and water use. This study evaluates the combined effects of N fertilization, climate and rising atmospheric CO2 on tree growth and ecophysiology in a temperate deciduous forest. Tree ring widths and stable carbon (δ13C) and oxygen (δ18O) isotopes were used to assess tree growth (basal area increment, BAI) and intrinsic water use efficiency (iWUE) of Quercus velutina Lamb., the dominant tree species in a 20+ year N fertilization experiment at Harvard Forest (MA, USA). We found that fertilized trees exhibited a pronounced and sustained growth enhancement relative to control trees, with the low-and high-N treatments responding similarly. All treatments exhibited improved iWUE over the study period (1984-2011). Intrinsic water use efficiency trends in the control trees were primarily driven by changes in stomatal conductance, while a stimulation in photosynthesis, supported by an increase in foliar %N, contributed to enhancing iWUE in fertilized trees. All treatments were predominantly influenced by growing season vapor pressure deficit (VPD), with BAI responding most strongly to early season VPD and iWUE responding most strongly to late season VPD. Nitrogen fertilization increased Q. velutina sensitivity to July temperature and precipitation. Combined, these results suggest that ambient N deposition in N-limited northeastern US forests has enhanced tree growth over the past 30 years, while rising ambient CO2 has improved iWUE, with N fertilization and CO2 having synergistic effects on iWUE.&quot;,&quot;publisher&quot;:&quot;Oxford Academic&quot;,&quot;issue&quot;:&quot;4&quot;,&quot;volume&quot;:&quot;36&quot;},&quot;isTemporary&quot;:false}],&quot;citationTag&quot;:&quot;MENDELEY_CITATION_v3_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&quot;},{&quot;citationID&quot;:&quot;MENDELEY_CITATION_9ef2699a-b10a-4d3c-a7a8-bdfa40d9d5ec&quot;,&quot;properties&quot;:{&quot;noteIndex&quot;:0},&quot;isEdited&quot;:false,&quot;manualOverride&quot;:{&quot;isManuallyOverridden&quot;:false,&quot;citeprocText&quot;:&quot;(Giammarchi et al., 2019; Li et al., 2015; Mo et al., 2021)&quot;,&quot;manualOverrideText&quot;:&quot;&quot;},&quot;citationItems&quot;:[{&quot;id&quot;:&quot;3b009684-7059-3d4f-a635-1ad6581c3168&quot;,&quot;itemData&quot;:{&quot;type&quot;:&quot;article-journal&quot;,&quot;id&quot;:&quot;3b009684-7059-3d4f-a635-1ad6581c3168&quot;,&quot;title&quot;:&quot;Response of foliar mineral nutrients to long-term nitrogen and phosphorus addition in a tropical forest&quot;,&quot;author&quot;:[{&quot;family&quot;:&quot;Mo&quot;,&quot;given&quot;:&quot;Qifeng&quot;,&quot;parse-names&quot;:false,&quot;dropping-particle&quot;:&quot;&quot;,&quot;non-dropping-particle&quot;:&quot;&quot;},{&quot;family&quot;:&quot;Wang&quot;,&quot;given&quot;:&quot;Wenjuan&quot;,&quot;parse-names&quot;:false,&quot;dropping-particle&quot;:&quot;&quot;,&quot;non-dropping-particle&quot;:&quot;&quot;},{&quot;family&quot;:&quot;Lambers&quot;,&quot;given&quot;:&quot;Hans&quot;,&quot;parse-names&quot;:false,&quot;dropping-particle&quot;:&quot;&quot;,&quot;non-dropping-particle&quot;:&quot;&quot;},{&quot;family&quot;:&quot;Chen&quot;,&quot;given&quot;:&quot;Yiqun&quot;,&quot;parse-names&quot;:false,&quot;dropping-particle&quot;:&quot;&quot;,&quot;non-dropping-particle&quot;:&quot;&quot;},{&quot;family&quot;:&quot;Yu&quot;,&quot;given&quot;:&quot;Shiqin&quot;,&quot;parse-names&quot;:false,&quot;dropping-particle&quot;:&quot;&quot;,&quot;non-dropping-particle&quot;:&quot;&quot;},{&quot;family&quot;:&quot;Wu&quot;,&quot;given&quot;:&quot;Chunsheng&quot;,&quot;parse-names&quot;:false,&quot;dropping-particle&quot;:&quot;&quot;,&quot;non-dropping-particle&quot;:&quot;&quot;},{&quot;family&quot;:&quot;Fan&quot;,&quot;given&quot;:&quot;Yingxu&quot;,&quot;parse-names&quot;:false,&quot;dropping-particle&quot;:&quot;&quot;,&quot;non-dropping-particle&quot;:&quot;&quot;},{&quot;family&quot;:&quot;Zhou&quot;,&quot;given&quot;:&quot;Qing&quot;,&quot;parse-names&quot;:false,&quot;dropping-particle&quot;:&quot;&quot;,&quot;non-dropping-particle&quot;:&quot;&quot;},{&quot;family&quot;:&quot;Li&quot;,&quot;given&quot;:&quot;Zhi’an&quot;,&quot;parse-names&quot;:false,&quot;dropping-particle&quot;:&quot;&quot;,&quot;non-dropping-particle&quot;:&quot;&quot;},{&quot;family&quot;:&quot;Wang&quot;,&quot;given&quot;:&quot;Faming&quot;,&quot;parse-names&quot;:false,&quot;dropping-particle&quot;:&quot;&quot;,&quot;non-dropping-particle&quot;:&quot;&quot;}],&quot;container-title&quot;:&quot;Functional Ecology&quot;,&quot;container-title-short&quot;:&quot;Funct. Ecol.&quot;,&quot;accessed&quot;:{&quot;date-parts&quot;:[[2026,6,8]]},&quot;DOI&quot;:&quot;10.1111/1365-2435.13896&quot;,&quot;ISSN&quot;:&quot;13652435&quot;,&quot;issued&quot;:{&quot;date-parts&quot;:[[2021,10,1]]},&quot;page&quot;:&quot;2329-2341&quot;,&quot;abstract&quot;:&quot;Mineral nutrients play a pivotal role in plant growth, development and reproduction. The uptake and distribution of nutrients are generally limited by soil nutrient availability, affected by global change. However, the responses of foliar mineral nutrient concentrations to changes in soil nutrient availability remain largely untested in tropical forests. We used a field-based experiment with nitrogen (N) and phosphorus (P) addition in a tropical forest in southern China to investigate the effect of N and P fertilization on exchangeable soil and foliar mineral nutrients of five understorey species. Our results show that N addition did not change soil pH, but reduced exchangeable soil Ca2+, Mg2+, Zn2+, Fe3+ and Mn2+ concentrations. In contrast, P addition increased soil pH, while it had no effects on exchangeable cations. Nitrogen addition significantly decreased foliar [Ca], [Mg] and [Mn], while P addition markedly reduced foliar [Cu] for most of the studied species. Foliar [K] and [Fe] were not affected by fertilization. The results indicate that long-term N addition reduced the concentrations of several mineral nutrients in leaves, and we did not observe any adaptive mechanisms (e.g. increased transpiration to take up mobile soil nutrients) in the studied species to maintain foliar nutrient concentrations at high N supply. Synthesis. The responses of other foliar nutrient concentrations to N and P co-addition were more complicated than those of N and/or P, and the specific decreases in mineral nutrient concentrations following long-term N addition may influence key physiological process in the studied tropical understorey species, and ultimately reduce their fitness and survival under high N deposition. A free Plain Language Summary can be found within the Supporting Information of this article.&quot;,&quot;publisher&quot;:&quot;John Wiley and Sons Inc&quot;,&quot;issue&quot;:&quot;10&quot;,&quot;volume&quot;:&quot;35&quot;},&quot;isTemporary&quot;:false},{&quot;id&quot;:&quot;84e7126f-4770-3423-b61f-c3565e9f0e97&quot;,&quot;itemData&quot;:{&quot;type&quot;:&quot;article-journal&quot;,&quot;id&quot;:&quot;84e7126f-4770-3423-b61f-c3565e9f0e97&quot;,&quot;title&quot;:&quot;Tree Growth and Water-Use Efficiency Do Not React in the Short Term to Artificially Increased Nitrogen Deposition&quot;,&quot;author&quot;:[{&quot;family&quot;:&quot;Giammarchi&quot;,&quot;given&quot;:&quot;Francesco&quot;,&quot;parse-names&quot;:false,&quot;dropping-particle&quot;:&quot;&quot;,&quot;non-dropping-particle&quot;:&quot;&quot;},{&quot;family&quot;:&quot;Panzacchi&quot;,&quot;given&quot;:&quot;Pietro&quot;,&quot;parse-names&quot;:false,&quot;dropping-particle&quot;:&quot;&quot;,&quot;non-dropping-particle&quot;:&quot;&quot;},{&quot;family&quot;:&quot;Ventura&quot;,&quot;given&quot;:&quot;Maurizio&quot;,&quot;parse-names&quot;:false,&quot;dropping-particle&quot;:&quot;&quot;,&quot;non-dropping-particle&quot;:&quot;&quot;},{&quot;family&quot;:&quot;Tonon&quot;,&quot;given&quot;:&quot;Giustino&quot;,&quot;parse-names&quot;:false,&quot;dropping-particle&quot;:&quot;&quot;,&quot;non-dropping-particle&quot;:&quot;&quot;}],&quot;container-title&quot;:&quot;Forests 2020, Vol. 11, Page 47&quot;,&quot;accessed&quot;:{&quot;date-parts&quot;:[[2025,8,24]]},&quot;DOI&quot;:&quot;10.3390/F11010047&quot;,&quot;ISSN&quot;:&quot;1999-4907&quot;,&quot;URL&quot;:&quot;https://www.mdpi.com/1999-4907/11/1/47/htm&quot;,&quot;issued&quot;:{&quot;date-parts&quot;:[[2019,12,31]]},&quot;page&quot;:&quot;47&quot;,&quot;abstract&quot;:&quot;Increasing atmospheric CO2 concentration and nitrogen deposition are, among the global change related drivers, those playing a major role on forests carbon sequestration potential, affecting both their productivity and water-use efficiency. Up to now, results are however contrasting, showing that the processes underlying them are far from being fully comprehended. In this study, we adopted an innovative approach to simulate the increase of N deposition in a sessile oak forest in North-Eastern Italy, by fertilizing both from above and below the canopy. We observed the dynamics of basal area increment, intrinsic water-use efficiency and of several leaf functional traits over 4 years, to evaluate how the added nitrogen and the two different fertilization system could affect them. We were not able, however, to detect any shift, besides a common yearly variability related to a prevailing background environmental forcing. To this end, we considered as relevant factors both the short time-span of the observation and the relatively low rate of applied nitrogen. Therefore, we stress the importance of long-term, manipulative experiments to improve the understanding of the C sequestration and mitigation ability of forests in response to increased N deposition.&quot;,&quot;publisher&quot;:&quot;Multidisciplinary Digital Publishing Institute&quot;,&quot;issue&quot;:&quot;1&quot;,&quot;volume&quot;:&quot;11&quot;,&quot;container-title-short&quot;:&quot;&quot;},&quot;isTemporary&quot;:false},{&quot;id&quot;:&quot;d013b1b7-a0c4-3060-bf4c-7a75739ebf30&quot;,&quot;itemData&quot;:{&quot;type&quot;:&quot;article-journal&quot;,&quot;id&quot;:&quot;d013b1b7-a0c4-3060-bf4c-7a75739ebf30&quot;,&quot;title&quot;:&quot;Water-use efficiency of four native trees under CO2 enrichment and N addition in subtropical model forest ecosystems&quot;,&quot;author&quot;:[{&quot;family&quot;:&quot;Li&quot;,&quot;given&quot;:&quot;Yiyong&quot;,&quot;parse-names&quot;:false,&quot;dropping-particle&quot;:&quot;&quot;,&quot;non-dropping-particle&quot;:&quot;&quot;},{&quot;family&quot;:&quot;Liu&quot;,&quot;given&quot;:&quot;Juxiu&quot;,&quot;parse-names&quot;:false,&quot;dropping-particle&quot;:&quot;&quot;,&quot;non-dropping-particle&quot;:&quot;&quot;},{&quot;family&quot;:&quot;Chen&quot;,&quot;given&quot;:&quot;Genyun&quot;,&quot;parse-names&quot;:false,&quot;dropping-particle&quot;:&quot;&quot;,&quot;non-dropping-particle&quot;:&quot;&quot;},{&quot;family&quot;:&quot;Zhou&quot;,&quot;given&quot;:&quot;Guoyi&quot;,&quot;parse-names&quot;:false,&quot;dropping-particle&quot;:&quot;&quot;,&quot;non-dropping-particle&quot;:&quot;&quot;},{&quot;family&quot;:&quot;Huang&quot;,&quot;given&quot;:&quot;Wenjuan&quot;,&quot;parse-names&quot;:false,&quot;dropping-particle&quot;:&quot;&quot;,&quot;non-dropping-particle&quot;:&quot;&quot;},{&quot;family&quot;:&quot;Yin&quot;,&quot;given&quot;:&quot;Guangcai&quot;,&quot;parse-names&quot;:false,&quot;dropping-particle&quot;:&quot;&quot;,&quot;non-dropping-particle&quot;:&quot;&quot;},{&quot;family&quot;:&quot;Zhang&quot;,&quot;given&quot;:&quot;Deqiang&quot;,&quot;parse-names&quot;:false,&quot;dropping-particle&quot;:&quot;&quot;,&quot;non-dropping-particle&quot;:&quot;&quot;},{&quot;family&quot;:&quot;Li&quot;,&quot;given&quot;:&quot;Yuelin&quot;,&quot;parse-names&quot;:false,&quot;dropping-particle&quot;:&quot;&quot;,&quot;non-dropping-particle&quot;:&quot;&quot;}],&quot;container-title&quot;:&quot;Journal of Plant Ecology&quot;,&quot;accessed&quot;:{&quot;date-parts&quot;:[[2026,2,16]]},&quot;DOI&quot;:&quot;10.1093/jpe/rtu022&quot;,&quot;ISSN&quot;:&quot;1752993X&quot;,&quot;URL&quot;:&quot;https://dx.doi.org/10.1093/jpe/rtu022&quot;,&quot;issued&quot;:{&quot;date-parts&quot;:[[2015,8,1]]},&quot;page&quot;:&quot;411-419&quot;,&quot;abstract&quot;:&quot;Aims: We aimed to evaluate the changes in water-use efficiency (WUE) in native tree species in forests of subtropical China, and determine how coexisting species would be responding to increases in atmospheric carbon dioxide (CO2) concentrations and nitrogen (N) deposition. Methods: We used model forest ecosystems in open-top chambers to study the effects of elevated CO2 (ca. 700 μmol mol-1) alone and together with N addition (NH4NO3 applied at 100kg N ha-1year-1) on WUE of four native tree species (Schima superba, Ormosia pinnata, Castanopsis hystrix and Acmena acuminatissima) from 2006 to 2010. Important findings: Our result indicated that all species increased their WUE when they were exposed to elevated CO2. Although higher WUE was shown in faster-growing species (S. superba and O. pinnata) than that of slower-growing species (C. hystrix and Acmena acuminatissima), the increased extent of WUE induced by elevated CO2 was higher in the slower-growing species than that of the faster-growing species (P &lt; 0.01). The N treatment decreased WUE of S. superba, while the effects on other species were not significant. The interactions between elevated CO2 and N addition increased intrinsic WUE of S. superba significantly (P &lt; 0.001), however, it did not affect WUE of the other tree species significantly. We conclude that the responses of native tree species to elevated CO2 and N addition are different in subtropical China. The species-specific effects of elevated CO2 and N addition on WUE would have important implications on species composition in China's subtropics in response to global change.&quot;,&quot;publisher&quot;:&quot;Oxford Academic&quot;,&quot;issue&quot;:&quot;4&quot;,&quot;volume&quot;:&quot;8&quot;,&quot;container-title-short&quot;:&quot;&quot;},&quot;isTemporary&quot;:false}],&quot;citationTag&quot;:&quot;MENDELEY_CITATION_v3_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&quot;},{&quot;citationID&quot;:&quot;MENDELEY_CITATION_27960094-790b-4329-bbff-352d365366db&quot;,&quot;properties&quot;:{&quot;noteIndex&quot;:0},&quot;isEdited&quot;:false,&quot;manualOverride&quot;:{&quot;isManuallyOverridden&quot;:false,&quot;citeprocText&quot;:&quot;(Huang et al., 2016)&quot;,&quot;manualOverrideText&quot;:&quot;&quot;},&quot;citationItems&quot;:[{&quot;id&quot;:&quot;3720e60b-f3f5-3a0d-88cd-8fb5847462cd&quot;,&quot;itemData&quot;:{&quot;type&quot;:&quot;article-journal&quot;,&quot;id&quot;:&quot;3720e60b-f3f5-3a0d-88cd-8fb5847462cd&quot;,&quot;title&quot;:&quot;Long-term nitrogen deposition linked to reduced water use efficiency in forests with low phosphorus availability&quot;,&quot;author&quot;:[{&quot;family&quot;:&quot;Huang&quot;,&quot;given&quot;:&quot;Zhiqun&quot;,&quot;parse-names&quot;:false,&quot;dropping-particle&quot;:&quot;&quot;,&quot;non-dropping-particle&quot;:&quot;&quot;},{&quot;family&quot;:&quot;Liu&quot;,&quot;given&quot;:&quot;Bao&quot;,&quot;parse-names&quot;:false,&quot;dropping-particle&quot;:&quot;&quot;,&quot;non-dropping-particle&quot;:&quot;&quot;},{&quot;family&quot;:&quot;Davis&quot;,&quot;given&quot;:&quot;Murray&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Billings&quot;,&quot;given&quot;:&quot;Sharon&quot;,&quot;parse-names&quot;:false,&quot;dropping-particle&quot;:&quot;&quot;,&quot;non-dropping-particle&quot;:&quot;&quot;}],&quot;container-title&quot;:&quot;New Phytologist&quot;,&quot;accessed&quot;:{&quot;date-parts&quot;:[[2026,2,16]]},&quot;DOI&quot;:&quot;10.1111/nph.13785&quot;,&quot;ISSN&quot;:&quot;14698137&quot;,&quot;PMID&quot;:&quot;26661404&quot;,&quot;URL&quot;:&quot;https://onlinelibrary.wiley.com/doi/full/10.1111/nph.13785&quot;,&quot;issued&quot;:{&quot;date-parts&quot;:[[2016,4,1]]},&quot;page&quot;:&quot;431-442&quot;,&quot;abstract&quot;:&quot;The impact of long-term nitrogen (N) deposition is under-studied in phosphorus (P)-limited subtropical forests. We exploited historically collected herbarium specimens to investigate potential physiological responses of trees in three subtropical forests representing an urban-to-rural gradient, across which N deposition has probably varied over the past six decades. We measured foliar [N] and [P] and stable carbon (δ13C), oxygen (δ18O) and nitrogen (δ15N) isotopic compositions in tissue from herbarium specimens of plant species collected from 1947 to 2014. Foliar [N] and N : P increased, and δ15N and [P] decreased in the two forests close to urban centers. Consistent with recent studies demonstrating that N deposition in the region is 15N-depleted, these data suggest that the increased foliar [N] and N : P, and decreased [P], may be attributable to atmospheric deposition and associated enhancement of P limitation. Estimates of intrinsic water use efficiency calculated from foliar δ13C decreased by c. 30% from the 1950s to 2014, contrasting with multiple studies investigating similar parameters in N-limited forests. This effect may reflect decreased photosynthesis, as suggested by a conceptual model of foliar δ13C and δ18O. Long-term N deposition may exacerbate P limitation and mitigate projected increases in carbon stocks driven by elevated CO2 in forests on P-limited soils.&quot;,&quot;publisher&quot;:&quot;Blackwell Publishing Ltd&quot;,&quot;issue&quot;:&quot;2&quot;,&quot;volume&quot;:&quot;210&quot;,&quot;container-title-short&quot;:&quot;&quot;},&quot;isTemporary&quot;:false}],&quot;citationTag&quot;:&quot;MENDELEY_CITATION_v3_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&quot;},{&quot;citationID&quot;:&quot;MENDELEY_CITATION_54b05572-cb3c-49e5-812f-f240873ecfdc&quot;,&quot;properties&quot;:{&quot;noteIndex&quot;:0},&quot;isEdited&quot;:false,&quot;manualOverride&quot;:{&quot;isManuallyOverridden&quot;:true,&quot;citeprocText&quot;:&quot;(Huang et al., 2016; Lu et al., 2018; Ostertag, 2010; Tanner et al., 1998)&quot;,&quot;manualOverrideText&quot;:&quot;Huang et al., 2016; Lu et al., 2018; Ostertag, 2010; Tanner et al., 1998&quot;},&quot;citationTag&quot;:&quot;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&quot;,&quot;citationItems&quot;:[{&quot;id&quot;:&quot;f080b20a-1b89-323f-9ed0-fce94abf0209&quot;,&quot;itemData&quot;:{&quot;type&quot;:&quot;article-journal&quot;,&quot;id&quot;:&quot;f080b20a-1b89-323f-9ed0-fce94abf0209&quot;,&quot;title&quot;:&quot;Experimental Investigation of Nutrient Limitation of Forest Growth on Wet Tropical Mountains&quot;,&quot;author&quot;:[{&quot;family&quot;:&quot;Tanner&quot;,&quot;given&quot;:&quot;E. V. J.&quot;,&quot;parse-names&quot;:false,&quot;dropping-particle&quot;:&quot;&quot;,&quot;non-dropping-particle&quot;:&quot;&quot;},{&quot;family&quot;:&quot;Vitousek&quot;,&quot;given&quot;:&quot;P. M.&quot;,&quot;parse-names&quot;:false,&quot;dropping-particle&quot;:&quot;&quot;,&quot;non-dropping-particle&quot;:&quot;&quot;},{&quot;family&quot;:&quot;Cuevas&quot;,&quot;given&quot;:&quot;E.&quot;,&quot;parse-names&quot;:false,&quot;dropping-particle&quot;:&quot;&quot;,&quot;non-dropping-particle&quot;:&quot;&quot;}],&quot;container-title&quot;:&quot;Ecology&quot;,&quot;container-title-short&quot;:&quot;Ecology&quot;,&quot;accessed&quot;:{&quot;date-parts&quot;:[[2026,6,28]]},&quot;DOI&quot;:&quot;10.2307/176860&quot;,&quot;ISSN&quot;:&quot;00129658&quot;,&quot;issued&quot;:{&quot;date-parts&quot;:[[1998,1]]},&quot;page&quot;:&quot;10&quot;,&quot;abstract&quot;:&quot;This article reviews literature and summarizes experiments to investigate the extent to which productivity of tropical montane rain forests is constrained by low nutrient supply. On any one mountain, with increase in altitude foliar N decreases, and P and K usually decrease, but Ca and Mg show no consistent trend. However for a wide range of sites N, P, K, Mg, and Ca show no trends. Litterfall contents of N and P and often K, Ca, and Mg are lower in montane forests than in lowland forests, mainly because of reduced litterfall mass, but N and P concentrations are also lower in forests above 1500 m. Tropical montane soils usually have more soil organic matter per unit ground area; N mineralization levels are lower at higher altitudes in Costa Rica, and extractable and total soil P are lower in sites with lower litterfall P concentrations. We speculate that many lowland forests are limited by P and many montane forests by N. Fertilization studies on ash-derived montane soils in Hawai'i showed a trend for a switch from N limitation on young soils to P, or N and P, limitation on soils over older substrates. Jamaican montane trees were limited by N and by P separately. Venezuelan montane trees were limited by N. The sites in Jamaica and Venezuela have soils of indeterminate age. Taken together these results show that nutrient limitation is widespread in montane soils (all sites have responded to at least one nutrient) and that the particular nutrient(s) that limit(s) production may differ for explicable reasons. First results from lowland forests on sandy soils in Kalimantan show N or simultaneous N and P limitation. Many more experiments, especially in lowland forests, are needed to test our speculation that P usually limits productivity in tropical lowland rain forests and that N limits productivity in tropical montane rain forests.&quot;,&quot;publisher&quot;:&quot;Wiley&quot;,&quot;issue&quot;:&quot;1&quot;,&quot;volume&quot;:&quot;79&quot;},&quot;isTemporary&quot;:false},{&quot;id&quot;:&quot;59093e1f-27e7-31c2-9d15-de515e1ffaf1&quot;,&quot;itemData&quot;:{&quot;type&quot;:&quot;article-journal&quot;,&quot;id&quot;:&quot;59093e1f-27e7-31c2-9d15-de515e1ffaf1&quot;,&quot;title&quot;:&quot;Foliar nitrogen and phosphorus accumulation responses after fertilization: an example from nutrient-limited Hawaiian forests&quot;,&quot;author&quot;:[{&quot;family&quot;:&quot;Ostertag&quot;,&quot;given&quot;:&quot;Rebecca&quot;,&quot;parse-names&quot;:false,&quot;dropping-particle&quot;:&quot;&quot;,&quot;non-dropping-particle&quot;:&quot;&quot;}],&quot;container-title&quot;:&quot;Plant and Soil 2010 334:1&quot;,&quot;accessed&quot;:{&quot;date-parts&quot;:[[2026,6,8]]},&quot;DOI&quot;:&quot;10.1007/S11104-010-0281-X&quot;,&quot;ISSN&quot;:&quot;1573-5036&quot;,&quot;URL&quot;:&quot;https://link.springer.com/article/10.1007/s11104-010-0281-x&quot;,&quot;issued&quot;:{&quot;date-parts&quot;:[[2010,1,26]]},&quot;page&quot;:&quot;85-98&quot;,&quot;abstract&quot;:&quot;How plants respond to long-term nutrient enrichment can provide insights into physiological and evolutionary constraints in various ecosystems. The present study examined foliar concentrations after fertilization—to determine if nutrient accumulation responses of the most abundant species in a plant community reflect differences in N and P uptake and storage. Using a chronosequence in the Hawaiian Islands that differs in N and P availability, it was shown that after fertilization, plants increase foliar P to a much greater degree than foliar N, as indicated by response ratios. In addition, foliar P responses after fertilization were more variable and largely driving the observed changes in N:P values. Across species, both inorganic and organic P increased but neither form of N increased significantly. This pattern of P accumulation was consistent across 13 species of varying life forms and occurred at both the N-limited and P-limited site, although its magnitude was larger at the P-limited site. Foliar P accumulation after nutrient enrichment may indicate nutrient storage and may have evolved to be a general strategy to deal with uncertainties in P availability. Storage of P complicates interpretations of N:P values and the determination of nutrient limitation.&quot;,&quot;publisher&quot;:&quot;Springer&quot;,&quot;issue&quot;:&quot;1&quot;,&quot;volume&quot;:&quot;334&quot;,&quot;container-title-short&quot;:&quot;&quot;},&quot;isTemporary&quot;:false},{&quot;id&quot;:&quot;0a5046a4-f1f2-35fa-af39-7dadaf567ffd&quot;,&quot;itemData&quot;:{&quot;type&quot;:&quot;article-journal&quot;,&quot;id&quot;:&quot;0a5046a4-f1f2-35fa-af39-7dadaf567ffd&quot;,&quot;title&quot;:&quot;Plant acclimation to long-term high nitrogen deposition in an N-rich tropical forest&quot;,&quot;author&quot;:[{&quot;family&quot;:&quot;Lu&quot;,&quot;given&quot;:&quot;Xiankai&quot;,&quot;parse-names&quot;:false,&quot;dropping-particle&quot;:&quot;&quot;,&quot;non-dropping-particle&quot;:&quot;&quot;},{&quot;family&quot;:&quot;Vitousek&quot;,&quot;given&quot;:&quot;Peter M.&quot;,&quot;parse-names&quot;:false,&quot;dropping-particle&quot;:&quot;&quot;,&quot;non-dropping-particle&quot;:&quot;&quot;},{&quot;family&quot;:&quot;Mao&quot;,&quot;given&quot;:&quot;Qinggong&quot;,&quot;parse-names&quot;:false,&quot;dropping-particle&quot;:&quot;&quot;,&quot;non-dropping-particle&quot;:&quot;&quot;},{&quot;family&quot;:&quot;Gilliam&quot;,&quot;given&quot;:&quot;Frank S.&quot;,&quot;parse-names&quot;:false,&quot;dropping-particle&quot;:&quot;&quot;,&quot;non-dropping-particle&quot;:&quot;&quot;},{&quot;family&quot;:&quot;Luo&quot;,&quot;given&quot;:&quot;Yiqi&quot;,&quot;parse-names&quot;:false,&quot;dropping-particle&quot;:&quot;&quot;,&quot;non-dropping-particle&quot;:&quot;&quot;},{&quot;family&quot;:&quot;Zhou&quot;,&quot;given&quot;:&quot;Guoyi&quot;,&quot;parse-names&quot;:false,&quot;dropping-particle&quot;:&quot;&quot;,&quot;non-dropping-particle&quot;:&quot;&quot;},{&quot;family&quot;:&quot;Zou&quot;,&quot;given&quot;:&quot;Xiaoming&quot;,&quot;parse-names&quot;:false,&quot;dropping-particle&quot;:&quot;&quot;,&quot;non-dropping-particle&quot;:&quot;&quot;},{&quot;family&quot;:&quot;Bai&quot;,&quot;given&quot;:&quot;Edith&quot;,&quot;parse-names&quot;:false,&quot;dropping-particle&quot;:&quot;&quot;,&quot;non-dropping-particle&quot;:&quot;&quot;},{&quot;family&quot;:&quot;Scanlon&quot;,&quot;given&quot;:&quot;Todd M.&quot;,&quot;parse-names&quot;:false,&quot;dropping-particle&quot;:&quot;&quot;,&quot;non-dropping-particle&quot;:&quot;&quot;},{&quot;family&quot;:&quot;Hou&quot;,&quot;given&quot;:&quot;Enqing&quot;,&quot;parse-names&quot;:false,&quot;dropping-particle&quot;:&quot;&quot;,&quot;non-dropping-particle&quot;:&quot;&quot;},{&quot;family&quot;:&quot;Mo&quot;,&quot;given&quot;:&quot;Jiangming&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4,1]]},&quot;DOI&quot;:&quot;10.1073/PNAS.1720777115;WGROUP:STRING:PUBLICATION&quot;,&quot;ISSN&quot;:&quot;10916490&quot;,&quot;PMID&quot;:&quot;29717039&quot;,&quot;URL&quot;:&quot;/doi/pdf/10.1073/pnas.1720777115?download=true&quot;,&quot;issued&quot;:{&quot;date-parts&quot;:[[2018,5,15]]},&quot;page&quot;:&quot;5187-5192&quot;,&quot;abstract&quot;:&quot;Anthropogenic nitrogen (N) deposition has accelerated terrestrial N cycling at regional and global scales, causing nutrient imbalance in many natural and seminatural ecosystems. How added N affects ecosystems where N is already abundant, and how plants acclimate to chronic N deposition in such circumstances, remains poorly understood. Here, we conducted an experiment employing a decade of N additions to examine ecosystem responses and plant acclimation to added N in an N-rich tropical forest. We found that N additions accelerated soil acidification and reduced biologically available cations (especially Ca and Mg) in soils, but plants maintained foliar nutrient supply at least in part by increasing transpiration while decreasing soil water leaching below the rooting zone. We suggest a hypothesis that cation-deficient plants can adjust to elevated N deposition by increasing transpiration and thereby maintaining nutrient balance. This result suggests that long-term elevated N deposition can alter hydrological cycling in N-rich forest ecosystems.&quot;,&quot;publisher&quot;:&quot;National Academy of Sciences&quot;,&quot;issue&quot;:&quot;20&quot;,&quot;volume&quot;:&quot;115&quot;},&quot;isTemporary&quot;:false},{&quot;id&quot;:&quot;3720e60b-f3f5-3a0d-88cd-8fb5847462cd&quot;,&quot;itemData&quot;:{&quot;type&quot;:&quot;article-journal&quot;,&quot;id&quot;:&quot;3720e60b-f3f5-3a0d-88cd-8fb5847462cd&quot;,&quot;title&quot;:&quot;Long-term nitrogen deposition linked to reduced water use efficiency in forests with low phosphorus availability&quot;,&quot;author&quot;:[{&quot;family&quot;:&quot;Huang&quot;,&quot;given&quot;:&quot;Zhiqun&quot;,&quot;parse-names&quot;:false,&quot;dropping-particle&quot;:&quot;&quot;,&quot;non-dropping-particle&quot;:&quot;&quot;},{&quot;family&quot;:&quot;Liu&quot;,&quot;given&quot;:&quot;Bao&quot;,&quot;parse-names&quot;:false,&quot;dropping-particle&quot;:&quot;&quot;,&quot;non-dropping-particle&quot;:&quot;&quot;},{&quot;family&quot;:&quot;Davis&quot;,&quot;given&quot;:&quot;Murray&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Billings&quot;,&quot;given&quot;:&quot;Sharon&quot;,&quot;parse-names&quot;:false,&quot;dropping-particle&quot;:&quot;&quot;,&quot;non-dropping-particle&quot;:&quot;&quot;}],&quot;container-title&quot;:&quot;New Phytologist&quot;,&quot;accessed&quot;:{&quot;date-parts&quot;:[[2026,2,16]]},&quot;DOI&quot;:&quot;10.1111/nph.13785&quot;,&quot;ISSN&quot;:&quot;14698137&quot;,&quot;PMID&quot;:&quot;26661404&quot;,&quot;URL&quot;:&quot;https://onlinelibrary.wiley.com/doi/full/10.1111/nph.13785&quot;,&quot;issued&quot;:{&quot;date-parts&quot;:[[2016,4,1]]},&quot;page&quot;:&quot;431-442&quot;,&quot;abstract&quot;:&quot;The impact of long-term nitrogen (N) deposition is under-studied in phosphorus (P)-limited subtropical forests. We exploited historically collected herbarium specimens to investigate potential physiological responses of trees in three subtropical forests representing an urban-to-rural gradient, across which N deposition has probably varied over the past six decades. We measured foliar [N] and [P] and stable carbon (δ13C), oxygen (δ18O) and nitrogen (δ15N) isotopic compositions in tissue from herbarium specimens of plant species collected from 1947 to 2014. Foliar [N] and N : P increased, and δ15N and [P] decreased in the two forests close to urban centers. Consistent with recent studies demonstrating that N deposition in the region is 15N-depleted, these data suggest that the increased foliar [N] and N : P, and decreased [P], may be attributable to atmospheric deposition and associated enhancement of P limitation. Estimates of intrinsic water use efficiency calculated from foliar δ13C decreased by c. 30% from the 1950s to 2014, contrasting with multiple studies investigating similar parameters in N-limited forests. This effect may reflect decreased photosynthesis, as suggested by a conceptual model of foliar δ13C and δ18O. Long-term N deposition may exacerbate P limitation and mitigate projected increases in carbon stocks driven by elevated CO2 in forests on P-limited soils.&quot;,&quot;publisher&quot;:&quot;Blackwell Publishing Ltd&quot;,&quot;issue&quot;:&quot;2&quot;,&quot;volume&quot;:&quot;210&quot;,&quot;container-title-short&quot;:&quot;&quot;},&quot;isTemporary&quot;:false}]},{&quot;citationID&quot;:&quot;MENDELEY_CITATION_4dfcf3c5-dce8-4ddf-8544-978e8fcf54c7&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NGRmY2YzYzUtZGNlOC00ZGRmLTg1NDQtOTc4ZThmY2Y1NGM3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f5cd5a3c-f7c1-498c-9aa9-1ae9e278814b&quot;,&quot;properties&quot;:{&quot;noteIndex&quot;:0},&quot;isEdited&quot;:false,&quot;manualOverride&quot;:{&quot;isManuallyOverridden&quot;:false,&quot;citeprocText&quot;:&quot;(Velescu et al., 2026)&quot;,&quot;manualOverrideText&quot;:&quot;&quot;},&quot;citationTag&quot;:&quot;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XX0=&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accessed&quot;:{&quot;date-parts&quot;:[[2026,2,16]]},&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container-title-short&quot;:&quot;Geoderma&quot;},&quot;isTemporary&quot;:false}]},{&quot;citationID&quot;:&quot;MENDELEY_CITATION_58ba7d47-dc16-445a-afd5-233935e83531&quot;,&quot;properties&quot;:{&quot;noteIndex&quot;:0},&quot;isEdited&quot;:false,&quot;manualOverride&quot;:{&quot;isManuallyOverridden&quot;:false,&quot;citeprocText&quot;:&quot;(Pierick et al., 2024)&quot;,&quot;manualOverrideText&quot;:&quot;&quot;},&quot;citationTag&quot;:&quot;MENDELEY_CITATION_v3_eyJjaXRhdGlvbklEIjoiTUVOREVMRVlfQ0lUQVRJT05fNThiYTdkNDctZGMxNi00NDVhLWFmZDUtMjMzOTM1ZTgzNTMx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NvbnRhaW5lci10aXRsZS1zaG9ydCI6IkZ1bmN0LiBFY29sLi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fSwiaXNUZW1wb3JhcnkiOmZhbHNlfV19&quot;,&quot;citationItems&quot;:[{&quot;id&quot;:&quot;7e7d24e7-7cf3-331f-bb32-acd3d908fc68&quot;,&quot;itemData&quot;:{&quot;type&quot;:&quot;article-journal&quot;,&quot;id&quot;:&quot;7e7d24e7-7cf3-331f-bb32-acd3d908fc68&quot;,&quot;title&quot;:&quot;Above- and belowground strategies of tropical montane tree species are coordinated and driven by small-scale nitrogen availability&quot;,&quot;author&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family&quot;:&quot;Link&quot;,&quot;given&quot;:&quot;Roman M.&quot;,&quot;parse-names&quot;:false,&quot;dropping-particle&quot;:&quot;&quot;,&quot;non-dropping-particle&quot;:&quot;&quot;},{&quot;family&quot;:&quot;Báez&quot;,&quot;given&quot;:&quot;Selene&quot;,&quot;parse-names&quot;:false,&quot;dropping-particle&quot;:&quot;&quot;,&quot;non-dropping-particle&quot;:&quot;&quot;},{&quot;family&quot;:&quot;Velescu&quot;,&quot;given&quot;:&quot;Andre&quot;,&quot;parse-names&quot;:false,&quot;dropping-particle&quot;:&quot;&quot;,&quot;non-dropping-particle&quot;:&quot;&quot;},{&quot;family&quot;:&quot;Wilcke&quot;,&quot;given&quot;:&quot;Wolfgang&quot;,&quot;parse-names&quot;:false,&quot;dropping-particle&quot;:&quot;&quot;,&quot;non-dropping-particle&quot;:&quot;&quot;},{&quot;family&quot;:&quot;Homeier&quot;,&quot;given&quot;:&quot;Jürgen&quot;,&quot;parse-names&quot;:false,&quot;dropping-particle&quot;:&quot;&quot;,&quot;non-dropping-particle&quot;:&quot;&quot;}],&quot;container-title&quot;:&quot;Functional Ecology&quot;,&quot;container-title-short&quot;:&quot;Funct. Ecol.&quot;,&quot;accessed&quot;:{&quot;date-parts&quot;:[[2026,4,9]]},&quot;DOI&quot;:&quot;10.1111/1365-2435.14554;PAGE:STRING:ARTICLE/CHAPTER&quot;,&quot;ISSN&quot;:&quot;13652435&quot;,&quot;URL&quot;:&quot;/doi/pdf/10.1111/1365-2435.14554&quot;,&quot;issued&quot;:{&quot;date-parts&quot;:[[2024,6,1]]},&quot;page&quot;:&quot;1364-1377&quot;,&quot;abstract&quot;:&quot;The question whether the strategies of above- and belowground plant organs are coordinated as predicted by the plant economics spectrum theory is still under debate. We aim to determine the leading dimensions of tree trait variation for above- and belowground functional traits, and test whether they represent spectra of adaptation along a soil fertility gradient in tropical Andean forests. We measured leaf, stem and fine root functional traits, and individual-level soil nutrient availability for 433 trees from 52 species at three elevations between 1000 and 3000 m a.s.l. We found close coordination between above– and belowground functional traits related to the trade-off between resource acquisition and conservation, whereas root diameter and specific root length formed an independent axis of covarying traits. The position of a tree species along the acquisition–conservation axis of the trait space was closely associated with local soil nitrogen, but not phosphorus, availability. Our results imply that above- and belowground plant functional traits determine at which edaphic microhabitats coexisting tree species can grow, which is potentially crucial for understanding community assembly in species-rich tropical montane forests. Read the free Plain Language Summary for this article on the Journal blog.&quot;,&quot;publisher&quot;:&quot;British Ecological Society&quot;,&quot;issue&quot;:&quot;6&quot;,&quot;volume&quot;:&quot;38&quot;},&quot;isTemporary&quot;:false}]},{&quot;citationID&quot;:&quot;MENDELEY_CITATION_e6877bd6-dd8a-40dd-ab22-09441748cab1&quot;,&quot;properties&quot;:{&quot;noteIndex&quot;:0},&quot;isEdited&quot;:false,&quot;manualOverride&quot;:{&quot;isManuallyOverridden&quot;:true,&quot;citeprocText&quot;:&quot;(Homeier &amp;#38; Leuschner, 2021b; Wilcke et al., 2009)&quot;,&quot;manualOverrideText&quot;:&quot;Homeier &amp; Leuschner, 2021a; Wilcke et al., 2009)&quot;},&quot;citationTag&quot;:&quot;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&quot;,&quot;citationItems&quot;:[{&quot;id&quot;:&quot;cdb25cab-230e-3470-af87-1bbda59db74e&quot;,&quot;itemData&quot;:{&quot;type&quot;:&quot;article-journal&quot;,&quot;id&quot;:&quot;cdb25cab-230e-3470-af87-1bbda59db74e&quot;,&quot;title&quot;:&quot;Factors controlling the productivity of tropical Andean forests: Climate and soil are more important than tree diversity&quot;,&quot;author&quot;:[{&quot;family&quot;:&quot;Homeier&quot;,&quot;given&quot;:&quot;Jurgen&quot;,&quot;parse-names&quot;:false,&quot;dropping-particle&quot;:&quot;&quot;,&quot;non-dropping-particle&quot;:&quot;&quot;},{&quot;family&quot;:&quot;Leuschner&quot;,&quot;given&quot;:&quot;Christoph&quot;,&quot;parse-names&quot;:false,&quot;dropping-particle&quot;:&quot;&quot;,&quot;non-dropping-particle&quot;:&quot;&quot;}],&quot;container-title&quot;:&quot;Biogeosciences&quot;,&quot;accessed&quot;:{&quot;date-parts&quot;:[[2024,1,1]]},&quot;DOI&quot;:&quot;10.5194/BG-18-1525-2021&quot;,&quot;ISSN&quot;:&quot;17264189&quot;,&quot;issued&quot;:{&quot;date-parts&quot;:[[2021,3,3]]},&quot;page&quot;:&quot;1525-1541&quot;,&quot;abstract&quot;:&quot;Theory predicts positive effects of species richness on the productivity of plant communities through complementary resource use and facilitative interactions between species. Results from manipulative experiments with tropical tree species indicate a positive diversity productivity relationship (DPR), but the existing evidence from natural forests is scarce and contradictory. We studied forest aboveground productivity in more than 80 humid tropical montane oldgrowth forests in two highly diverse Andean regions with large geological and topographic heterogeneity and related productivity to tree diversity and climatic, edaphic and stand structural factors with a likely influence on productivity. Main determinants of wood production in the perhumid study regions were elevation (as a proxy for temperature), soil nutrient (N, P and base cation) availability and forest structural parameters (wood specific gravity, aboveground biomass). Tree diversity had only a small positive influence on productivity, even though tree species numbers varied largely (6 27 species per 0.04 ha). We conclude that the productivity of highly diverse Neotropical montane forests is primarily controlled by thermal and edaphic factors and stand structural properties, while tree diversity is of minor importance.&quot;,&quot;publisher&quot;:&quot;Copernicus GmbH&quot;,&quot;issue&quot;:&quot;4&quot;,&quot;volume&quot;:&quot;18&quot;,&quot;container-title-short&quot;:&quot;&quot;},&quot;isTemporary&quot;:false},{&quot;id&quot;:&quot;02049bc3-adfd-35be-b0ad-623ca908a730&quot;,&quot;itemData&quot;:{&quot;type&quot;:&quot;article-journal&quot;,&quot;id&quot;:&quot;02049bc3-adfd-35be-b0ad-623ca908a730&quot;,&quot;title&quot;:&quot;Response of water and nutrient fluxes to improvement fellings in a tropical montane forest in Ecuador&quot;,&quot;groupId&quot;:&quot;0ddf5ecd-4236-3341-87c1-d7bb37bbf47a&quot;,&quot;author&quot;:[{&quot;family&quot;:&quot;Wilcke&quot;,&quot;given&quot;:&quot;Wolfgang&quot;,&quot;parse-names&quot;:false,&quot;dropping-particle&quot;:&quot;&quot;,&quot;non-dropping-particle&quot;:&quot;&quot;},{&quot;family&quot;:&quot;Günter&quot;,&quot;given&quot;:&quot;Sven&quot;,&quot;parse-names&quot;:false,&quot;dropping-particle&quot;:&quot;&quot;,&quot;non-dropping-particle&quot;:&quot;&quot;},{&quot;family&quot;:&quot;Alt&quot;,&quot;given&quot;:&quot;Fabian&quot;,&quot;parse-names&quot;:false,&quot;dropping-particle&quot;:&quot;&quot;,&quot;non-dropping-particle&quot;:&quot;&quot;},{&quot;family&quot;:&quot;Geißler&quot;,&quot;given&quot;:&quot;Christiane&quot;,&quot;parse-names&quot;:false,&quot;dropping-particle&quot;:&quot;&quot;,&quot;non-dropping-particle&quot;:&quot;&quot;},{&quot;family&quot;:&quot;Boy&quot;,&quot;given&quot;:&quot;Jens&quot;,&quot;parse-names&quot;:false,&quot;dropping-particle&quot;:&quot;&quot;,&quot;non-dropping-particle&quot;:&quot;&quot;},{&quot;family&quot;:&quot;Knuth&quot;,&quot;given&quot;:&quot;Jana&quot;,&quot;parse-names&quot;:false,&quot;dropping-particle&quot;:&quot;&quot;,&quot;non-dropping-particle&quot;:&quot;&quot;},{&quot;family&quot;:&quot;Oelmann&quot;,&quot;given&quot;:&quot;Yvonne&quot;,&quot;parse-names&quot;:false,&quot;dropping-particle&quot;:&quot;&quot;,&quot;non-dropping-particle&quot;:&quot;&quot;},{&quot;family&quot;:&quot;Weber&quot;,&quot;given&quot;:&quot;Michael&quot;,&quot;parse-names&quot;:false,&quot;dropping-particle&quot;:&quot;&quot;,&quot;non-dropping-particle&quot;:&quot;&quot;},{&quot;family&quot;:&quot;Valarezo&quot;,&quot;given&quot;:&quot;Carlos&quot;,&quot;parse-names&quot;:false,&quot;dropping-particle&quot;:&quot;&quot;,&quot;non-dropping-particle&quot;:&quot;&quot;},{&quot;family&quot;:&quot;Mosandl&quot;,&quot;given&quot;:&quot;Reinhard&quot;,&quot;parse-names&quot;:false,&quot;dropping-particle&quot;:&quot;&quot;,&quot;non-dropping-particle&quot;:&quot;&quot;}],&quot;container-title&quot;:&quot;Forest Ecology and Management&quot;,&quot;accessed&quot;:{&quot;date-parts&quot;:[[2025,4,21]]},&quot;DOI&quot;:&quot;10.1016/J.FORECO.2008.11.036&quot;,&quot;ISSN&quot;:&quot;0378-1127&quot;,&quot;issued&quot;:{&quot;date-parts&quot;:[[2009,2,20]]},&quot;page&quot;:&quot;1292-1304&quot;,&quot;abstract&quot;:&quot;Management of natural forests might be one option to reduce the high deforestation rate in Ecuador. We therefore evaluated the response of water and nutrient cycles in a natural tropical montane forest to improvement fellings with the aim of favoring economically valuable target trees which will later be harvested with additional ecosystem impacts not considered here. The study was conducted at ca. 1900-2200 m above sea level in the south Ecuadorian Andes on the east-exposed slope of the east cordillera. In June 2004, one of two paired ca. 10-ha large catchments was thinned by felling 10.2% of the initial basal area (dbh ≥ 10 cm) on 30% of the catchment. The stems remained in situ. We measured ecosystem fluxes from rainfall via throughfall and stemflow to soil solution (litter leachate, soil solution at 15 and 30 cm depth) and stream flow between May 2004 and May 2005. After the fellings, soil solutions were extracted from the gaps created by the felled trees and the forest next to the gaps. We determined aboveground water fluxes by direct measurement and soil water fluxes with a budget approach. In the solutions, we measured concentrations of NH4+-N, NO3--N, total dissolved N, PO43--P, total dissolved P, Ca, Mg, K, Na, and Cl-. Fluxes were calculated as volume-weighted mean (vwm) concentrations times water fluxes. Dry deposition was estimated using Cl- as inert tracer. The fellings increased concentrations of N, K, Ca, and Mg in the organic layer of the resulting gaps compared with the forest next to the gaps (vwm concentrations of N: 6.4 mg l-1 in the forest next to the gap/8.7 mg l-1 in the gaps, K: 9.8/11, Mg: 1.8/3.0, Ca: 3.4/5.8). Lower nutrient concentrations and fluxes in the mineral soil of the gaps than in forest next to the gaps suggested that these nutrients were taken up by ground vegetation and target trees. The paired modified and undisturbed catchments had similar water and nutrient budgets. The fellings did not have a significant impact on the water and nutrient budget at the catchment scale. © 2008 Elsevier B.V. All rights reserved.&quot;,&quot;publisher&quot;:&quot;Elsevier&quot;,&quot;issue&quot;:&quot;4&quot;,&quot;volume&quot;:&quot;257&quot;,&quot;container-title-short&quot;:&quot;For. Ecol. Manage.&quot;},&quot;isTemporary&quot;:false}]},{&quot;citationID&quot;:&quot;MENDELEY_CITATION_a9d04849-d094-44a6-aecb-f776d71b2623&quot;,&quot;properties&quot;:{&quot;noteIndex&quot;:0},&quot;isEdited&quot;:false,&quot;manualOverride&quot;:{&quot;isManuallyOverridden&quot;:true,&quot;citeprocText&quot;:&quot;(Cárate-Tandalla et al., 2018)&quot;,&quot;manualOverrideText&quot;:&quot;Cárate-Tandalla et al., (2018)&quot;},&quot;citationTag&quot;:&quot;MENDELEY_CITATION_v3_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&quot;,&quot;citationItems&quot;:[{&quot;id&quot;:&quot;e2a906ad-dd8f-33d7-ac5a-d7e1e9f9d7ad&quot;,&quot;itemData&quot;:{&quot;type&quot;:&quot;article-journal&quot;,&quot;id&quot;:&quot;e2a906ad-dd8f-33d7-ac5a-d7e1e9f9d7ad&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container-title-short&quot;:&quot;Biotropica&quot;,&quot;DOI&quot;:&quot;10.1111/btp.12518&quot;,&quot;ISSN&quot;:&quot;17447429&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isTemporary&quot;:false}]},{&quot;citationID&quot;:&quot;MENDELEY_CITATION_7463bb5e-3c9d-43d1-a1b4-b14767980d76&quot;,&quot;properties&quot;:{&quot;noteIndex&quot;:0},&quot;isEdited&quot;:false,&quot;manualOverride&quot;:{&quot;isManuallyOverridden&quot;:true,&quot;citeprocText&quot;:&quot;(Homeier et al., 2013a)&quot;,&quot;manualOverrideText&quot;:&quot;Homeier et al., 2013a)&quot;},&quot;citationTag&quot;:&quot;MENDELEY_CITATION_v3_eyJjaXRhdGlvbklEIjoiTUVOREVMRVlfQ0lUQVRJT05fNzQ2M2JiNWUtM2M5ZC00M2QxLWExYjQtYjE0NzY3OTgwZDc2IiwicHJvcGVydGllcyI6eyJub3RlSW5kZXgiOjB9LCJpc0VkaXRlZCI6ZmFsc2UsIm1hbnVhbE92ZXJyaWRlIjp7ImlzTWFudWFsbHlPdmVycmlkZGVuIjp0cnVlLCJjaXRlcHJvY1RleHQiOiIoSG9tZWllciBldCBhbC4sIDIwMTNhKSIsIm1hbnVhbE92ZXJyaWRlVGV4dCI6IkhvbWVpZXIgZXQgYWwuLCAyMDEzYSk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1d38d7cf-a3b4-4865-97ae-95c57014d91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0489f061-9e55-40d8-a88a-09f9355d1fd5&quot;,&quot;properties&quot;:{&quot;noteIndex&quot;:0},&quot;isEdited&quot;:false,&quot;manualOverride&quot;:{&quot;isManuallyOverridden&quot;:false,&quot;citeprocText&quot;:&quot;(Lloyd et al., 2013)&quot;,&quot;manualOverrideText&quot;:&quot;&quot;},&quot;citationTag&quot;:&quot;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3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quot;,&quot;citationItems&quot;:[{&quot;id&quot;:&quot;6966cb77-d068-3650-80a0-8fb3f13d92b0&quot;,&quot;itemData&quot;:{&quot;type&quot;:&quot;article-journal&quot;,&quot;id&quot;:&quot;6966cb77-d068-3650-80a0-8fb3f13d92b0&quot;,&quot;title&quot;:&quot;Photosynthetically relevant foliar traits correlating better on a mass vs an area basis: Of ecophysiological relevance or just a case of mathematical imperatives and statistical quicksand?&quot;,&quot;author&quot;:[{&quot;family&quot;:&quot;Lloyd&quot;,&quot;given&quot;:&quot;Jon&quot;,&quot;parse-names&quot;:false,&quot;dropping-particle&quot;:&quot;&quot;,&quot;non-dropping-particle&quot;:&quot;&quot;},{&quot;family&quot;:&quot;Bloomfield&quot;,&quot;given&quot;:&quot;Keith&quot;,&quot;parse-names&quot;:false,&quot;dropping-particle&quot;:&quot;&quot;,&quot;non-dropping-particle&quot;:&quot;&quot;},{&quot;family&quot;:&quot;Domingues&quot;,&quot;given&quot;:&quot;Tomas F.&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4,27]]},&quot;DOI&quot;:&quot;10.1111/NPH.12281;PAGE:STRING:ARTICLE/CHAPTER&quot;,&quot;ISSN&quot;:&quot;14698137&quot;,&quot;URL&quot;:&quot;https://onlinelibrary.wiley.com/doi/full/10.1111/nph.12281&quot;,&quot;issued&quot;:{&quot;date-parts&quot;:[[2013,7,1]]},&quot;page&quot;:&quot;311-321&quot;,&quot;publisher&quot;:&quot;Blackwell Publishing Ltd&quot;,&quot;issue&quot;:&quot;2&quot;,&quot;volume&quot;:&quot;199&quot;,&quot;container-title-short&quot;:&quot;&quot;},&quot;isTemporary&quot;:false}]},{&quot;citationID&quot;:&quot;MENDELEY_CITATION_c6266bfb-3bc8-40e6-96c1-6c3f97e75912&quot;,&quot;properties&quot;:{&quot;noteIndex&quot;:0},&quot;isEdited&quot;:false,&quot;manualOverride&quot;:{&quot;isManuallyOverridden&quot;:true,&quot;citeprocText&quot;:&quot;(Andreu-Hayles et al., 2019)&quot;,&quot;manualOverrideText&quot;:&quot;Andreu-Hayles et al. (2019)&quot;},&quot;citationTag&quot;:&quot;MENDELEY_CITATION_v3_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&quot;,&quot;citationItems&quot;:[{&quot;id&quot;:&quot;98284f35-3413-3ab0-bbe1-4eda54d37fcc&quot;,&quot;itemData&quot;:{&quot;type&quot;:&quot;article-journal&quot;,&quot;id&quot;:&quot;98284f35-3413-3ab0-bbe1-4eda54d37fcc&quot;,&quot;title&quot;:&quot;A high yield cellulose extraction system for small whole wood samples and dual measurement of carbon and oxygen stable isotopes&quot;,&quot;groupId&quot;:&quot;0ddf5ecd-4236-3341-87c1-d7bb37bbf47a&quot;,&quot;author&quot;:[{&quot;family&quot;:&quot;Andreu-Hayles&quot;,&quot;given&quot;:&quot;Laia&quot;,&quot;parse-names&quot;:false,&quot;dropping-particle&quot;:&quot;&quot;,&quot;non-dropping-particle&quot;:&quot;&quot;},{&quot;family&quot;:&quot;Levesque&quot;,&quot;given&quot;:&quot;Mathieu&quot;,&quot;parse-names&quot;:false,&quot;dropping-particle&quot;:&quot;&quot;,&quot;non-dropping-particle&quot;:&quot;&quot;},{&quot;family&quot;:&quot;Martin-Benito&quot;,&quot;given&quot;:&quot;Dario&quot;,&quot;parse-names&quot;:false,&quot;dropping-particle&quot;:&quot;&quot;,&quot;non-dropping-particle&quot;:&quot;&quot;},{&quot;family&quot;:&quot;Huang&quot;,&quot;given&quot;:&quot;Wei&quot;,&quot;parse-names&quot;:false,&quot;dropping-particle&quot;:&quot;&quot;,&quot;non-dropping-particle&quot;:&quot;&quot;},{&quot;family&quot;:&quot;Harris&quot;,&quot;given&quot;:&quot;Ryan&quot;,&quot;parse-names&quot;:false,&quot;dropping-particle&quot;:&quot;&quot;,&quot;non-dropping-particle&quot;:&quot;&quot;},{&quot;family&quot;:&quot;Oelkers&quot;,&quot;given&quot;:&quot;Rose&quot;,&quot;parse-names&quot;:false,&quot;dropping-particle&quot;:&quot;&quot;,&quot;non-dropping-particle&quot;:&quot;&quot;},{&quot;family&quot;:&quot;Leland&quot;,&quot;given&quot;:&quot;Caroline&quot;,&quot;parse-names&quot;:false,&quot;dropping-particle&quot;:&quot;&quot;,&quot;non-dropping-particle&quot;:&quot;&quot;},{&quot;family&quot;:&quot;Martin-Fernández&quot;,&quot;given&quot;:&quot;Javier&quot;,&quot;parse-names&quot;:false,&quot;dropping-particle&quot;:&quot;&quot;,&quot;non-dropping-particle&quot;:&quot;&quot;},{&quot;family&quot;:&quot;Anchukaitis&quot;,&quot;given&quot;:&quot;Kevin J.&quot;,&quot;parse-names&quot;:false,&quot;dropping-particle&quot;:&quot;&quot;,&quot;non-dropping-particle&quot;:&quot;&quot;},{&quot;family&quot;:&quot;Helle&quot;,&quot;given&quot;:&quot;Gerhard&quot;,&quot;parse-names&quot;:false,&quot;dropping-particle&quot;:&quot;&quot;,&quot;non-dropping-particle&quot;:&quot;&quot;}],&quot;container-title&quot;:&quot;Chemical Geology&quot;,&quot;accessed&quot;:{&quot;date-parts&quot;:[[2024,2,11]]},&quot;DOI&quot;:&quot;10.1016/J.CHEMGEO.2018.09.007&quot;,&quot;ISSN&quot;:&quot;0009-2541&quot;,&quot;issued&quot;:{&quot;date-parts&quot;:[[2019,1,20]]},&quot;page&quot;:&quot;53-65&quot;,&quot;abstract&quot;:&quot;This paper describes devices to extract α-cellulose from small whole wood samples developed at the Lamont-Doherty Earth Observatory Tree-Ring Lab and explains the procedures for chemical extractions and for the dual analysis of carbon (δ 13 C) and oxygen (δ 18 O) stable isotopes. Here, we provide the necessary steps and guidelines for constructing a cellulose extraction system for small amounts of wood and leaves. The system allows the simultaneous extraction of cellulose from 150 samples by means of in-house filter tubes, where chemicals used for the cellulose extraction are exchanged and eliminated in batches. This new implementation diminishes the processing time, minimizes physical sample manipulation and potential errors, increases sample throughput, and reduces the amount of chemicals and analytic costs. We also describe the dual measurement of δ 13 C and δ 18 O ratios in tree-ring cellulose using high-temperature pyrolysis in a High Temperature Conversion Elemental Analyzer (TC/EA) interfaced with a Thermo Delta V plus mass spectrometer.&quot;,&quot;publisher&quot;:&quot;Elsevier&quot;,&quot;volume&quot;:&quot;504&quot;,&quot;container-title-short&quot;:&quot;Chem. Geol.&quot;},&quot;isTemporary&quot;:false}]},{&quot;citationID&quot;:&quot;MENDELEY_CITATION_cd1a34ea-beed-42c6-9fb0-8efdc59362d8&quot;,&quot;properties&quot;:{&quot;noteIndex&quot;:0},&quot;isEdited&quot;:false,&quot;manualOverride&quot;:{&quot;isManuallyOverridden&quot;:false,&quot;citeprocText&quot;:&quot;(Báez &amp;#38; Homeier, 2018; Baldos et al., 2015; Dietrich et al., 2016; Firn et al., 2019; Homeier et al., 2012a, 2013b, 2017)&quot;,&quot;manualOverrideText&quot;:&quot;&quot;},&quot;citationTag&quot;:&quot;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4iLCJwYXJzZS1uYW1lcyI6ZmFsc2UsImRyb3BwaW5nLXBhcnRpY2xlIjoiIiwibm9uLWRyb3BwaW5nLXBhcnRpY2xlIjoiIn0seyJmYW1pbHkiOiJNb3JnYW4iLCJnaXZlbiI6IkpvaG4gVy4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LiIsInBhcnNlLW5hbWVzIjpmYWxzZSwiZHJvcHBpbmctcGFydGljbGUiOiIiLCJub24tZHJvcHBpbmctcGFydGljbGUiOiIifSx7ImZhbWlseSI6IkFkbGVyIiwiZ2l2ZW4iOiJQZXRlciBCL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4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u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SLiIsInBhcnNlLW5hbWVzIjpmYWxzZSwiZHJvcHBpbmctcGFydGljbGUiOiIiLCJub24tZHJvcHBpbmctcGFydGljbGUiOiIifSx7ImZhbWlseSI6Ik1pdGNoZWxsIiwiZ2l2ZW4iOiJSYWNoZWwiLCJwYXJzZS1uYW1lcyI6ZmFsc2UsImRyb3BwaW5nLXBhcnRpY2xlIjoiIiwibm9uLWRyb3BwaW5nLXBhcnRpY2xlIjoiIn0seyJmYW1pbHkiOiJNb29yZSIsImdpdmVuIjoiSm9zbGluIEwu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&quot;,&quot;citationItems&quot;:[{&quot;id&quot;:&quot;ac94bf51-553e-33b2-b977-5a8303184ebc&quot;,&quot;itemData&quot;:{&quot;type&quot;:&quot;article-journal&quot;,&quot;id&quot;:&quot;ac94bf51-553e-33b2-b977-5a8303184ebc&quot;,&quot;title&quot;:&quot;Leaf nutrients, not specific leaf area, are consistent indicators of elevated nutrient inputs&quot;,&quot;groupId&quot;:&quot;0ddf5ecd-4236-3341-87c1-d7bb37bbf47a&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R.&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accessed&quot;:{&quot;date-parts&quot;:[[2026,4,1]]},&quot;DOI&quot;:&quot;10.1038/S41559-018-0790-1&quot;,&quot;ISSN&quot;:&quot;2397-334X&quot;,&quot;PMID&quot;:&quot;30718853&quot;,&quot;URL&quot;:&quot;https://pubmed.ncbi.nlm.nih.gov/30718853/&quot;,&quot;issued&quot;:{&quot;date-parts&quot;:[[2019,3,1]]},&quot;page&quot;:&quot;400-406&quot;,&quot;abstract&quot;:&quot;Leaf traits are frequently measured in ecology to provide a ‘common currency’ for predicting how anthropogenic pressures impact ecosystem function. Here, we test whether leaf traits consistently respond to experimental treatments across 27 globally distributed grassland sites across 4 continents. We find that specific leaf area (leaf area per unit mass)—a commonly measured morphological trait inferring shifts between plant growth strategies—did not respond to up to four years of soil nutrient additions. Leaf nitrogen, phosphorus and potassium concentrations increased in response to the addition of each respective soil nutrient. We found few significant changes in leaf traits when vertebrate herbivores were excluded in the short-term. Leaf nitrogen and potassium concentrations were positively correlated with species turnover, suggesting that interspecific trait variation was a significant predictor of leaf nitrogen and potassium, but not of leaf phosphorus concentration. Climatic conditions and pretreatment soil nutrient levels also accounted for significant amounts of variation in the leaf traits measured. Overall, we find that leaf morphological traits, such as specific leaf area, are not appropriate indicators of plant response to anthropogenic perturbations in grasslands.&quot;,&quot;publisher&quot;:&quot;Nat Ecol Evol&quot;,&quot;issue&quot;:&quot;3&quot;,&quot;volume&quot;:&quot;3&quot;,&quot;container-title-short&quot;:&quot;Nat. Ecol. Evol.&quot;},&quot;isTemporary&quot;:false},{&quot;id&quot;:&quot;23ac7ba5-9f8e-3f7c-9b7f-37331fb529e6&quot;,&quot;itemData&quot;:{&quot;type&quot;:&quot;article-journal&quot;,&quot;id&quot;:&quot;23ac7ba5-9f8e-3f7c-9b7f-37331fb529e6&quot;,&quot;title&quot;:&quot;Editorial: Tropical forest ecosystem responses to increasing nutrient availability&quot;,&quot;groupId&quot;:&quot;0ddf5ecd-4236-3341-87c1-d7bb37bbf47a&quot;,&quot;author&quot;:[{&quot;family&quot;:&quot;Homeier&quot;,&quot;given&quot;:&quot;Jürgen&quot;,&quot;parse-names&quot;:false,&quot;dropping-particle&quot;:&quot;&quot;,&quot;non-dropping-particle&quot;:&quot;&quot;},{&quot;family&quot;:&quot;Báez&quot;,&quot;given&quot;:&quot;Selene&quot;,&quot;parse-names&quot;:false,&quot;dropping-particle&quot;:&quot;&quot;,&quot;non-dropping-particle&quot;:&quot;&quot;},{&quot;family&quot;:&quot;Hertel&quot;,&quot;given&quot;:&quot;Dietrich&quot;,&quot;parse-names&quot;:false,&quot;dropping-particle&quot;:&quot;&quot;,&quot;non-dropping-particle&quot;:&quot;&quot;},{&quot;family&quot;:&quot;Leuschner&quot;,&quot;given&quot;:&quot;Christoph&quot;,&quot;parse-names&quot;:false,&quot;dropping-particle&quot;:&quot;&quot;,&quot;non-dropping-particle&quot;:&quot;&quot;}],&quot;container-title&quot;:&quot;Frontiers in Earth Science&quot;,&quot;accessed&quot;:{&quot;date-parts&quot;:[[2026,2,15]]},&quot;DOI&quot;:&quot;10.3389/feart.2017.00027&quot;,&quot;ISSN&quot;:&quot;22966463&quot;,&quot;URL&quot;:&quot;www.frontiersin.org&quot;,&quot;issued&quot;:{&quot;date-parts&quot;:[[2017,3,31]]},&quot;page&quot;:&quot;255840&quot;,&quot;abstract&quot;:&quot;Human activity is nowadays altering the structure and functioning of ecosystems in most regions of the world. While deforestation and conversion to agricultural land are the most visible threats to tropical forests worldwide, these systems are also increasingly exposed to atmospheric nutrient deposition and climate change (Lewis et al. 2009, 2015, Malhi et al. 2014, Newbold et al. 2014). Even the most remote tropical forest areas are expected to receive rising amounts of air-borne nutrients, which will have unknown consequences for the biogeochemical cycles, structure and functioning of these systems, no matter if they are within protected areas or not (e.g. Wilcke et al 2013, Fern&amp;#225;ndez-Martinez et al. 2014). In the decades to come, both climate change and atmospheric deposition likely will amplify the pressure exerted on the remaining tropical forests. Today, effects of global warming are already recognizable in the structure and species composition of tropical forests (e.g. Duque et al. 2015), and the foliar N concentrations of tropical trees have been found to increase in certain regions (e.g. Hietz et al. 2011). However, the effects of increased atmospheric nutrient deposition on the biological diversity and ecosystem functioning of tropical forests are currently poorly understood. No doubt, politicians, forest managers and scientists need a mechanistic understanding of the processes of change that are triggered by continued nutrient addition, in order to sustainably manage and conserve these systems in the future. Only in the last decade, increasing research efforts have been directed toward the understanding of the consequences of nutrient inputs for tropical ecosystems, including several replicated field experiments (e.g. Homeier et al. 2012, Wright et al. 2011). This special issue brings together the results from studies exploring the effects of experimental nutrient manipulation in tropical forests at different organization levels, ranging from single species to the ecosystem level. Six of the nine articles in the issue deal with the ongoing interdisciplinary nutrient manipulation experiment in perhumid Andean forests of southern Ecuador (NUMEX). They address a variety of topics, notably effects of N and/or P addition on soil carbon and nitrogen concentrations (Velescu et al. 2016), soil phosphatase activity (Dietrich et al. 2016), and soil N2O fluxes (M&amp;#252;ller et al. 2015) and soil aggregation (Camenzind et al. 2016), and they deal with the response of tree seedlings to increased nutrient availability (C&amp;#225;rate-Tandalla et al. 2015) and changes in the wood anatomy of a locally common tree species (Spannl et al. 2016). The paper by Powers et al. (2015) reviews the diversity of nutrient addition effects on tropical dry forests, and Ostertag &amp;amp; DiManno (2016) review plant foliar responses to N and P fertilization in different ecosystems based on a literature survey. Hofhansel et al. (2016) discuss potential interactive effects of nutrient addition and increasing atmospheric [CO2] in tropical Amazonian lowland forests as studied in the AmazonFACE and AFEX experiments. All studies report significant changes in the studied ecosystem components or processes in response to nutrient addition, highlighting the importance of even small alterations in the nutrient cycle of tropical forests for their functioning. The magnitude of potential tropical forest responses to increasing nutrient availability depends on the compartment considered and the amount and duration of nutrient addition, ranging from minor alterations in biogeochemical cycles or altered growth rates to shifts in species composition, biotic homogenization and markedly altered ecosystem services. Reactions at all organization levels are likely to be modified or amplified by feedback with other disturbances and could lead to a decrease of ecosystem resilience. Eventually, long-term nutrient deposition may result in alternative stable forest states or even novel ecosystems. Because of the ecological complexity of tropical forests with different forest types and even the species within a given forest responding in different ways to nutrient addition, well-designed comprehensive studies combining manipulative approaches with long-term monitoring are needed to be able to predict the fate of these systems during the next decades. Future studies should ideally combine the monitoring of climate, element fluxes and forest functioning with an evaluation of species composition and species performance (e.g. Fayle et al. 2015, Mori et al. 2017, Trumbore et al. 2015, Zhou et al. 2013). The recently obtained results suggest that study periods should have a minimum extension of ten years, since climate variation and specific weather events can interfere with the effects of altered nutrient availability. Since most tropical forests are by far too diverse to study every species, we suggest focusing primarily on abundant taxa and important functional species groups. Finally, to further understand how human activities are affecting tropical forest, modelling approaches are needed that integrate the observed process responses and help understand the mechanistic relationships that drive the change.&quot;,&quot;publisher&quot;:&quot;Frontiers Media SA&quot;,&quot;volume&quot;:&quot;5&quot;,&quot;container-title-short&quot;:&quot;Front. Earth Sci. (Lausanne).&quot;},&quot;isTemporary&quot;:false},{&quot;id&quot;:&quot;ef4c7faa-c7fe-3e45-8a2b-924c02fab9e8&quot;,&quot;itemData&quot;:{&quot;type&quot;:&quot;article-journal&quot;,&quot;id&quot;:&quot;ef4c7faa-c7fe-3e45-8a2b-924c02fab9e8&quot;,&quot;title&quot;:&quot;Effects of Nutrient Addition on the Productivity of Montane Forests and Implications for the Carbon Cycle&quot;,&quot;groupId&quot;:&quot;0ddf5ecd-4236-3341-87c1-d7bb37bbf47a&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5,3,26]]},&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id&quot;:&quot;ff24782c-757f-33b1-94a9-f2e502509c31&quot;,&quot;itemData&quot;:{&quot;type&quot;:&quot;article-journal&quot;,&quot;id&quot;:&quot;ff24782c-757f-33b1-94a9-f2e502509c31&quot;,&quot;title&quot;:&quot;Nutrient addition modifies phosphatase activities along an altitudinal gradient in a tropical montane forest in Southern Ecuador&quot;,&quot;groupId&quot;:&quot;0ddf5ecd-4236-3341-87c1-d7bb37bbf47a&quot;,&quot;author&quot;:[{&quot;family&quot;:&quot;Dietrich&quot;,&quot;given&quot;:&quot;Karla&quot;,&quot;parse-names&quot;:false,&quot;dropping-particle&quot;:&quot;&quot;,&quot;non-dropping-particle&quot;:&quot;&quot;},{&quot;family&quot;:&quot;Spoeri&quot;,&quot;given&quot;:&quot;Elena&quot;,&quot;parse-names&quot;:false,&quot;dropping-particle&quot;:&quot;&quot;,&quot;non-dropping-particle&quot;:&quot;&quot;},{&quot;family&quot;:&quot;Oelmann&quot;,&quot;given&quot;:&quot;Yvonne&quot;,&quot;parse-names&quot;:false,&quot;dropping-particle&quot;:&quot;&quot;,&quot;non-dropping-particle&quot;:&quot;&quot;}],&quot;container-title&quot;:&quot;Frontiers in Earth Science&quot;,&quot;accessed&quot;:{&quot;date-parts&quot;:[[2026,2,15]]},&quot;DOI&quot;:&quot;10.3389/feart.2016.00012&quot;,&quot;ISSN&quot;:&quot;22966463&quot;,&quot;URL&quot;:&quot;www.frontiersin.org&quot;,&quot;issued&quot;:{&quot;date-parts&quot;:[[2016,2,15]]},&quot;page&quot;:&quot;163776&quot;,&quot;abstract&quot;:&quot;Atmospheric nutrient deposition and climate change are expected to endanger the diversity of tropical forest ecosystems. Nitrogen (N) deposition might influence nutrient fluxes beyond the N cycle by a concomitant increased demand for other nutritional elements such as phosphorus (P). Organisms might respond to the increased P demand by enhanced activity of enzymes involved in releasing inorganic P from organic matter (OM). Our aims were to assess the effect of (i) climate shifts (approximatedby an altitudinal gradient), and (ii) nutrient addition (N, P, N+P) on phosphatase activity (PA) in organic layer and mineral soil of a tropical montane rainforest in Southern Ecuador. A nutrient manipulation experiment (NUMEX) was set up along an altitudinal gradient (1000, 2000, and 3000m a.s.l.). We determined PA and inorganic and total P concentrations. PA at 1000m was significantly lower (mean ± standard error: 48 ± 20 µmol p-NP g−1 dm h−1) as compared to 2000 and 3000m (119 ± 11 and 137 ± 19, respectively). One explanation might be that very rapid decomposition of OM at 1000m results in very thin organic layers reducing the stabilization of enzymes and thus, resulting in leaching loss of enzymes under the humid tropical climate. We found no effect of Naddition on PAneither in the organic layer nor in mineral soil, probably because of the lownutrient addition rates that showed ambiguous results so far on productivity measures as a proxy for Pdemand. In the organic layers of P and N+P treatments, we found decreased PA and increased concentrations of inorganic P. This indicates that the surplus of inorganic P reduced the biosynthesis of phosphatase enzymes. PA in megadiverse montane rainforests is likely to be unaffected by increased atmospheric N deposition but reduced upon atmospheric P deposition.&quot;,&quot;publisher&quot;:&quot;Frontiers Media SA&quot;,&quot;volume&quot;:&quot;4&quot;,&quot;container-title-short&quot;:&quot;Front. Earth Sci. (Lausanne).&quot;},&quot;isTemporary&quot;:false},{&quot;id&quot;:&quot;124a811d-cbe4-3854-a850-9abb972aca09&quot;,&quot;itemData&quot;:{&quot;type&quot;:&quot;article-journal&quot;,&quot;id&quot;:&quot;124a811d-cbe4-3854-a850-9abb972aca09&quot;,&quot;title&quot;:&quot;Tropical Andean Forests Are Highly Susceptible to Nutrient Inputs—Rapid Effects of Experimental N and P Addition to an Ecuadorian Montane Forest&quot;,&quot;groupId&quot;:&quot;0ddf5ecd-4236-3341-87c1-d7bb37bbf47a&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3,26]]},&quot;DOI&quot;:&quot;10.1371/JOURNAL.PONE.0047128&quot;,&quot;ISSN&quot;:&quot;1932-6203&quot;,&quot;PMID&quot;:&quot;23071734&quot;,&quot;URL&quot;:&quot;https://journals.plos.org/plosone/article?id=10.1371/journal.pone.0047128&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quot;,&quot;publisher&quot;:&quot;Public Library of Science&quot;,&quot;issue&quot;:&quot;10&quot;,&quot;volume&quot;:&quot;7&quot;,&quot;container-title-short&quot;:&quot;PLoS One&quot;},&quot;isTemporary&quot;:false},{&quot;id&quot;:&quot;4de44dc1-8408-34ed-87bb-32f2cccbb507&quot;,&quot;itemData&quot;:{&quot;type&quot;:&quot;article-journal&quot;,&quot;id&quot;:&quot;4de44dc1-8408-34ed-87bb-32f2cccbb507&quot;,&quot;title&quot;:&quot;Functional traits determine tree growth and ecosystem productivity of a tropical montane forest: Insights from a long-term nutrient manipulation experiment&quot;,&quot;groupId&quot;:&quot;0ddf5ecd-4236-3341-87c1-d7bb37bbf47a&quot;,&quot;author&quot;:[{&quot;family&quot;:&quot;Báez&quot;,&quot;given&quot;:&quot;Selene&quot;,&quot;parse-names&quot;:false,&quot;dropping-particle&quot;:&quot;&quot;,&quot;non-dropping-particle&quot;:&quot;&quot;},{&quot;family&quot;:&quot;Homeier&quot;,&quot;given&quot;:&quot;Jürgen&quot;,&quot;parse-names&quot;:false,&quot;dropping-particle&quot;:&quot;&quot;,&quot;non-dropping-particle&quot;:&quot;&quot;}],&quot;container-title&quot;:&quot;Global change biology&quot;,&quot;accessed&quot;:{&quot;date-parts&quot;:[[2026,2,15]]},&quot;DOI&quot;:&quot;10.1111/gcb.13905&quot;,&quot;ISSN&quot;:&quot;13652486&quot;,&quot;PMID&quot;:&quot;28921844&quot;,&quot;URL&quot;:&quot;https://pubmed.ncbi.nlm.nih.gov/28921844/&quot;,&quot;issued&quot;:{&quot;date-parts&quot;:[[2018,1,1]]},&quot;page&quot;:&quot;399-409&quot;,&quot;abstract&quot;:&quot;Trait-response effects are critical to forecast community structure and biomass production in highly diverse tropical forests. Ecological theory and few observation studies indicate that trees with acquisitive functional traits would respond more strongly to higher resource availability than those with conservative traits. We assessed how long-term tree growth in experimental nutrient addition plots (N, P, and N + P) varied as a function of morphological traits, tree size, and species identity. We also evaluated how trait-based responses affected stand scale biomass production considering the community structure. We found that tree growth depended on interactions between functional traits and the type or combination of nutrients added. Common species with acquisitive functional traits responded more strongly to nutrient addition, mainly to N + P. Phosphorous enhanced the growth rates of species with acquisitive and conservative traits, had mostly positive effects on common species and neutral or negative effects in rare species. Moreover, trees receiving N + P grew faster irrespective of their initial size relative to trees in control or to trees in other treatment plots. Finally, species responses were highly idiosyncratic suggesting that community processes including competition and niche dimensionality may be altered under increased resource availability. We found no statistically significant effects of nutrient additions on aboveground biomass productivity because acquisitive species had a limited potential to increase their biomass, possibly due to their generally lower wood density. In contrast, P addition increased the growth rates of species characterized by more conservative resource strategies (with higher wood density) that were poorly represented in the plant community. We provide the first long-term experimental evidence that trait-based responses, community structure, and community processes modulate the effects of increased nutrient availability on biomass productivity in a tropical forest.&quot;,&quot;publisher&quot;:&quot;Glob Chang Biol&quot;,&quot;issue&quot;:&quot;1&quot;,&quot;volume&quot;:&quot;24&quot;,&quot;container-title-short&quot;:&quot;Glob. Chang. Biol.&quot;},&quot;isTemporary&quot;:false},{&quot;id&quot;:&quot;bcc51685-4192-3915-a001-178ed6c03e68&quot;,&quot;itemData&quot;:{&quot;type&quot;:&quot;article-journal&quot;,&quot;id&quot;:&quot;bcc51685-4192-3915-a001-178ed6c03e68&quot;,&quot;title&quot;:&quot;Response of N cycling to nutrient inputs in forest soils across a 1000-3000 m elevation gradient in the Ecuadorian Andes&quot;,&quot;groupId&quot;:&quot;0ddf5ecd-4236-3341-87c1-d7bb37bbf47a&quot;,&quot;author&quot;:[{&quot;family&quot;:&quot;Baldos&quot;,&quot;given&quot;:&quot;Angelica P.&quot;,&quot;parse-names&quot;:false,&quot;dropping-particle&quot;:&quot;&quot;,&quot;non-dropping-particle&quot;:&quot;&quot;},{&quot;family&quot;:&quot;Corre&quot;,&quot;given&quot;:&quot;Marife D.&quot;,&quot;parse-names&quot;:false,&quot;dropping-particle&quot;:&quot;&quot;,&quot;non-dropping-particle&quot;:&quot;&quot;},{&quot;family&quot;:&quot;Veldkamp&quot;,&quot;given&quot;:&quot;Edzo&quot;,&quot;parse-names&quot;:false,&quot;dropping-particle&quot;:&quot;&quot;,&quot;non-dropping-particle&quot;:&quot;&quot;}],&quot;container-title&quot;:&quot;Ecology&quot;,&quot;accessed&quot;:{&quot;date-parts&quot;:[[2026,2,12]]},&quot;DOI&quot;:&quot;10.1890/14-0295.1&quot;,&quot;ISSN&quot;:&quot;00129658&quot;,&quot;PMID&quot;:&quot;26236871&quot;,&quot;URL&quot;:&quot;/doi/pdf/10.1890/14-0295.1&quot;,&quot;issued&quot;:{&quot;date-parts&quot;:[[2015,3,1]]},&quot;page&quot;:&quot;749-761&quot;,&quot;abstract&quot;:&quot;Large areas in the tropics receive elevated atmospheric nutrient inputs. Presently, little is known on how nitrogen (N) cycling in tropical montane forest soils will respond to such increased nutrient inputs. We assessed how gross rates of mineral N production (N mineralization and nitrification) and microbial N retention (NH4+ and NO3- immobilization and dissimilatory NO3- reduction to NH4+ [DNRA]) change with elevated N and phosphorus (P) inputs in montane forest soils at 1000-, 2000-, and 3000-m elevations in south Ecuador. At each elevation, four replicate plots (20×20 m each) of control, N (added at 50 kg N·ha-1·yr-1), P (added at 10 kg P·ha-1·yr-1), and combined N+ P additions have been established since 2008. We measured gross N cycling rates in 2010 and 2011, using 15N pool dilution techniques with in situ incubation of intact soil cores taken from the top 5 cm of soil. In control plots, gross soil-N cycling rates decreased with increase in elevation, and microbial N retention was tightly coupled with mineral N production. At 1000 m and 2000 m, four-year N and combined N + P additions increased gross mineral N production but decreased NH4+ and NO3- immobilization and DNRA compared to the control. At 3000 m, four-year N and combined N + P additions increased gross N mineralization rates and decreased DNRA compared to the control; although NH4+ and NO3- immobilization in the N and N+ P plots were not different from the control, these were lower than their respective mineral N production. At all elevations, decreased microbial N retention was accompanied by decreased microbial biomass C and C:N ratio. P addition did not affect any of the soil-N cycling processes. Our results signified that four years of N addition, at a rate expected to occur at these sites, uncoupled the soil-N cycling processes, as indicated by decreased microbial N retention. This fast response of soil-N cycling processes across elevations implies that greater attention should be paid to the biological implications on montane forests of such uncoupled soil-N cycling.&quot;,&quot;publisher&quot;:&quot;Ecological Society of America&quot;,&quot;issue&quot;:&quot;3&quot;,&quot;volume&quot;:&quot;96&quot;,&quot;container-title-short&quot;:&quot;Ecology&quot;},&quot;isTemporary&quot;:false}]},{&quot;citationID&quot;:&quot;MENDELEY_CITATION_bb9d9072-5094-458a-8617-f5b18a2ab0f8&quot;,&quot;properties&quot;:{&quot;noteIndex&quot;:0},&quot;isEdited&quot;:false,&quot;manualOverride&quot;:{&quot;isManuallyOverridden&quot;:true,&quot;citeprocText&quot;:&quot;(Cárate-Tandalla et al., 2018; Homeier et al., 2012b, 2021)&quot;,&quot;manualOverrideText&quot;:&quot;(Homeier et al., 2012b, 2021)&quot;},&quot;citationTag&quot;:&quot;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&quot;,&quot;citationItems&quot;:[{&quot;id&quot;:&quot;27203bbc-1849-31a7-8023-518eac3917a6&quot;,&quot;itemData&quot;:{&quot;type&quot;:&quot;article-journal&quot;,&quot;id&quot;:&quot;27203bbc-1849-31a7-8023-518eac3917a6&quot;,&quot;title&quot;:&quot;Leaf trait variation in species-rich tropical Andean forests&quot;,&quot;author&quot;:[{&quot;family&quot;:&quot;Homeier&quot;,&quot;given&quot;:&quot;Jürgen&quot;,&quot;parse-names&quot;:false,&quot;dropping-particle&quot;:&quot;&quot;,&quot;non-dropping-particle&quot;:&quot;&quot;},{&quot;family&quot;:&quot;Seeler&quot;,&quot;given&quot;:&quot;Tabea&quot;,&quot;parse-names&quot;:false,&quot;dropping-particle&quot;:&quot;&quot;,&quot;non-dropping-particle&quot;:&quot;&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container-title&quot;:&quot;Scientific reports&quot;,&quot;accessed&quot;:{&quot;date-parts&quot;:[[2026,4,9]]},&quot;DOI&quot;:&quot;10.1038/S41598-021-89190-8&quot;,&quot;ISSN&quot;:&quot;2045-2322&quot;,&quot;PMID&quot;:&quot;33976239&quot;,&quot;URL&quot;:&quot;https://pubmed.ncbi.nlm.nih.gov/33976239/&quot;,&quot;issued&quot;:{&quot;date-parts&quot;:[[2021,12,1]]},&quot;abstract&quot;:&quot;Screening species-rich communities for the variation in functional traits along environmental gradients may help understanding the abiotic drivers of plant performance in a mechanistic way. We investigated tree leaf trait variation along an elevation gradient (1000–3000 m) in highly diverse neotropical montane forests to test the hypothesis that elevational trait change reflects a trend toward more conservative resource use strategies at higher elevations, with interspecific trait variation decreasing and trait integration increasing due to environmental filtering. Analysis of trait variance partitioning across the 52 tree species revealed for most traits a dominant influence of phylogeny, except for SLA, leaf thickness and foliar Ca, where elevation was most influential. The community-level means of SLA, foliar N and Ca, and foliar N/P ratio decreased with elevation, while leaf thickness and toughness increased. The contribution of intraspecific variation was substantial at the community level in most traits, yet smaller than the interspecific component. Both within-species and between-species trait variation did not change systematically with elevation. High phylogenetic diversity, together with small-scale edaphic heterogeneity, cause large interspecific leaf trait variation in these hyper-diverse Andean forests. Trait network analysis revealed increasing leaf trait integration with elevation, suggesting stronger environmental filtering at colder and nutrient-poorer sites.&quot;,&quot;publisher&quot;:&quot;Sci Rep&quot;,&quot;issue&quot;:&quot;1&quot;,&quot;volume&quot;:&quot;11&quot;,&quot;container-title-short&quot;:&quot;Sci. Rep.&quot;},&quot;isTemporary&quot;:false},{&quot;id&quot;:&quot;e2a906ad-dd8f-33d7-ac5a-d7e1e9f9d7ad&quot;,&quot;itemData&quot;:{&quot;type&quot;:&quot;article-journal&quot;,&quot;id&quot;:&quot;e2a906ad-dd8f-33d7-ac5a-d7e1e9f9d7ad&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container-title-short&quot;:&quot;Biotropica&quot;,&quot;DOI&quot;:&quot;10.1111/btp.12518&quot;,&quot;ISSN&quot;:&quot;17447429&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isTemporary&quot;:false},{&quot;id&quot;:&quot;27a9dcaf-0fa1-3c69-a1d3-90c4b9e1aa5c&quot;,&quot;itemData&quot;:{&quot;type&quot;:&quot;article-journal&quot;,&quot;id&quot;:&quot;27a9dcaf-0fa1-3c69-a1d3-90c4b9e1aa5c&quot;,&quot;title&quot;:&quot;Tropical Andean Forests Are Highly Susceptible to Nutrient Inputs—Rapid Effects of Experimental N and P Addition to an Ecuadorian Montane Forest&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8,24]]},&quot;DOI&quot;:&quot;10.1371/JOURNAL.PONE.0047128&quot;,&quot;ISSN&quot;:&quot;19326203&quot;,&quot;PMID&quot;:&quot;23071734&quot;,&quot;URL&quot;:&quot;https://pmc.ncbi.nlm.nih.gov/articles/PMC3468540/&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 © 2012 Homeier et al.&quot;,&quot;issue&quot;:&quot;10&quot;,&quot;volume&quot;:&quot;7&quot;,&quot;container-title-short&quot;:&quot;PLoS One&quot;},&quot;isTemporary&quot;:false}]},{&quot;citationID&quot;:&quot;MENDELEY_CITATION_b235c7cf-7a8d-4c3e-bc66-d1ee60ff89e8&quot;,&quot;properties&quot;:{&quot;noteIndex&quot;:0},&quot;isEdited&quot;:false,&quot;manualOverride&quot;:{&quot;isManuallyOverridden&quot;:false,&quot;citeprocText&quot;:&quot;(Homeier &amp;#38; Leuschner, 2021a)&quot;,&quot;manualOverrideText&quot;:&quot;&quot;},&quot;citationTag&quot;:&quot;MENDELEY_CITATION_v3_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&quot;,&quot;citationItems&quot;:[{&quot;id&quot;:&quot;ced33381-be33-3e95-ae1c-bb760bc420bf&quot;,&quot;itemData&quot;:{&quot;type&quot;:&quot;article-journal&quot;,&quot;id&quot;:&quot;ced33381-be33-3e95-ae1c-bb760bc420bf&quot;,&quot;title&quot;:&quot;Factors controlling the productivity of tropical Andean forests: Climate and soil are more important than tree diversity&quot;,&quot;groupId&quot;:&quot;0ddf5ecd-4236-3341-87c1-d7bb37bbf47a&quot;,&quot;author&quot;:[{&quot;family&quot;:&quot;Homeier&quot;,&quot;given&quot;:&quot;Jurgen&quot;,&quot;parse-names&quot;:false,&quot;dropping-particle&quot;:&quot;&quot;,&quot;non-dropping-particle&quot;:&quot;&quot;},{&quot;family&quot;:&quot;Leuschner&quot;,&quot;given&quot;:&quot;Christoph&quot;,&quot;parse-names&quot;:false,&quot;dropping-particle&quot;:&quot;&quot;,&quot;non-dropping-particle&quot;:&quot;&quot;}],&quot;container-title&quot;:&quot;Biogeosciences&quot;,&quot;accessed&quot;:{&quot;date-parts&quot;:[[2024,1,1]]},&quot;DOI&quot;:&quot;10.5194/BG-18-1525-2021&quot;,&quot;ISSN&quot;:&quot;17264189&quot;,&quot;issued&quot;:{&quot;date-parts&quot;:[[2021,3,3]]},&quot;page&quot;:&quot;1525-1541&quot;,&quot;abstract&quot;:&quot;Theory predicts positive effects of species richness on the productivity of plant communities through complementary resource use and facilitative interactions between species. Results from manipulative experiments with tropical tree species indicate a positive diversity productivity relationship (DPR), but the existing evidence from natural forests is scarce and contradictory. We studied forest aboveground productivity in more than 80 humid tropical montane oldgrowth forests in two highly diverse Andean regions with large geological and topographic heterogeneity and related productivity to tree diversity and climatic, edaphic and stand structural factors with a likely influence on productivity. Main determinants of wood production in the perhumid study regions were elevation (as a proxy for temperature), soil nutrient (N, P and base cation) availability and forest structural parameters (wood specific gravity, aboveground biomass). Tree diversity had only a small positive influence on productivity, even though tree species numbers varied largely (6 27 species per 0.04 ha). We conclude that the productivity of highly diverse Neotropical montane forests is primarily controlled by thermal and edaphic factors and stand structural properties, while tree diversity is of minor importance.&quot;,&quot;publisher&quot;:&quot;Copernicus GmbH&quot;,&quot;issue&quot;:&quot;4&quot;,&quot;volume&quot;:&quot;18&quot;,&quot;container-title-short&quot;:&quot;&quot;},&quot;isTemporary&quot;:false}]},{&quot;citationID&quot;:&quot;MENDELEY_CITATION_4eb2298c-56ce-4bbe-8ae8-a9a0a580ee9f&quot;,&quot;properties&quot;:{&quot;noteIndex&quot;:0},&quot;isEdited&quot;:false,&quot;manualOverride&quot;:{&quot;isManuallyOverridden&quot;:false,&quot;citeprocText&quot;:&quot;(Homeier et al., 2021)&quot;,&quot;manualOverrideText&quot;:&quot;&quot;},&quot;citationTag&quot;:&quot;MENDELEY_CITATION_v3_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&quot;,&quot;citationItems&quot;:[{&quot;id&quot;:&quot;27203bbc-1849-31a7-8023-518eac3917a6&quot;,&quot;itemData&quot;:{&quot;type&quot;:&quot;article-journal&quot;,&quot;id&quot;:&quot;27203bbc-1849-31a7-8023-518eac3917a6&quot;,&quot;title&quot;:&quot;Leaf trait variation in species-rich tropical Andean forests&quot;,&quot;author&quot;:[{&quot;family&quot;:&quot;Homeier&quot;,&quot;given&quot;:&quot;Jürgen&quot;,&quot;parse-names&quot;:false,&quot;dropping-particle&quot;:&quot;&quot;,&quot;non-dropping-particle&quot;:&quot;&quot;},{&quot;family&quot;:&quot;Seeler&quot;,&quot;given&quot;:&quot;Tabea&quot;,&quot;parse-names&quot;:false,&quot;dropping-particle&quot;:&quot;&quot;,&quot;non-dropping-particle&quot;:&quot;&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container-title&quot;:&quot;Scientific reports&quot;,&quot;accessed&quot;:{&quot;date-parts&quot;:[[2026,4,9]]},&quot;DOI&quot;:&quot;10.1038/S41598-021-89190-8&quot;,&quot;ISSN&quot;:&quot;2045-2322&quot;,&quot;PMID&quot;:&quot;33976239&quot;,&quot;URL&quot;:&quot;https://pubmed.ncbi.nlm.nih.gov/33976239/&quot;,&quot;issued&quot;:{&quot;date-parts&quot;:[[2021,12,1]]},&quot;abstract&quot;:&quot;Screening species-rich communities for the variation in functional traits along environmental gradients may help understanding the abiotic drivers of plant performance in a mechanistic way. We investigated tree leaf trait variation along an elevation gradient (1000–3000 m) in highly diverse neotropical montane forests to test the hypothesis that elevational trait change reflects a trend toward more conservative resource use strategies at higher elevations, with interspecific trait variation decreasing and trait integration increasing due to environmental filtering. Analysis of trait variance partitioning across the 52 tree species revealed for most traits a dominant influence of phylogeny, except for SLA, leaf thickness and foliar Ca, where elevation was most influential. The community-level means of SLA, foliar N and Ca, and foliar N/P ratio decreased with elevation, while leaf thickness and toughness increased. The contribution of intraspecific variation was substantial at the community level in most traits, yet smaller than the interspecific component. Both within-species and between-species trait variation did not change systematically with elevation. High phylogenetic diversity, together with small-scale edaphic heterogeneity, cause large interspecific leaf trait variation in these hyper-diverse Andean forests. Trait network analysis revealed increasing leaf trait integration with elevation, suggesting stronger environmental filtering at colder and nutrient-poorer sites.&quot;,&quot;publisher&quot;:&quot;Sci Rep&quot;,&quot;issue&quot;:&quot;1&quot;,&quot;volume&quot;:&quot;11&quot;,&quot;container-title-short&quot;:&quot;Sci. Rep.&quot;},&quot;isTemporary&quot;:false}]},{&quot;citationID&quot;:&quot;MENDELEY_CITATION_f5f5d2af-1cb8-45f8-949f-b68efb9bf0ba&quot;,&quot;properties&quot;:{&quot;noteIndex&quot;:0},&quot;isEdited&quot;:false,&quot;manualOverride&quot;:{&quot;isManuallyOverridden&quot;:true,&quot;citeprocText&quot;:&quot;(Zhang et al., 2018)&quot;,&quot;manualOverrideText&quot;:&quot;(Zhang et al., 2018).&quot;},&quot;citationTag&quot;:&quot;MENDELEY_CITATION_v3_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&quot;,&quot;citationItems&quot;:[{&quot;id&quot;:&quot;93dfdf32-d7bc-3aec-a5a7-7797d7fe3964&quot;,&quot;itemData&quot;:{&quot;type&quot;:&quot;article-journal&quot;,&quot;id&quot;:&quot;93dfdf32-d7bc-3aec-a5a7-7797d7fe3964&quot;,&quot;title&quot;:&quot;Photosynthesis of subtropical forest species from different successional status in relation to foliar nutrients and phosphorus fractions&quot;,&quot;author&quot;:[{&quot;family&quot;:&quot;Zhang&quot;,&quot;given&quot;:&quot;Guihua&quot;,&quot;parse-names&quot;:false,&quot;dropping-particle&quot;:&quot;&quot;,&quot;non-dropping-particle&quot;:&quot;&quot;},{&quot;family&quot;:&quot;Zhang&quot;,&quot;given&quot;:&quot;Lingling&quot;,&quot;parse-names&quot;:false,&quot;dropping-particle&quot;:&quot;&quot;,&quot;non-dropping-particle&quot;:&quot;&quot;},{&quot;family&quot;:&quot;Wen&quot;,&quot;given&quot;:&quot;Dazhi&quot;,&quot;parse-names&quot;:false,&quot;dropping-particle&quot;:&quot;&quot;,&quot;non-dropping-particle&quot;:&quot;&quot;}],&quot;container-title&quot;:&quot;Scientific Reports 2018 8:1&quot;,&quot;accessed&quot;:{&quot;date-parts&quot;:[[2026,4,27]]},&quot;DOI&quot;:&quot;10.1038/s41598-018-28800-4&quot;,&quot;ISSN&quot;:&quot;2045-2322&quot;,&quot;PMID&quot;:&quot;29993018&quot;,&quot;URL&quot;:&quot;https://www.nature.com/articles/s41598-018-28800-4&quot;,&quot;issued&quot;:{&quot;date-parts&quot;:[[2018,7,11]]},&quot;page&quot;:&quot;10455-&quot;,&quot;abstract&quot;:&quot;The ecophysiological linkages of leaf nutrients to photosynthesis in subtropical forests along succession remain elusive. We measured photosynthetic parameters (Amax, Vcmax, Jmax, PPUE), leaf phosphorus (P) and nitrogen (N), foliar P fractions and LMA from 24 species (pioneer, generalist, and climax). Amax was significantly related to N and P for the pooled data, while significant relationship between Amax and P was only found in climax species. The mixed-effect model including variables (N, P, and SLA or LMA) for predicting Vcmax and Jmax best fitted but varied remarkably across succession. Climax species had higher N: P ratios, indicating an increasing P limitation at later succession stage; photosynthesis, however, did not show stronger P than N limitations across all species. Nevertheless, climax species appeared to increase nucleic acid P allocation and residual P utilization for growth, thereby reducing the overall demand for P. Our results indicate that the scaling of photosynthesis with other functional traits could not be uniform across succession, growth variables (e.g. photosynthesis) and species trait identity (e.g. successional strategy) should be considered in combination with N: P ratio when we investigate P limitation in subtropical forests, and variations in P allocation state further influencing photosynthetic rates and P-use efficiency.&quot;,&quot;publisher&quot;:&quot;Nature Publishing Group&quot;,&quot;issue&quot;:&quot;1&quot;,&quot;volume&quot;:&quot;8&quot;,&quot;container-title-short&quot;:&quot;&quot;},&quot;isTemporary&quot;:false}]},{&quot;citationID&quot;:&quot;MENDELEY_CITATION_2ea7f7dd-498a-45a1-ace3-3fbf44649db3&quot;,&quot;properties&quot;:{&quot;noteIndex&quot;:0},&quot;isEdited&quot;:false,&quot;manualOverride&quot;:{&quot;isManuallyOverridden&quot;:false,&quot;citeprocText&quot;:&quot;(Yan et al., 2022a)&quot;,&quot;manualOverrideText&quot;:&quot;&quot;},&quot;citationTag&quot;:&quot;MENDELEY_CITATION_v3_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&quot;,&quot;citationItems&quot;:[{&quot;id&quot;:&quot;0beae7da-8552-3a44-9194-b2796a5c13ef&quot;,&quot;itemData&quot;:{&quot;type&quot;:&quot;article-journal&quot;,&quot;id&quot;:&quot;0beae7da-8552-3a44-9194-b2796a5c13ef&quot;,&quot;title&quot;:&quot;Decadal nitrogen addition increases divergence in intrinsic water-use efficiency between sapling and mature larch plantations&quot;,&quot;groupId&quot;:&quot;0ddf5ecd-4236-3341-87c1-d7bb37bbf47a&quot;,&quot;author&quot;:[{&quot;family&quot;:&quot;Yan&quot;,&quot;given&quot;:&quot;Tao&quot;,&quot;parse-names&quot;:false,&quot;dropping-particle&quot;:&quot;&quot;,&quot;non-dropping-particle&quot;:&quot;&quot;},{&quot;family&quot;:&quot;Wang&quot;,&quot;given&quot;:&quot;Liying&quot;,&quot;parse-names&quot;:false,&quot;dropping-particle&quot;:&quot;&quot;,&quot;non-dropping-particle&quot;:&quot;&quot;},{&quot;family&quot;:&quot;Zhong&quot;,&quot;given&quot;:&quot;Tianyu&quot;,&quot;parse-names&quot;:false,&quot;dropping-particle&quot;:&quot;&quot;,&quot;non-dropping-particle&quot;:&quot;&quot;},{&quot;family&quot;:&quot;Fu&quot;,&quot;given&quot;:&quot;Chen&quot;,&quot;parse-names&quot;:false,&quot;dropping-particle&quot;:&quot;&quot;,&quot;non-dropping-particle&quot;:&quot;&quot;}],&quot;container-title&quot;:&quot;Forest Ecology and Management&quot;,&quot;accessed&quot;:{&quot;date-parts&quot;:[[2026,2,22]]},&quot;DOI&quot;:&quot;10.1016/j.foreco.2022.120494&quot;,&quot;ISSN&quot;:&quot;03781127&quot;,&quot;URL&quot;:&quot;https://doi.org/10.1093/treephys/tpy144&quot;,&quot;issued&quot;:{&quot;date-parts&quot;:[[2022,11,1]]},&quot;page&quot;:&quot;120494&quot;,&quot;abstract&quot;:&quot;Intrinsic water-use efficiency (iWUE) is the ratio of the photosynthetic assimilation rate to stomatal conductance and is tightly linked with tree growth and mortality. Increasing atmospheric nitrogen (N) deposition has been recognized to have a profound influence on ecosystem functioning, especially in typically N- and water-limited temperate forests. However, the effects of N deposition on leaf-derived iWUE estimates and the underlying physiological mechanisms remain poorly understood, as well as effects related to the developmental stage of temperate plantation forests. Using leaf stable carbon and oxygen isotope (δ13C and δ18O) approaches, we investigated iWUE of sapling and mature larch plantations subjected to decadal N addition in northern China. Results showed that saplings had significantly higher leaf iWUE compared to mature individuals. Long-term N addition significantly increased iWUE by 6.85% in the sapling stand, with no remarkable changes occurred in the mature stand. In saplings, the N-addition-induced increase in iWUE could be attributed to enhanced photosynthesis (illustrated by higher leaf N concentration), while leaf shading may cause lower leaf photosynthesis regardless of N level in mature trees. The higher and temporal stable leaf iWUE in saplings imply conservative water-use strategy, whereas the opposites in mature trees imply profligate water-use strategy. Thus, the divergent responses of iWUE to decadal N addition should be considered for sustainable forest development under increasing atmospheric N deposition conditions.&quot;,&quot;publisher&quot;:&quot;Elsevier&quot;,&quot;issue&quot;:&quot;4&quot;,&quot;volume&quot;:&quot;523&quot;,&quot;container-title-short&quot;:&quot;For. Ecol. Manage.&quot;},&quot;isTemporary&quot;:false}]},{&quot;citationID&quot;:&quot;MENDELEY_CITATION_f8bce3cf-85cc-48b5-99df-99d4e6cd2089&quot;,&quot;properties&quot;:{&quot;noteIndex&quot;:0},&quot;isEdited&quot;:false,&quot;manualOverride&quot;:{&quot;isManuallyOverridden&quot;:false,&quot;citeprocText&quot;:&quot;(Wittich et al., 2012)&quot;,&quot;manualOverrideText&quot;:&quot;&quot;},&quot;citationTag&quot;:&quot;MENDELEY_CITATION_v3_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&quot;,&quot;citationItems&quot;:[{&quot;id&quot;:&quot;44c95eff-3e5e-3b98-96f4-85f96520546c&quot;,&quot;itemData&quot;:{&quot;type&quot;:&quot;article-journal&quot;,&quot;id&quot;:&quot;44c95eff-3e5e-3b98-96f4-85f96520546c&quot;,&quot;title&quot;:&quot;Altitudinal Change in the Photosynthetic Capacity of Tropical Trees: A Case Study from Ecuador and a Pantropical Literature Analysis&quot;,&quot;author&quot;:[{&quot;family&quot;:&quot;Wittich&quot;,&quot;given&quot;:&quot;Bärbel&quot;,&quot;parse-names&quot;:false,&quot;dropping-particle&quot;:&quot;&quot;,&quot;non-dropping-particle&quot;:&quot;&quot;},{&quot;family&quot;:&quot;Horna&quot;,&quot;given&quot;:&quot;Viviana&quot;,&quot;parse-names&quot;:false,&quot;dropping-particle&quot;:&quot;&quot;,&quot;non-dropping-particle&quot;:&quot;&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container-title&quot;:&quot;Ecosystems 2012 15:6&quot;,&quot;accessed&quot;:{&quot;date-parts&quot;:[[2026,4,29]]},&quot;DOI&quot;:&quot;10.1007/S10021-012-9556-9&quot;,&quot;ISSN&quot;:&quot;1435-0629&quot;,&quot;URL&quot;:&quot;https://link.springer.com/article/10.1007/s10021-012-9556-9&quot;,&quot;issued&quot;:{&quot;date-parts&quot;:[[2012,6,29]]},&quot;page&quot;:&quot;958-973&quot;,&quot;abstract&quot;:&quot;In tropical mountains, trees are the dominant life form from sea level to above 4,000-m altitude under highly variable thermal conditions (range of mean annual temperatures: &amp;lt;8 to &amp;gt;28°C). How light-saturated net photosynthesis of tropical trees adapts to variation in temperature, atmospheric CO2 concentration, and further environmental factors, that change along elevation gradients, is not precisely known. With gas exchange measurements in mature trees, we determined light-saturated net photosynthesis at ambient temperature (T) and [CO2] (A sat) of 40 tree species from 21 families in tropical mountain forests at 1000-, 2000-, and 3000-m elevation in southern Ecuador. We tested the hypothesis that stand-level averages of A sat and leaf dark respiration (R D) per leaf area remain constant with elevation. Stand-level means of A sat were 8.8, 11.3, and 7.2&amp;nbsp;μmol&amp;nbsp;CO2&amp;nbsp;m−2&amp;nbsp;s−1; those of R D 0.8, 0.6, and 0.7&amp;nbsp;μmol&amp;nbsp;CO2&amp;nbsp;m−2&amp;nbsp;s−1 at 1000-, 2000-, and 3000-m elevation, respectively, with no significant altitudinal trend. We obtained coefficients of among-species variation in A sat and R D of 20–53% (n&amp;nbsp;=&amp;nbsp;10–16 tree species per stand). Examining our data in the context of a pan-tropical A sat data base for mature tropical trees (c. 170 species from 18 sites at variable elevation) revealed that area-based A sat decreases in tropical mountains by, on average, 1.3&amp;nbsp;μmol&amp;nbsp;CO2&amp;nbsp;m−2&amp;nbsp;s−1&amp;nbsp;per&amp;nbsp;km altitude increase (or by 0.2&amp;nbsp;μmol&amp;nbsp;CO2&amp;nbsp;m−2&amp;nbsp;s−1 per K temperature decrease). The A sat decrease occurred despite an increase in leaf mass per area with altitude. Local geological and soil fertility conditions and related foliar N and P concentrations considerably influenced the altitudinal A sat patterns. We conclude that elevation is an important influencing factor of the photosynthetic activity of tropical trees. Lowered A sat together with a reduced stand leaf area decrease canopy C gain with elevation in tropical mountains.&quot;,&quot;publisher&quot;:&quot;Springer&quot;,&quot;issue&quot;:&quot;6&quot;,&quot;volume&quot;:&quot;15&quot;,&quot;container-title-short&quot;:&quot;&quot;},&quot;isTemporary&quot;:false}]},{&quot;citationID&quot;:&quot;MENDELEY_CITATION_7a10af75-d690-47a8-984e-10de1228ba1c&quot;,&quot;properties&quot;:{&quot;noteIndex&quot;:0},&quot;isEdited&quot;:false,&quot;manualOverride&quot;:{&quot;isManuallyOverridden&quot;:false,&quot;citeprocText&quot;:&quot;(Lankhorst et al., 2025)&quot;,&quot;manualOverrideText&quot;:&quot;&quot;},&quot;citationTag&quot;:&quot;MENDELEY_CITATION_v3_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&quot;,&quot;citationItems&quot;:[{&quot;id&quot;:&quot;2bf8a275-3238-344c-b6ab-37c85369eaf5&quot;,&quot;itemData&quot;:{&quot;type&quot;:&quot;article-journal&quot;,&quot;id&quot;:&quot;2bf8a275-3238-344c-b6ab-37c85369eaf5&quot;,&quot;title&quot;:&quot;Nutrient availability increases photosynthetic capacity without altering the cost of resource use for photosynthesis&quot;,&quot;author&quot;:[{&quot;family&quot;:&quot;Lankhorst&quot;,&quot;given&quot;:&quot;Jan A.&quot;,&quot;parse-names&quot;:false,&quot;dropping-particle&quot;:&quot;&quot;,&quot;non-dropping-particle&quot;:&quot;&quot;},{&quot;family&quot;:&quot;Boer&quot;,&quot;given&quot;:&quot;Hugo J.&quot;,&quot;parse-names&quot;:false,&quot;dropping-particle&quot;:&quot;&quot;,&quot;non-dropping-particle&quot;:&quot;De&quot;},{&quot;family&quot;:&quot;Behling&quot;,&quot;given&quot;:&quot;Dorian C.&quot;,&quot;parse-names&quot;:false,&quot;dropping-particle&quot;:&quot;&quot;,&quot;non-dropping-particle&quot;:&quot;&quot;},{&quot;family&quot;:&quot;Drake&quot;,&quot;given&quot;:&quot;Paul L.&quot;,&quot;parse-names&quot;:false,&quot;dropping-particle&quot;:&quot;&quot;,&quot;non-dropping-particle&quot;:&quot;&quot;},{&quot;family&quot;:&quot;Perkowski&quot;,&quot;given&quot;:&quot;Evan A.&quot;,&quot;parse-names&quot;:false,&quot;dropping-particle&quot;:&quot;&quot;,&quot;non-dropping-particle&quot;:&quot;&quot;},{&quot;family&quot;:&quot;Rebel&quot;,&quot;given&quot;:&quot;Karin T.&quot;,&quot;parse-names&quot;:false,&quot;dropping-particle&quot;:&quot;&quot;,&quot;non-dropping-particle&quot;:&quot;&quot;}],&quot;container-title&quot;:&quot;AoB Plants&quot;,&quot;container-title-short&quot;:&quot;AoB Plants&quot;,&quot;accessed&quot;:{&quot;date-parts&quot;:[[2026,5,25]]},&quot;DOI&quot;:&quot;10.1093/AOBPLA/PLAF061&quot;,&quot;ISSN&quot;:&quot;20412851&quot;,&quot;PMID&quot;:&quot;41393500&quot;,&quot;URL&quot;:&quot;https://pmc.ncbi.nlm.nih.gov/articles/PMC12700163/&quot;,&quot;issued&quot;:{&quot;date-parts&quot;:[[2025,12,1]]},&quot;page&quot;:&quot;plaf061&quot;,&quot;abstract&quot;:&quot;Eco-evolutionary optimality (EEO) theory predicts that plants maximize resource investment in photosynthetic capacity at the lowest costs of acquiring and using such resources. However, current EEO-based models predict photosynthetic capacity based on climate alone, and omit costs for resource acquisition. To explore the link between leaf-level optimality and plant-level nitrogen acquisition costs across different soil environments, we grew two commonly co-occurring species in a greenhouse under three nutrient fertilization levels in sand and two natural soils with matching nutrient availability to the fertilization levels in sand. At the end of the experiment, we measured the maximum rate of Rubisco carboxylation (Vcmax), δ¹³C-derived leaf-to-air CO2 partial pressure ratio (ci/ca), and structural carbon costs for nitrogen acquisition. Increasing nutrient availability increased Vcmax (P &lt;. 001) and decreased carbon costs for nitrogen acquisition (P &lt;. 001), similarly in sand and natural soils (P &gt;. 1 for both). Yet, the leaf ci/ca remained unchanged across treatments in sand (P =. 426) and natural soils (P =. 499), consistent with the current EEO-models assumption of climate-dependent optimality. These findings support the general principle that nutrient scarcity increases acquisition costs, while also highlighting a gap in current model formulations that neglect nutrient effects on photosynthetic acclimation.&quot;,&quot;publisher&quot;:&quot;Oxford University Press&quot;,&quot;issue&quot;:&quot;6&quot;,&quot;volume&quot;:&quot;17&quot;},&quot;isTemporary&quot;:false}]},{&quot;citationID&quot;:&quot;MENDELEY_CITATION_f298e3e2-b9c1-402b-af53-ad0c327a9e29&quot;,&quot;properties&quot;:{&quot;noteIndex&quot;:0},&quot;isEdited&quot;:false,&quot;manualOverride&quot;:{&quot;isManuallyOverridden&quot;:false,&quot;citeprocText&quot;:&quot;(Yan et al., 2022b)&quot;,&quot;manualOverrideText&quot;:&quot;&quot;},&quot;citationTag&quot;:&quot;MENDELEY_CITATION_v3_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&quot;,&quot;citationItems&quot;:[{&quot;id&quot;:&quot;95607318-068b-3794-ad5d-e8887515a408&quot;,&quot;itemData&quot;:{&quot;type&quot;:&quot;article-journal&quot;,&quot;id&quot;:&quot;95607318-068b-3794-ad5d-e8887515a408&quot;,&quot;title&quot;:&quot;Decadal nitrogen addition increases divergence in intrinsic water-use efficiency between sapling and mature larch plantations&quot;,&quot;author&quot;:[{&quot;family&quot;:&quot;Yan&quot;,&quot;given&quot;:&quot;Tao&quot;,&quot;parse-names&quot;:false,&quot;dropping-particle&quot;:&quot;&quot;,&quot;non-dropping-particle&quot;:&quot;&quot;},{&quot;family&quot;:&quot;Wang&quot;,&quot;given&quot;:&quot;Liying&quot;,&quot;parse-names&quot;:false,&quot;dropping-particle&quot;:&quot;&quot;,&quot;non-dropping-particle&quot;:&quot;&quot;},{&quot;family&quot;:&quot;Zhong&quot;,&quot;given&quot;:&quot;Tianyu&quot;,&quot;parse-names&quot;:false,&quot;dropping-particle&quot;:&quot;&quot;,&quot;non-dropping-particle&quot;:&quot;&quot;},{&quot;family&quot;:&quot;Fu&quot;,&quot;given&quot;:&quot;Chen&quot;,&quot;parse-names&quot;:false,&quot;dropping-particle&quot;:&quot;&quot;,&quot;non-dropping-particle&quot;:&quot;&quot;}],&quot;container-title&quot;:&quot;Forest Ecology and Management&quot;,&quot;container-title-short&quot;:&quot;For. Ecol. Manage.&quot;,&quot;accessed&quot;:{&quot;date-parts&quot;:[[2026,2,22]]},&quot;DOI&quot;:&quot;10.1016/j.foreco.2022.120494&quot;,&quot;ISSN&quot;:&quot;03781127&quot;,&quot;URL&quot;:&quot;https://doi.org/10.1093/treephys/tpy144&quot;,&quot;issued&quot;:{&quot;date-parts&quot;:[[2022,11,1]]},&quot;page&quot;:&quot;120494&quot;,&quot;abstract&quot;:&quot;Intrinsic water-use efficiency (iWUE) is the ratio of the photosynthetic assimilation rate to stomatal conductance and is tightly linked with tree growth and mortality. Increasing atmospheric nitrogen (N) deposition has been recognized to have a profound influence on ecosystem functioning, especially in typically N- and water-limited temperate forests. However, the effects of N deposition on leaf-derived iWUE estimates and the underlying physiological mechanisms remain poorly understood, as well as effects related to the developmental stage of temperate plantation forests. Using leaf stable carbon and oxygen isotope (δ13C and δ18O) approaches, we investigated iWUE of sapling and mature larch plantations subjected to decadal N addition in northern China. Results showed that saplings had significantly higher leaf iWUE compared to mature individuals. Long-term N addition significantly increased iWUE by 6.85% in the sapling stand, with no remarkable changes occurred in the mature stand. In saplings, the N-addition-induced increase in iWUE could be attributed to enhanced photosynthesis (illustrated by higher leaf N concentration), while leaf shading may cause lower leaf photosynthesis regardless of N level in mature trees. The higher and temporal stable leaf iWUE in saplings imply conservative water-use strategy, whereas the opposites in mature trees imply profligate water-use strategy. Thus, the divergent responses of iWUE to decadal N addition should be considered for sustainable forest development under increasing atmospheric N deposition conditions.&quot;,&quot;publisher&quot;:&quot;Elsevier&quot;,&quot;issue&quot;:&quot;4&quot;,&quot;volume&quot;:&quot;523&quot;},&quot;isTemporary&quot;:false}]},{&quot;citationID&quot;:&quot;MENDELEY_CITATION_23689398-efc4-43d5-ad30-5d7d60dbf359&quot;,&quot;properties&quot;:{&quot;noteIndex&quot;:0},&quot;isEdited&quot;:false,&quot;manualOverride&quot;:{&quot;isManuallyOverridden&quot;:false,&quot;citeprocText&quot;:&quot;(Waring et al., 2023)&quot;,&quot;manualOverrideText&quot;:&quot;&quot;},&quot;citationTag&quot;:&quot;MENDELEY_CITATION_v3_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nB1Ymxpc2hlciI6Ik94Zm9yZCBBY2FkZW1pYyIsImlzc3VlIjoiMTciLCJ2b2x1bWUiOiI3NCJ9LCJpc1RlbXBvcmFyeSI6ZmFsc2V9XX0=&quot;,&quot;citationItems&quot;:[{&quot;id&quot;:&quot;573b1965-a59f-3615-8032-515f7ffabb61&quot;,&quot;itemData&quot;:{&quot;type&quot;:&quot;article-journal&quot;,&quot;id&quot;:&quot;573b1965-a59f-3615-8032-515f7ffabb61&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6,6,16]]},&quot;DOI&quot;:&quot;10.1093/JXB/ERAD195&quot;,&quot;ISSN&quot;:&quot;0022-0957&quot;,&quot;PMID&quot;:&quot;37235800&quot;,&quot;URL&quot;:&quot;https://dx.doi.org/10.1093/jxb/erad195&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publisher&quot;:&quot;Oxford Academic&quot;,&quot;issue&quot;:&quot;17&quot;,&quot;volume&quot;:&quot;74&quot;},&quot;isTemporary&quot;:false}]},{&quot;citationID&quot;:&quot;MENDELEY_CITATION_b9e00dc6-be71-482c-8f95-68bc02b93f27&quot;,&quot;properties&quot;:{&quot;noteIndex&quot;:0},&quot;isEdited&quot;:false,&quot;manualOverride&quot;:{&quot;isManuallyOverridden&quot;:false,&quot;citeprocText&quot;:&quot;(Pierick et al., 2024)&quot;,&quot;manualOverrideText&quot;:&quot;&quot;},&quot;citationTag&quot;:&quot;MENDELEY_CITATION_v3_eyJjaXRhdGlvbklEIjoiTUVOREVMRVlfQ0lUQVRJT05fYjllMDBkYzYtYmU3MS00ODJjLThmOTUtNjhiYzAyYjkzZjI3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NvbnRhaW5lci10aXRsZS1zaG9ydCI6IkZ1bmN0LiBFY29sLi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fSwiaXNUZW1wb3JhcnkiOmZhbHNlfV19&quot;,&quot;citationItems&quot;:[{&quot;id&quot;:&quot;7e7d24e7-7cf3-331f-bb32-acd3d908fc68&quot;,&quot;itemData&quot;:{&quot;type&quot;:&quot;article-journal&quot;,&quot;id&quot;:&quot;7e7d24e7-7cf3-331f-bb32-acd3d908fc68&quot;,&quot;title&quot;:&quot;Above- and belowground strategies of tropical montane tree species are coordinated and driven by small-scale nitrogen availability&quot;,&quot;author&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family&quot;:&quot;Link&quot;,&quot;given&quot;:&quot;Roman M.&quot;,&quot;parse-names&quot;:false,&quot;dropping-particle&quot;:&quot;&quot;,&quot;non-dropping-particle&quot;:&quot;&quot;},{&quot;family&quot;:&quot;Báez&quot;,&quot;given&quot;:&quot;Selene&quot;,&quot;parse-names&quot;:false,&quot;dropping-particle&quot;:&quot;&quot;,&quot;non-dropping-particle&quot;:&quot;&quot;},{&quot;family&quot;:&quot;Velescu&quot;,&quot;given&quot;:&quot;Andre&quot;,&quot;parse-names&quot;:false,&quot;dropping-particle&quot;:&quot;&quot;,&quot;non-dropping-particle&quot;:&quot;&quot;},{&quot;family&quot;:&quot;Wilcke&quot;,&quot;given&quot;:&quot;Wolfgang&quot;,&quot;parse-names&quot;:false,&quot;dropping-particle&quot;:&quot;&quot;,&quot;non-dropping-particle&quot;:&quot;&quot;},{&quot;family&quot;:&quot;Homeier&quot;,&quot;given&quot;:&quot;Jürgen&quot;,&quot;parse-names&quot;:false,&quot;dropping-particle&quot;:&quot;&quot;,&quot;non-dropping-particle&quot;:&quot;&quot;}],&quot;container-title&quot;:&quot;Functional Ecology&quot;,&quot;container-title-short&quot;:&quot;Funct. Ecol.&quot;,&quot;accessed&quot;:{&quot;date-parts&quot;:[[2026,4,9]]},&quot;DOI&quot;:&quot;10.1111/1365-2435.14554;PAGE:STRING:ARTICLE/CHAPTER&quot;,&quot;ISSN&quot;:&quot;13652435&quot;,&quot;URL&quot;:&quot;/doi/pdf/10.1111/1365-2435.14554&quot;,&quot;issued&quot;:{&quot;date-parts&quot;:[[2024,6,1]]},&quot;page&quot;:&quot;1364-1377&quot;,&quot;abstract&quot;:&quot;The question whether the strategies of above- and belowground plant organs are coordinated as predicted by the plant economics spectrum theory is still under debate. We aim to determine the leading dimensions of tree trait variation for above- and belowground functional traits, and test whether they represent spectra of adaptation along a soil fertility gradient in tropical Andean forests. We measured leaf, stem and fine root functional traits, and individual-level soil nutrient availability for 433 trees from 52 species at three elevations between 1000 and 3000 m a.s.l. We found close coordination between above– and belowground functional traits related to the trade-off between resource acquisition and conservation, whereas root diameter and specific root length formed an independent axis of covarying traits. The position of a tree species along the acquisition–conservation axis of the trait space was closely associated with local soil nitrogen, but not phosphorus, availability. Our results imply that above- and belowground plant functional traits determine at which edaphic microhabitats coexisting tree species can grow, which is potentially crucial for understanding community assembly in species-rich tropical montane forests. Read the free Plain Language Summary for this article on the Journal blog.&quot;,&quot;publisher&quot;:&quot;British Ecological Society&quot;,&quot;issue&quot;:&quot;6&quot;,&quot;volume&quot;:&quot;38&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82156710044"/>
  </we:properties>
  <we:bindings/>
  <we:snapshot xmlns:r="http://schemas.openxmlformats.org/officeDocument/2006/relationships"/>
</we:webextension>
</file>

<file path=word/webextensions/webextension2.xml><?xml version="1.0" encoding="utf-8"?>
<we:webextension xmlns:we="http://schemas.microsoft.com/office/webextensions/webextension/2010/11" id="8a65dcd6-2134-4e46-b024-9c5b23487c4a">
  <we:reference id="WA104382081" version="1.55.1.0" store="es-ES" storeType="omex"/>
  <we:alternateReferences>
    <we:reference id="WA104382081" version="1.55.1.0" store="es-ES" storeType="omex"/>
  </we:alternateReferences>
  <we:properties>
    <we:property name="MENDELEY_CITATIONS" value="[{&quot;citationID&quot;:&quot;MENDELEY_CITATION_4dfcf3c5-dce8-4ddf-8544-978e8fcf54c7&quot;,&quot;properties&quot;:{&quot;noteIndex&quot;:0},&quot;isEdited&quot;:false,&quot;manualOverride&quot;:{&quot;isManuallyOverridden&quot;:false,&quot;citeprocText&quot;:&quot;(Homeier et al., 2013a)&quot;,&quot;manualOverrideText&quot;:&quot;&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Tag&quot;:&quot;MENDELEY_CITATION_v3_eyJjaXRhdGlvbklEIjoiTUVOREVMRVlfQ0lUQVRJT05fNGRmY2YzYzUtZGNlOC00ZGRmLTg1NDQtOTc4ZThmY2Y1NGM3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D&quot;:&quot;MENDELEY_CITATION_f5cd5a3c-f7c1-498c-9aa9-1ae9e278814b&quot;,&quot;properties&quot;:{&quot;noteIndex&quot;:0},&quot;isEdited&quot;:false,&quot;manualOverride&quot;:{&quot;isManuallyOverridden&quot;:false,&quot;citeprocText&quot;:&quot;(Velescu et al., 2026)&quot;,&quot;manualOverrideText&quot;:&quot;&quot;},&quot;citationTag&quot;:&quot;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&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container-title-short&quot;:&quot;Geoderma&quot;,&quot;accessed&quot;:{&quot;date-parts&quot;:[[2026,2,17]]},&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isTemporary&quot;:false}]},{&quot;citationID&quot;:&quot;MENDELEY_CITATION_a9d04849-d094-44a6-aecb-f776d71b2623&quot;,&quot;properties&quot;:{&quot;noteIndex&quot;:0},&quot;isEdited&quot;:false,&quot;manualOverride&quot;:{&quot;isManuallyOverridden&quot;:false,&quot;citeprocText&quot;:&quot;(Cárate-Tandalla et al., 2018)&quot;,&quot;manualOverrideText&quot;:&quot;&quot;},&quot;citationTag&quot;:&quot;MENDELEY_CITATION_v3_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&quot;,&quot;citationItems&quot;:[{&quot;id&quot;:&quot;e2a906ad-dd8f-33d7-ac5a-d7e1e9f9d7ad&quot;,&quot;itemData&quot;:{&quot;type&quot;:&quot;article-journal&quot;,&quot;id&quot;:&quot;e2a906ad-dd8f-33d7-ac5a-d7e1e9f9d7ad&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container-title-short&quot;:&quot;Biotropica&quot;,&quot;DOI&quot;:&quot;10.1111/btp.12518&quot;,&quot;ISSN&quot;:&quot;17447429&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isTemporary&quot;:false}]},{&quot;citationID&quot;:&quot;MENDELEY_CITATION_7463bb5e-3c9d-43d1-a1b4-b14767980d7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NzQ2M2JiNWUtM2M5ZC00M2QxLWExYjQtYjE0NzY3OTgwZDc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1d38d7cf-a3b4-4865-97ae-95c57014d91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9ea31a44-5860-4cc8-9c86-299c50db0f77&quot;,&quot;properties&quot;:{&quot;noteIndex&quot;:0},&quot;isEdited&quot;:false,&quot;manualOverride&quot;:{&quot;isManuallyOverridden&quot;:false,&quot;citeprocText&quot;:&quot;(Pérez-Harguindeguy et al., 2013)&quot;,&quot;manualOverrideText&quot;:&quot;&quot;},&quot;citationTag&quot;:&quot;MENDELEY_CITATION_v3_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&quot;,&quot;citationItems&quot;:[{&quot;id&quot;:&quot;070b61c8-07ba-3886-a00e-c2982218556b&quot;,&quot;itemData&quot;:{&quot;type&quot;:&quot;article-journal&quot;,&quot;id&quot;:&quot;070b61c8-07ba-3886-a00e-c2982218556b&quot;,&quot;title&quot;:&quot;New handbook for standardised measurement of plant functional traits worldwide&quot;,&quot;groupId&quot;:&quot;0ddf5ecd-4236-3341-87c1-d7bb37bbf47a&quot;,&quot;author&quot;:[{&quot;family&quot;:&quot;Pérez-Harguindeguy&quot;,&quot;given&quot;:&quot;N A&quot;,&quot;parse-names&quot;:false,&quot;dropping-particle&quot;:&quot;&quot;,&quot;non-dropping-particle&quot;:&quot;&quot;},{&quot;family&quot;:&quot;Díaz&quot;,&quot;given&quot;:&quot;S A&quot;,&quot;parse-names&quot;:false,&quot;dropping-particle&quot;:&quot;&quot;,&quot;non-dropping-particle&quot;:&quot;&quot;},{&quot;family&quot;:&quot;Garnier&quot;,&quot;given&quot;:&quot;E B&quot;,&quot;parse-names&quot;:false,&quot;dropping-particle&quot;:&quot;&quot;,&quot;non-dropping-particle&quot;:&quot;&quot;},{&quot;family&quot;:&quot;Lavorel&quot;,&quot;given&quot;:&quot;S C&quot;,&quot;parse-names&quot;:false,&quot;dropping-particle&quot;:&quot;&quot;,&quot;non-dropping-particle&quot;:&quot;&quot;},{&quot;family&quot;:&quot;Poorter&quot;,&quot;given&quot;:&quot;H D&quot;,&quot;parse-names&quot;:false,&quot;dropping-particle&quot;:&quot;&quot;,&quot;non-dropping-particle&quot;:&quot;&quot;},{&quot;family&quot;:&quot;Jaureguiberry&quot;,&quot;given&quot;:&quot;P A&quot;,&quot;parse-names&quot;:false,&quot;dropping-particle&quot;:&quot;&quot;,&quot;non-dropping-particle&quot;:&quot;&quot;},{&quot;family&quot;:&quot;Bret-Harte E&quot;,&quot;given&quot;:&quot;M S&quot;,&quot;parse-names&quot;:false,&quot;dropping-particle&quot;:&quot;&quot;,&quot;non-dropping-particle&quot;:&quot;&quot;},{&quot;family&quot;:&quot;Cornwell F&quot;,&quot;given&quot;:&quot;W K&quot;,&quot;parse-names&quot;:false,&quot;dropping-particle&quot;:&quot;&quot;,&quot;non-dropping-particle&quot;:&quot;&quot;},{&quot;family&quot;:&quot;Craine G&quot;,&quot;given&quot;:&quot;J M&quot;,&quot;parse-names&quot;:false,&quot;dropping-particle&quot;:&quot;&quot;,&quot;non-dropping-particle&quot;:&quot;&quot;},{&quot;family&quot;:&quot;Gurvich A&quot;,&quot;given&quot;:&quot;D E&quot;,&quot;parse-names&quot;:false,&quot;dropping-particle&quot;:&quot;&quot;,&quot;non-dropping-particle&quot;:&quot;&quot;},{&quot;family&quot;:&quot;Urcelay&quot;,&quot;given&quot;:&quot;C A&quot;,&quot;parse-names&quot;:false,&quot;dropping-particle&quot;:&quot;&quot;,&quot;non-dropping-particle&quot;:&quot;&quot;},{&quot;family&quot;:&quot;Veneklaas H&quot;,&quot;given&quot;:&quot;E J&quot;,&quot;parse-names&quot;:false,&quot;dropping-particle&quot;:&quot;&quot;,&quot;non-dropping-particle&quot;:&quot;&quot;},{&quot;family&quot;:&quot;Reich I&quot;,&quot;given&quot;:&quot;P B&quot;,&quot;parse-names&quot;:false,&quot;dropping-particle&quot;:&quot;&quot;,&quot;non-dropping-particle&quot;:&quot;&quot;},{&quot;family&quot;:&quot;Poorter&quot;,&quot;given&quot;:&quot;L J&quot;,&quot;parse-names&quot;:false,&quot;dropping-particle&quot;:&quot;&quot;,&quot;non-dropping-particle&quot;:&quot;&quot;},{&quot;family&quot;:&quot;Wright K&quot;,&quot;given&quot;:&quot;I J&quot;,&quot;parse-names&quot;:false,&quot;dropping-particle&quot;:&quot;&quot;,&quot;non-dropping-particle&quot;:&quot;&quot;},{&quot;family&quot;:&quot;Ray&quot;,&quot;given&quot;:&quot;P L&quot;,&quot;parse-names&quot;:false,&quot;dropping-particle&quot;:&quot;&quot;,&quot;non-dropping-particle&quot;:&quot;&quot;},{&quot;family&quot;:&quot;Enrico&quot;,&quot;given&quot;:&quot;L A&quot;,&quot;parse-names&quot;:false,&quot;dropping-particle&quot;:&quot;&quot;,&quot;non-dropping-particle&quot;:&quot;&quot;},{&quot;family&quot;:&quot;Pausas M&quot;,&quot;given&quot;:&quot;J G&quot;,&quot;parse-names&quot;:false,&quot;dropping-particle&quot;:&quot;&quot;,&quot;non-dropping-particle&quot;:&quot;&quot;},{&quot;family&quot;:&quot;Vos F&quot;,&quot;given&quot;:&quot;A C&quot;,&quot;parse-names&quot;:false,&quot;dropping-particle&quot;:&quot;&quot;,&quot;non-dropping-particle&quot;:&quot;de&quot;},{&quot;family&quot;:&quot;Buchmann&quot;,&quot;given&quot;:&quot;N N&quot;,&quot;parse-names&quot;:false,&quot;dropping-particle&quot;:&quot;&quot;,&quot;non-dropping-particle&quot;:&quot;&quot;},{&quot;family&quot;:&quot;Funes&quot;,&quot;given&quot;:&quot;G A&quot;,&quot;parse-names&quot;:false,&quot;dropping-particle&quot;:&quot;&quot;,&quot;non-dropping-particle&quot;:&quot;&quot;},{&quot;family&quot;:&quot;Quétier&quot;,&quot;given&quot;:&quot;F A&quot;,&quot;parse-names&quot;:false,&quot;dropping-particle&quot;:&quot;&quot;,&quot;non-dropping-particle&quot;:&quot;&quot;},{&quot;family&quot;:&quot;Hodgson O&quot;,&quot;given&quot;:&quot;J G&quot;,&quot;parse-names&quot;:false,&quot;dropping-particle&quot;:&quot;&quot;,&quot;non-dropping-particle&quot;:&quot;&quot;},{&quot;family&quot;:&quot;Thompson&quot;,&quot;given&quot;:&quot;K P&quot;,&quot;parse-names&quot;:false,&quot;dropping-particle&quot;:&quot;&quot;,&quot;non-dropping-particle&quot;:&quot;&quot;},{&quot;family&quot;:&quot;Morgan Q&quot;,&quot;given&quot;:&quot;H D&quot;,&quot;parse-names&quot;:false,&quot;dropping-particle&quot;:&quot;&quot;,&quot;non-dropping-particle&quot;:&quot;&quot;},{&quot;family&quot;:&quot;Steege&quot;,&quot;given&quot;:&quot;H R&quot;,&quot;parse-names&quot;:false,&quot;dropping-particle&quot;:&quot;&quot;,&quot;non-dropping-particle&quot;:&quot;ter&quot;},{&quot;family&quot;:&quot;A van der Heijden S&quot;,&quot;given&quot;:&quot;M G&quot;,&quot;parse-names&quot;:false,&quot;dropping-particle&quot;:&quot;&quot;,&quot;non-dropping-particle&quot;:&quot;&quot;},{&quot;family&quot;:&quot;Sack&quot;,&quot;given&quot;:&quot;L T&quot;,&quot;parse-names&quot;:false,&quot;dropping-particle&quot;:&quot;&quot;,&quot;non-dropping-particle&quot;:&quot;&quot;},{&quot;family&quot;:&quot;Blonder&quot;,&quot;given&quot;:&quot;B U&quot;,&quot;parse-names&quot;:false,&quot;dropping-particle&quot;:&quot;&quot;,&quot;non-dropping-particle&quot;:&quot;&quot;},{&quot;family&quot;:&quot;Poschlod&quot;,&quot;given&quot;:&quot;P&quot;,&quot;parse-names&quot;:false,&quot;dropping-particle&quot;:&quot;V&quot;,&quot;non-dropping-particle&quot;:&quot;&quot;},{&quot;family&quot;:&quot;Vaieretti A&quot;,&quot;given&quot;:&quot;M&quot;,&quot;parse-names&quot;:false,&quot;dropping-particle&quot;:&quot;V&quot;,&quot;non-dropping-particle&quot;:&quot;&quot;},{&quot;family&quot;:&quot;Conti&quot;,&quot;given&quot;:&quot;G A&quot;,&quot;parse-names&quot;:false,&quot;dropping-particle&quot;:&quot;&quot;,&quot;non-dropping-particle&quot;:&quot;&quot;},{&quot;family&quot;:&quot;Staver W&quot;,&quot;given&quot;:&quot;A C&quot;,&quot;parse-names&quot;:false,&quot;dropping-particle&quot;:&quot;&quot;,&quot;non-dropping-particle&quot;:&quot;&quot;},{&quot;family&quot;:&quot;Aquino&quot;,&quot;given&quot;:&quot;S X&quot;,&quot;parse-names&quot;:false,&quot;dropping-particle&quot;:&quot;&quot;,&quot;non-dropping-particle&quot;:&quot;&quot;},{&quot;family&quot;:&quot;C Cornelissen F&quot;,&quot;given&quot;:&quot;J H&quot;,&quot;parse-names&quot;:false,&quot;dropping-particle&quot;:&quot;&quot;,&quot;non-dropping-particle&quot;:&quot;&quot;}],&quot;container-title&quot;:&quot;Australian Journal of Botany&quot;,&quot;accessed&quot;:{&quot;date-parts&quot;:[[2026,4,2]]},&quot;DOI&quot;:&quot;10.1071/BT12225&quot;,&quot;URL&quot;:&quot;http://dx.doi.org/10.1071/BT12225JournalcompilationÓCSIRO2013www.publish.csiro.au/journals/ajb&quot;,&quot;issued&quot;:{&quot;date-parts&quot;:[[2013,4,26]]},&quot;container-title-short&quot;:&quot;Aust. J. Bot.&quot;},&quot;isTemporary&quot;:false}]},{&quot;citationID&quot;:&quot;MENDELEY_CITATION_c6266bfb-3bc8-40e6-96c1-6c3f97e75912&quot;,&quot;properties&quot;:{&quot;noteIndex&quot;:0},&quot;isEdited&quot;:false,&quot;manualOverride&quot;:{&quot;isManuallyOverridden&quot;:false,&quot;citeprocText&quot;:&quot;(Andreu-Hayles et al., 2019)&quot;,&quot;manualOverrideText&quot;:&quot;&quot;},&quot;citationTag&quot;:&quot;MENDELEY_CITATION_v3_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&quot;,&quot;citationItems&quot;:[{&quot;id&quot;:&quot;98284f35-3413-3ab0-bbe1-4eda54d37fcc&quot;,&quot;itemData&quot;:{&quot;type&quot;:&quot;article-journal&quot;,&quot;id&quot;:&quot;98284f35-3413-3ab0-bbe1-4eda54d37fcc&quot;,&quot;title&quot;:&quot;A high yield cellulose extraction system for small whole wood samples and dual measurement of carbon and oxygen stable isotopes&quot;,&quot;groupId&quot;:&quot;0ddf5ecd-4236-3341-87c1-d7bb37bbf47a&quot;,&quot;author&quot;:[{&quot;family&quot;:&quot;Andreu-Hayles&quot;,&quot;given&quot;:&quot;Laia&quot;,&quot;parse-names&quot;:false,&quot;dropping-particle&quot;:&quot;&quot;,&quot;non-dropping-particle&quot;:&quot;&quot;},{&quot;family&quot;:&quot;Levesque&quot;,&quot;given&quot;:&quot;Mathieu&quot;,&quot;parse-names&quot;:false,&quot;dropping-particle&quot;:&quot;&quot;,&quot;non-dropping-particle&quot;:&quot;&quot;},{&quot;family&quot;:&quot;Martin-Benito&quot;,&quot;given&quot;:&quot;Dario&quot;,&quot;parse-names&quot;:false,&quot;dropping-particle&quot;:&quot;&quot;,&quot;non-dropping-particle&quot;:&quot;&quot;},{&quot;family&quot;:&quot;Huang&quot;,&quot;given&quot;:&quot;Wei&quot;,&quot;parse-names&quot;:false,&quot;dropping-particle&quot;:&quot;&quot;,&quot;non-dropping-particle&quot;:&quot;&quot;},{&quot;family&quot;:&quot;Harris&quot;,&quot;given&quot;:&quot;Ryan&quot;,&quot;parse-names&quot;:false,&quot;dropping-particle&quot;:&quot;&quot;,&quot;non-dropping-particle&quot;:&quot;&quot;},{&quot;family&quot;:&quot;Oelkers&quot;,&quot;given&quot;:&quot;Rose&quot;,&quot;parse-names&quot;:false,&quot;dropping-particle&quot;:&quot;&quot;,&quot;non-dropping-particle&quot;:&quot;&quot;},{&quot;family&quot;:&quot;Leland&quot;,&quot;given&quot;:&quot;Caroline&quot;,&quot;parse-names&quot;:false,&quot;dropping-particle&quot;:&quot;&quot;,&quot;non-dropping-particle&quot;:&quot;&quot;},{&quot;family&quot;:&quot;Martin-Fernández&quot;,&quot;given&quot;:&quot;Javier&quot;,&quot;parse-names&quot;:false,&quot;dropping-particle&quot;:&quot;&quot;,&quot;non-dropping-particle&quot;:&quot;&quot;},{&quot;family&quot;:&quot;Anchukaitis&quot;,&quot;given&quot;:&quot;Kevin J.&quot;,&quot;parse-names&quot;:false,&quot;dropping-particle&quot;:&quot;&quot;,&quot;non-dropping-particle&quot;:&quot;&quot;},{&quot;family&quot;:&quot;Helle&quot;,&quot;given&quot;:&quot;Gerhard&quot;,&quot;parse-names&quot;:false,&quot;dropping-particle&quot;:&quot;&quot;,&quot;non-dropping-particle&quot;:&quot;&quot;}],&quot;container-title&quot;:&quot;Chemical Geology&quot;,&quot;accessed&quot;:{&quot;date-parts&quot;:[[2024,2,12]]},&quot;DOI&quot;:&quot;10.1016/J.CHEMGEO.2018.09.007&quot;,&quot;ISSN&quot;:&quot;0009-2541&quot;,&quot;issued&quot;:{&quot;date-parts&quot;:[[2019,1,20]]},&quot;page&quot;:&quot;53-65&quot;,&quot;abstract&quot;:&quot;This paper describes devices to extract α-cellulose from small whole wood samples developed at the Lamont-Doherty Earth Observatory Tree-Ring Lab and explains the procedures for chemical extractions and for the dual analysis of carbon (δ 13 C) and oxygen (δ 18 O) stable isotopes. Here, we provide the necessary steps and guidelines for constructing a cellulose extraction system for small amounts of wood and leaves. The system allows the simultaneous extraction of cellulose from 150 samples by means of in-house filter tubes, where chemicals used for the cellulose extraction are exchanged and eliminated in batches. This new implementation diminishes the processing time, minimizes physical sample manipulation and potential errors, increases sample throughput, and reduces the amount of chemicals and analytic costs. We also describe the dual measurement of δ 13 C and δ 18 O ratios in tree-ring cellulose using high-temperature pyrolysis in a High Temperature Conversion Elemental Analyzer (TC/EA) interfaced with a Thermo Delta V plus mass spectrometer.&quot;,&quot;publisher&quot;:&quot;Elsevier&quot;,&quot;volume&quot;:&quot;504&quot;,&quot;container-title-short&quot;:&quot;Chem. Geol.&quot;},&quot;isTemporary&quot;:false}]},{&quot;citationID&quot;:&quot;MENDELEY_CITATION_cd1a34ea-beed-42c6-9fb0-8efdc59362d8&quot;,&quot;properties&quot;:{&quot;noteIndex&quot;:0},&quot;isEdited&quot;:false,&quot;manualOverride&quot;:{&quot;isManuallyOverridden&quot;:false,&quot;citeprocText&quot;:&quot;(Báez &amp;#38; Homeier, 2018; Baldos et al., 2015; Dietrich et al., 2016; Firn et al., 2019; Homeier et al., 2012, 2013b, 2017)&quot;,&quot;manualOverrideText&quot;:&quot;&quot;},&quot;citationTag&quot;:&quot;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LiIsInBhcnNlLW5hbWVzIjpmYWxzZSwiZHJvcHBpbmctcGFydGljbGUiOiIiLCJub24tZHJvcHBpbmctcGFydGljbGUiOiIifSx7ImZhbWlseSI6Ik1vcmdhbiIsImdpdmVuIjoiSm9obiBXLi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uIiwicGFyc2UtbmFtZXMiOmZhbHNlLCJkcm9wcGluZy1wYXJ0aWNsZSI6IiIsIm5vbi1kcm9wcGluZy1wYXJ0aWNsZSI6IiJ9LHsiZmFtaWx5IjoiQWRsZXIiLCJnaXZlbiI6IlBldGVyIEIu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Li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4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FIu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4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&quot;,&quot;citationItems&quot;:[{&quot;id&quot;:&quot;ac94bf51-553e-33b2-b977-5a8303184ebc&quot;,&quot;itemData&quot;:{&quot;type&quot;:&quot;article-journal&quot;,&quot;id&quot;:&quot;ac94bf51-553e-33b2-b977-5a8303184ebc&quot;,&quot;title&quot;:&quot;Leaf nutrients, not specific leaf area, are consistent indicators of elevated nutrient inputs&quot;,&quot;groupId&quot;:&quot;0ddf5ecd-4236-3341-87c1-d7bb37bbf47a&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R.&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accessed&quot;:{&quot;date-parts&quot;:[[2026,4,2]]},&quot;DOI&quot;:&quot;10.1038/S41559-018-0790-1&quot;,&quot;ISSN&quot;:&quot;2397-334X&quot;,&quot;PMID&quot;:&quot;30718853&quot;,&quot;URL&quot;:&quot;https://pubmed.ncbi.nlm.nih.gov/30718853/&quot;,&quot;issued&quot;:{&quot;date-parts&quot;:[[2019,3,1]]},&quot;page&quot;:&quot;400-406&quot;,&quot;abstract&quot;:&quot;Leaf traits are frequently measured in ecology to provide a ‘common currency’ for predicting how anthropogenic pressures impact ecosystem function. Here, we test whether leaf traits consistently respond to experimental treatments across 27 globally distributed grassland sites across 4 continents. We find that specific leaf area (leaf area per unit mass)—a commonly measured morphological trait inferring shifts between plant growth strategies—did not respond to up to four years of soil nutrient additions. Leaf nitrogen, phosphorus and potassium concentrations increased in response to the addition of each respective soil nutrient. We found few significant changes in leaf traits when vertebrate herbivores were excluded in the short-term. Leaf nitrogen and potassium concentrations were positively correlated with species turnover, suggesting that interspecific trait variation was a significant predictor of leaf nitrogen and potassium, but not of leaf phosphorus concentration. Climatic conditions and pretreatment soil nutrient levels also accounted for significant amounts of variation in the leaf traits measured. Overall, we find that leaf morphological traits, such as specific leaf area, are not appropriate indicators of plant response to anthropogenic perturbations in grasslands.&quot;,&quot;publisher&quot;:&quot;Nat Ecol Evol&quot;,&quot;issue&quot;:&quot;3&quot;,&quot;volume&quot;:&quot;3&quot;,&quot;container-title-short&quot;:&quot;Nat. Ecol. Evol.&quot;},&quot;isTemporary&quot;:false},{&quot;id&quot;:&quot;23ac7ba5-9f8e-3f7c-9b7f-37331fb529e6&quot;,&quot;itemData&quot;:{&quot;type&quot;:&quot;article-journal&quot;,&quot;id&quot;:&quot;23ac7ba5-9f8e-3f7c-9b7f-37331fb529e6&quot;,&quot;title&quot;:&quot;Editorial: Tropical forest ecosystem responses to increasing nutrient availability&quot;,&quot;groupId&quot;:&quot;0ddf5ecd-4236-3341-87c1-d7bb37bbf47a&quot;,&quot;author&quot;:[{&quot;family&quot;:&quot;Homeier&quot;,&quot;given&quot;:&quot;Jürgen&quot;,&quot;parse-names&quot;:false,&quot;dropping-particle&quot;:&quot;&quot;,&quot;non-dropping-particle&quot;:&quot;&quot;},{&quot;family&quot;:&quot;Báez&quot;,&quot;given&quot;:&quot;Selene&quot;,&quot;parse-names&quot;:false,&quot;dropping-particle&quot;:&quot;&quot;,&quot;non-dropping-particle&quot;:&quot;&quot;},{&quot;family&quot;:&quot;Hertel&quot;,&quot;given&quot;:&quot;Dietrich&quot;,&quot;parse-names&quot;:false,&quot;dropping-particle&quot;:&quot;&quot;,&quot;non-dropping-particle&quot;:&quot;&quot;},{&quot;family&quot;:&quot;Leuschner&quot;,&quot;given&quot;:&quot;Christoph&quot;,&quot;parse-names&quot;:false,&quot;dropping-particle&quot;:&quot;&quot;,&quot;non-dropping-particle&quot;:&quot;&quot;}],&quot;container-title&quot;:&quot;Frontiers in Earth Science&quot;,&quot;accessed&quot;:{&quot;date-parts&quot;:[[2026,2,16]]},&quot;DOI&quot;:&quot;10.3389/feart.2017.00027&quot;,&quot;ISSN&quot;:&quot;22966463&quot;,&quot;URL&quot;:&quot;www.frontiersin.org&quot;,&quot;issued&quot;:{&quot;date-parts&quot;:[[2017,3,31]]},&quot;page&quot;:&quot;255840&quot;,&quot;abstract&quot;:&quot;Human activity is nowadays altering the structure and functioning of ecosystems in most regions of the world. While deforestation and conversion to agricultural land are the most visible threats to tropical forests worldwide, these systems are also increasingly exposed to atmospheric nutrient deposition and climate change (Lewis et al. 2009, 2015, Malhi et al. 2014, Newbold et al. 2014). Even the most remote tropical forest areas are expected to receive rising amounts of air-borne nutrients, which will have unknown consequences for the biogeochemical cycles, structure and functioning of these systems, no matter if they are within protected areas or not (e.g. Wilcke et al 2013, Fern&amp;#225;ndez-Martinez et al. 2014). In the decades to come, both climate change and atmospheric deposition likely will amplify the pressure exerted on the remaining tropical forests. Today, effects of global warming are already recognizable in the structure and species composition of tropical forests (e.g. Duque et al. 2015), and the foliar N concentrations of tropical trees have been found to increase in certain regions (e.g. Hietz et al. 2011). However, the effects of increased atmospheric nutrient deposition on the biological diversity and ecosystem functioning of tropical forests are currently poorly understood. No doubt, politicians, forest managers and scientists need a mechanistic understanding of the processes of change that are triggered by continued nutrient addition, in order to sustainably manage and conserve these systems in the future. Only in the last decade, increasing research efforts have been directed toward the understanding of the consequences of nutrient inputs for tropical ecosystems, including several replicated field experiments (e.g. Homeier et al. 2012, Wright et al. 2011). This special issue brings together the results from studies exploring the effects of experimental nutrient manipulation in tropical forests at different organization levels, ranging from single species to the ecosystem level. Six of the nine articles in the issue deal with the ongoing interdisciplinary nutrient manipulation experiment in perhumid Andean forests of southern Ecuador (NUMEX). They address a variety of topics, notably effects of N and/or P addition on soil carbon and nitrogen concentrations (Velescu et al. 2016), soil phosphatase activity (Dietrich et al. 2016), and soil N2O fluxes (M&amp;#252;ller et al. 2015) and soil aggregation (Camenzind et al. 2016), and they deal with the response of tree seedlings to increased nutrient availability (C&amp;#225;rate-Tandalla et al. 2015) and changes in the wood anatomy of a locally common tree species (Spannl et al. 2016). The paper by Powers et al. (2015) reviews the diversity of nutrient addition effects on tropical dry forests, and Ostertag &amp;amp; DiManno (2016) review plant foliar responses to N and P fertilization in different ecosystems based on a literature survey. Hofhansel et al. (2016) discuss potential interactive effects of nutrient addition and increasing atmospheric [CO2] in tropical Amazonian lowland forests as studied in the AmazonFACE and AFEX experiments. All studies report significant changes in the studied ecosystem components or processes in response to nutrient addition, highlighting the importance of even small alterations in the nutrient cycle of tropical forests for their functioning. The magnitude of potential tropical forest responses to increasing nutrient availability depends on the compartment considered and the amount and duration of nutrient addition, ranging from minor alterations in biogeochemical cycles or altered growth rates to shifts in species composition, biotic homogenization and markedly altered ecosystem services. Reactions at all organization levels are likely to be modified or amplified by feedback with other disturbances and could lead to a decrease of ecosystem resilience. Eventually, long-term nutrient deposition may result in alternative stable forest states or even novel ecosystems. Because of the ecological complexity of tropical forests with different forest types and even the species within a given forest responding in different ways to nutrient addition, well-designed comprehensive studies combining manipulative approaches with long-term monitoring are needed to be able to predict the fate of these systems during the next decades. Future studies should ideally combine the monitoring of climate, element fluxes and forest functioning with an evaluation of species composition and species performance (e.g. Fayle et al. 2015, Mori et al. 2017, Trumbore et al. 2015, Zhou et al. 2013). The recently obtained results suggest that study periods should have a minimum extension of ten years, since climate variation and specific weather events can interfere with the effects of altered nutrient availability. Since most tropical forests are by far too diverse to study every species, we suggest focusing primarily on abundant taxa and important functional species groups. Finally, to further understand how human activities are affecting tropical forest, modelling approaches are needed that integrate the observed process responses and help understand the mechanistic relationships that drive the change.&quot;,&quot;publisher&quot;:&quot;Frontiers Media SA&quot;,&quot;volume&quot;:&quot;5&quot;,&quot;container-title-short&quot;:&quot;Front. Earth Sci. (Lausanne).&quot;},&quot;isTemporary&quot;:false},{&quot;id&quot;:&quot;ef4c7faa-c7fe-3e45-8a2b-924c02fab9e8&quot;,&quot;itemData&quot;:{&quot;type&quot;:&quot;article-journal&quot;,&quot;id&quot;:&quot;ef4c7faa-c7fe-3e45-8a2b-924c02fab9e8&quot;,&quot;title&quot;:&quot;Effects of Nutrient Addition on the Productivity of Montane Forests and Implications for the Carbon Cycle&quot;,&quot;groupId&quot;:&quot;0ddf5ecd-4236-3341-87c1-d7bb37bbf47a&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5,3,2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id&quot;:&quot;ff24782c-757f-33b1-94a9-f2e502509c31&quot;,&quot;itemData&quot;:{&quot;type&quot;:&quot;article-journal&quot;,&quot;id&quot;:&quot;ff24782c-757f-33b1-94a9-f2e502509c31&quot;,&quot;title&quot;:&quot;Nutrient addition modifies phosphatase activities along an altitudinal gradient in a tropical montane forest in Southern Ecuador&quot;,&quot;groupId&quot;:&quot;0ddf5ecd-4236-3341-87c1-d7bb37bbf47a&quot;,&quot;author&quot;:[{&quot;family&quot;:&quot;Dietrich&quot;,&quot;given&quot;:&quot;Karla&quot;,&quot;parse-names&quot;:false,&quot;dropping-particle&quot;:&quot;&quot;,&quot;non-dropping-particle&quot;:&quot;&quot;},{&quot;family&quot;:&quot;Spoeri&quot;,&quot;given&quot;:&quot;Elena&quot;,&quot;parse-names&quot;:false,&quot;dropping-particle&quot;:&quot;&quot;,&quot;non-dropping-particle&quot;:&quot;&quot;},{&quot;family&quot;:&quot;Oelmann&quot;,&quot;given&quot;:&quot;Yvonne&quot;,&quot;parse-names&quot;:false,&quot;dropping-particle&quot;:&quot;&quot;,&quot;non-dropping-particle&quot;:&quot;&quot;}],&quot;container-title&quot;:&quot;Frontiers in Earth Science&quot;,&quot;accessed&quot;:{&quot;date-parts&quot;:[[2026,2,16]]},&quot;DOI&quot;:&quot;10.3389/feart.2016.00012&quot;,&quot;ISSN&quot;:&quot;22966463&quot;,&quot;URL&quot;:&quot;www.frontiersin.org&quot;,&quot;issued&quot;:{&quot;date-parts&quot;:[[2016,2,15]]},&quot;page&quot;:&quot;163776&quot;,&quot;abstract&quot;:&quot;Atmospheric nutrient deposition and climate change are expected to endanger the diversity of tropical forest ecosystems. Nitrogen (N) deposition might influence nutrient fluxes beyond the N cycle by a concomitant increased demand for other nutritional elements such as phosphorus (P). Organisms might respond to the increased P demand by enhanced activity of enzymes involved in releasing inorganic P from organic matter (OM). Our aims were to assess the effect of (i) climate shifts (approximatedby an altitudinal gradient), and (ii) nutrient addition (N, P, N+P) on phosphatase activity (PA) in organic layer and mineral soil of a tropical montane rainforest in Southern Ecuador. A nutrient manipulation experiment (NUMEX) was set up along an altitudinal gradient (1000, 2000, and 3000m a.s.l.). We determined PA and inorganic and total P concentrations. PA at 1000m was significantly lower (mean ± standard error: 48 ± 20 µmol p-NP g−1 dm h−1) as compared to 2000 and 3000m (119 ± 11 and 137 ± 19, respectively). One explanation might be that very rapid decomposition of OM at 1000m results in very thin organic layers reducing the stabilization of enzymes and thus, resulting in leaching loss of enzymes under the humid tropical climate. We found no effect of Naddition on PAneither in the organic layer nor in mineral soil, probably because of the lownutrient addition rates that showed ambiguous results so far on productivity measures as a proxy for Pdemand. In the organic layers of P and N+P treatments, we found decreased PA and increased concentrations of inorganic P. This indicates that the surplus of inorganic P reduced the biosynthesis of phosphatase enzymes. PA in megadiverse montane rainforests is likely to be unaffected by increased atmospheric N deposition but reduced upon atmospheric P deposition.&quot;,&quot;publisher&quot;:&quot;Frontiers Media SA&quot;,&quot;volume&quot;:&quot;4&quot;,&quot;container-title-short&quot;:&quot;Front. Earth Sci. (Lausanne).&quot;},&quot;isTemporary&quot;:false},{&quot;id&quot;:&quot;124a811d-cbe4-3854-a850-9abb972aca09&quot;,&quot;itemData&quot;:{&quot;type&quot;:&quot;article-journal&quot;,&quot;id&quot;:&quot;124a811d-cbe4-3854-a850-9abb972aca09&quot;,&quot;title&quot;:&quot;Tropical Andean Forests Are Highly Susceptible to Nutrient Inputs—Rapid Effects of Experimental N and P Addition to an Ecuadorian Montane Forest&quot;,&quot;groupId&quot;:&quot;0ddf5ecd-4236-3341-87c1-d7bb37bbf47a&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3,27]]},&quot;DOI&quot;:&quot;10.1371/JOURNAL.PONE.0047128&quot;,&quot;ISSN&quot;:&quot;1932-6203&quot;,&quot;PMID&quot;:&quot;23071734&quot;,&quot;URL&quot;:&quot;https://journals.plos.org/plosone/article?id=10.1371/journal.pone.0047128&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quot;,&quot;publisher&quot;:&quot;Public Library of Science&quot;,&quot;issue&quot;:&quot;10&quot;,&quot;volume&quot;:&quot;7&quot;,&quot;container-title-short&quot;:&quot;PLoS One&quot;},&quot;isTemporary&quot;:false},{&quot;id&quot;:&quot;4de44dc1-8408-34ed-87bb-32f2cccbb507&quot;,&quot;itemData&quot;:{&quot;type&quot;:&quot;article-journal&quot;,&quot;id&quot;:&quot;4de44dc1-8408-34ed-87bb-32f2cccbb507&quot;,&quot;title&quot;:&quot;Functional traits determine tree growth and ecosystem productivity of a tropical montane forest: Insights from a long-term nutrient manipulation experiment&quot;,&quot;groupId&quot;:&quot;0ddf5ecd-4236-3341-87c1-d7bb37bbf47a&quot;,&quot;author&quot;:[{&quot;family&quot;:&quot;Báez&quot;,&quot;given&quot;:&quot;Selene&quot;,&quot;parse-names&quot;:false,&quot;dropping-particle&quot;:&quot;&quot;,&quot;non-dropping-particle&quot;:&quot;&quot;},{&quot;family&quot;:&quot;Homeier&quot;,&quot;given&quot;:&quot;Jürgen&quot;,&quot;parse-names&quot;:false,&quot;dropping-particle&quot;:&quot;&quot;,&quot;non-dropping-particle&quot;:&quot;&quot;}],&quot;container-title&quot;:&quot;Global change biology&quot;,&quot;accessed&quot;:{&quot;date-parts&quot;:[[2026,2,16]]},&quot;DOI&quot;:&quot;10.1111/gcb.13905&quot;,&quot;ISSN&quot;:&quot;13652486&quot;,&quot;PMID&quot;:&quot;28921844&quot;,&quot;URL&quot;:&quot;https://pubmed.ncbi.nlm.nih.gov/28921844/&quot;,&quot;issued&quot;:{&quot;date-parts&quot;:[[2018,1,1]]},&quot;page&quot;:&quot;399-409&quot;,&quot;abstract&quot;:&quot;Trait-response effects are critical to forecast community structure and biomass production in highly diverse tropical forests. Ecological theory and few observation studies indicate that trees with acquisitive functional traits would respond more strongly to higher resource availability than those with conservative traits. We assessed how long-term tree growth in experimental nutrient addition plots (N, P, and N + P) varied as a function of morphological traits, tree size, and species identity. We also evaluated how trait-based responses affected stand scale biomass production considering the community structure. We found that tree growth depended on interactions between functional traits and the type or combination of nutrients added. Common species with acquisitive functional traits responded more strongly to nutrient addition, mainly to N + P. Phosphorous enhanced the growth rates of species with acquisitive and conservative traits, had mostly positive effects on common species and neutral or negative effects in rare species. Moreover, trees receiving N + P grew faster irrespective of their initial size relative to trees in control or to trees in other treatment plots. Finally, species responses were highly idiosyncratic suggesting that community processes including competition and niche dimensionality may be altered under increased resource availability. We found no statistically significant effects of nutrient additions on aboveground biomass productivity because acquisitive species had a limited potential to increase their biomass, possibly due to their generally lower wood density. In contrast, P addition increased the growth rates of species characterized by more conservative resource strategies (with higher wood density) that were poorly represented in the plant community. We provide the first long-term experimental evidence that trait-based responses, community structure, and community processes modulate the effects of increased nutrient availability on biomass productivity in a tropical forest.&quot;,&quot;publisher&quot;:&quot;Glob Chang Biol&quot;,&quot;issue&quot;:&quot;1&quot;,&quot;volume&quot;:&quot;24&quot;,&quot;container-title-short&quot;:&quot;Glob. Chang. Biol.&quot;},&quot;isTemporary&quot;:false},{&quot;id&quot;:&quot;bcc51685-4192-3915-a001-178ed6c03e68&quot;,&quot;itemData&quot;:{&quot;type&quot;:&quot;article-journal&quot;,&quot;id&quot;:&quot;bcc51685-4192-3915-a001-178ed6c03e68&quot;,&quot;title&quot;:&quot;Response of N cycling to nutrient inputs in forest soils across a 1000-3000 m elevation gradient in the Ecuadorian Andes&quot;,&quot;groupId&quot;:&quot;0ddf5ecd-4236-3341-87c1-d7bb37bbf47a&quot;,&quot;author&quot;:[{&quot;family&quot;:&quot;Baldos&quot;,&quot;given&quot;:&quot;Angelica P.&quot;,&quot;parse-names&quot;:false,&quot;dropping-particle&quot;:&quot;&quot;,&quot;non-dropping-particle&quot;:&quot;&quot;},{&quot;family&quot;:&quot;Corre&quot;,&quot;given&quot;:&quot;Marife D.&quot;,&quot;parse-names&quot;:false,&quot;dropping-particle&quot;:&quot;&quot;,&quot;non-dropping-particle&quot;:&quot;&quot;},{&quot;family&quot;:&quot;Veldkamp&quot;,&quot;given&quot;:&quot;Edzo&quot;,&quot;parse-names&quot;:false,&quot;dropping-particle&quot;:&quot;&quot;,&quot;non-dropping-particle&quot;:&quot;&quot;}],&quot;container-title&quot;:&quot;Ecology&quot;,&quot;accessed&quot;:{&quot;date-parts&quot;:[[2026,2,13]]},&quot;DOI&quot;:&quot;10.1890/14-0295.1&quot;,&quot;ISSN&quot;:&quot;00129658&quot;,&quot;PMID&quot;:&quot;26236871&quot;,&quot;URL&quot;:&quot;/doi/pdf/10.1890/14-0295.1&quot;,&quot;issued&quot;:{&quot;date-parts&quot;:[[2015,3,1]]},&quot;page&quot;:&quot;749-761&quot;,&quot;abstract&quot;:&quot;Large areas in the tropics receive elevated atmospheric nutrient inputs. Presently, little is known on how nitrogen (N) cycling in tropical montane forest soils will respond to such increased nutrient inputs. We assessed how gross rates of mineral N production (N mineralization and nitrification) and microbial N retention (NH4+ and NO3- immobilization and dissimilatory NO3- reduction to NH4+ [DNRA]) change with elevated N and phosphorus (P) inputs in montane forest soils at 1000-, 2000-, and 3000-m elevations in south Ecuador. At each elevation, four replicate plots (20×20 m each) of control, N (added at 50 kg N·ha-1·yr-1), P (added at 10 kg P·ha-1·yr-1), and combined N+ P additions have been established since 2008. We measured gross N cycling rates in 2010 and 2011, using 15N pool dilution techniques with in situ incubation of intact soil cores taken from the top 5 cm of soil. In control plots, gross soil-N cycling rates decreased with increase in elevation, and microbial N retention was tightly coupled with mineral N production. At 1000 m and 2000 m, four-year N and combined N + P additions increased gross mineral N production but decreased NH4+ and NO3- immobilization and DNRA compared to the control. At 3000 m, four-year N and combined N + P additions increased gross N mineralization rates and decreased DNRA compared to the control; although NH4+ and NO3- immobilization in the N and N+ P plots were not different from the control, these were lower than their respective mineral N production. At all elevations, decreased microbial N retention was accompanied by decreased microbial biomass C and C:N ratio. P addition did not affect any of the soil-N cycling processes. Our results signified that four years of N addition, at a rate expected to occur at these sites, uncoupled the soil-N cycling processes, as indicated by decreased microbial N retention. This fast response of soil-N cycling processes across elevations implies that greater attention should be paid to the biological implications on montane forests of such uncoupled soil-N cycling.&quot;,&quot;publisher&quot;:&quot;Ecological Society of America&quot;,&quot;issue&quot;:&quot;3&quot;,&quot;volume&quot;:&quot;96&quot;,&quot;container-title-short&quot;:&quot;Ecology&quot;},&quot;isTemporary&quot;:false}]},{&quot;citationID&quot;:&quot;MENDELEY_CITATION_0489f061-9e55-40d8-a88a-09f9355d1fd5&quot;,&quot;properties&quot;:{&quot;noteIndex&quot;:0},&quot;isEdited&quot;:false,&quot;manualOverride&quot;:{&quot;isManuallyOverridden&quot;:false,&quot;citeprocText&quot;:&quot;(Lloyd et al., 2013)&quot;,&quot;manualOverrideText&quot;:&quot;&quot;},&quot;citationTag&quot;:&quot;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4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quot;,&quot;citationItems&quot;:[{&quot;id&quot;:&quot;6966cb77-d068-3650-80a0-8fb3f13d92b0&quot;,&quot;itemData&quot;:{&quot;type&quot;:&quot;article-journal&quot;,&quot;id&quot;:&quot;6966cb77-d068-3650-80a0-8fb3f13d92b0&quot;,&quot;title&quot;:&quot;Photosynthetically relevant foliar traits correlating better on a mass vs an area basis: Of ecophysiological relevance or just a case of mathematical imperatives and statistical quicksand?&quot;,&quot;author&quot;:[{&quot;family&quot;:&quot;Lloyd&quot;,&quot;given&quot;:&quot;Jon&quot;,&quot;parse-names&quot;:false,&quot;dropping-particle&quot;:&quot;&quot;,&quot;non-dropping-particle&quot;:&quot;&quot;},{&quot;family&quot;:&quot;Bloomfield&quot;,&quot;given&quot;:&quot;Keith&quot;,&quot;parse-names&quot;:false,&quot;dropping-particle&quot;:&quot;&quot;,&quot;non-dropping-particle&quot;:&quot;&quot;},{&quot;family&quot;:&quot;Domingues&quot;,&quot;given&quot;:&quot;Tomas F.&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4,28]]},&quot;DOI&quot;:&quot;10.1111/NPH.12281;PAGE:STRING:ARTICLE/CHAPTER&quot;,&quot;ISSN&quot;:&quot;14698137&quot;,&quot;URL&quot;:&quot;https://onlinelibrary.wiley.com/doi/full/10.1111/nph.12281&quot;,&quot;issued&quot;:{&quot;date-parts&quot;:[[2013,7,1]]},&quot;page&quot;:&quot;311-321&quot;,&quot;publisher&quot;:&quot;Blackwell Publishing Ltd&quot;,&quot;issue&quot;:&quot;2&quot;,&quot;volume&quot;:&quot;199&quot;,&quot;container-title-short&quot;:&quot;&quot;},&quot;isTemporary&quot;:false}]},{&quot;citationID&quot;:&quot;MENDELEY_CITATION_2757f3b1-1301-4300-8f9d-5425276fe7aa&quot;,&quot;properties&quot;:{&quot;noteIndex&quot;:0},&quot;isEdited&quot;:false,&quot;manualOverride&quot;:{&quot;isManuallyOverridden&quot;:false,&quot;citeprocText&quot;:&quot;(Jiang et al., 2024; Midolo et al., 2019)&quot;,&quot;manualOverrideText&quot;:&quot;&quot;},&quot;citationTag&quot;:&quot;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&quot;,&quot;citationItems&quot;:[{&quot;id&quot;:&quot;27585932-684d-3d6c-ba57-852ee841b599&quot;,&quot;itemData&quot;:{&quot;type&quot;:&quot;article-journal&quot;,&quot;id&quot;:&quot;27585932-684d-3d6c-ba57-852ee841b599&quot;,&quot;title&quot;:&quot;Global patterns of intraspecific leaf trait responses to elevation&quot;,&quot;author&quot;:[{&quot;family&quot;:&quot;Midolo&quot;,&quot;given&quot;:&quot;Gabriele&quot;,&quot;parse-names&quot;:false,&quot;dropping-particle&quot;:&quot;&quot;,&quot;non-dropping-particle&quot;:&quot;&quot;},{&quot;family&quot;:&quot;Frenne&quot;,&quot;given&quot;:&quot;Pieter&quot;,&quot;parse-names&quot;:false,&quot;dropping-particle&quot;:&quot;&quot;,&quot;non-dropping-particle&quot;:&quot;De&quot;},{&quot;family&quot;:&quot;Hölzel&quot;,&quot;given&quot;:&quot;Norbert&quot;,&quot;parse-names&quot;:false,&quot;dropping-particle&quot;:&quot;&quot;,&quot;non-dropping-particle&quot;:&quot;&quot;},{&quot;family&quot;:&quot;Wellstein&quot;,&quot;given&quot;:&quot;Camilla&quot;,&quot;parse-names&quot;:false,&quot;dropping-particle&quot;:&quot;&quot;,&quot;non-dropping-particle&quot;:&quot;&quot;}],&quot;container-title&quot;:&quot;Global Change Biology&quot;,&quot;container-title-short&quot;:&quot;Glob. Chang. Biol.&quot;,&quot;accessed&quot;:{&quot;date-parts&quot;:[[2026,4,29]]},&quot;DOI&quot;:&quot;10.1111/GCB.14646;WEBSITE:WEBSITE:PERICLES;REQUESTEDJOURNAL:JOURNAL:13652486;JOURNAL:JOURNAL:13652486;WGROUP:STRING:PUBLICATION&quot;,&quot;ISSN&quot;:&quot;13652486&quot;,&quot;PMID&quot;:&quot;31056841&quot;,&quot;URL&quot;:&quot;/doi/pdf/10.1111/gcb.14646&quot;,&quot;issued&quot;:{&quot;date-parts&quot;:[[2019,7,1]]},&quot;page&quot;:&quot;2485-2498&quot;,&quot;abstract&quot;:&quot;Elevational gradients are often used to quantify how traits of plant species respond to abiotic and biotic environmental variations. Yet, such analyses are frequently restricted spatially and applied along single slopes or mountain ranges. Since we know little on the response of intraspecific leaf traits to elevation across the globe, we here perform a global meta-analysis of leaf traits in 109 plant species located in 4 continents and reported in 71 studies published between 1983 and 2018. We quantified the intraspecific change in seven morpho-ecophysiological leaf traits along global elevational gradients: specific leaf area (SLA), leaf mass per area (LMA), leaf area (LA), nitrogen concentration per unit of area (Narea), nitrogen concentration per unit mass (Nmass), phosphorous concentration per unit mass (Pmass) and carbon isotope composition (δ13C). We found LMA, Narea, Nmass and δ13C to significantly increase and SLA to decrease with increasing elevation. Conversely, LA and Pmass showed no significant pattern with elevation worldwide. We found significantly larger increase in Narea, Nmass, Pmass and δ13C with elevation in warmer regions. Larger responses to increasing elevation were apparent for SLA of herbaceous compared to woody species, but not for the other traits. Finally, we also detected evidences of covariation across morphological and physiological traits within the same elevational gradient. In sum, we demonstrate that there are common cross-species patterns of intraspecific leaf trait variation across elevational gradients worldwide. Irrespective of whether such variation is genetically determined via local adaptation or attributed to phenotypic plasticity, the leaf trait patterns quantified here suggest that plant species are adapted to live on a range of temperature conditions. Since the distribution of mountain biota is predominantly shifting upslope in response to changes in environmental conditions, our results are important to further our understanding of how plants species of mountain ecosystems adapt to global environmental change.&quot;,&quot;publisher&quot;:&quot;Blackwell Publishing Ltd&quot;,&quot;issue&quot;:&quot;7&quot;,&quot;volume&quot;:&quot;25&quot;},&quot;isTemporary&quot;:false},{&quot;id&quot;:&quot;e539907a-fbf0-3704-9879-145bd95c5aad&quot;,&quot;itemData&quot;:{&quot;type&quot;:&quot;article-journal&quot;,&quot;id&quot;:&quot;e539907a-fbf0-3704-9879-145bd95c5aad&quot;,&quot;title&quot;:&quot;Stable carbon isotope composition and intrinsic water use efficiency in plants along an altitudinal gradient on the eastern slope of Yulong Snow Mountain, China&quot;,&quot;groupId&quot;:&quot;0ddf5ecd-4236-3341-87c1-d7bb37bbf47a&quot;,&quot;author&quot;:[{&quot;family&quot;:&quot;Jiang&quot;,&quot;given&quot;:&quot;Feng&quot;,&quot;parse-names&quot;:false,&quot;dropping-particle&quot;:&quot;&quot;,&quot;non-dropping-particle&quot;:&quot;&quot;},{&quot;family&quot;:&quot;Pu&quot;,&quot;given&quot;:&quot;Tao&quot;,&quot;parse-names&quot;:false,&quot;dropping-particle&quot;:&quot;&quot;,&quot;non-dropping-particle&quot;:&quot;&quot;},{&quot;family&quot;:&quot;Xue&quot;,&quot;given&quot;:&quot;Zi Jing&quot;,&quot;parse-names&quot;:false,&quot;dropping-particle&quot;:&quot;&quot;,&quot;non-dropping-particle&quot;:&quot;&quot;},{&quot;family&quot;:&quot;Ma&quot;,&quot;given&quot;:&quot;Yan Wei&quot;,&quot;parse-names&quot;:false,&quot;dropping-particle&quot;:&quot;&quot;,&quot;non-dropping-particle&quot;:&quot;&quot;},{&quot;family&quot;:&quot;Shi&quot;,&quot;given&quot;:&quot;Xiao Yi&quot;,&quot;parse-names&quot;:false,&quot;dropping-particle&quot;:&quot;&quot;,&quot;non-dropping-particle&quot;:&quot;&quot;},{&quot;family&quot;:&quot;Shi&quot;,&quot;given&quot;:&quot;Fu Xi&quot;,&quot;parse-names&quot;:false,&quot;dropping-particle&quot;:&quot;&quot;,&quot;non-dropping-particle&quot;:&quot;&quot;}],&quot;container-title&quot;:&quot;Ecological Processes&quot;,&quot;accessed&quot;:{&quot;date-parts&quot;:[[2024,9,12]]},&quot;DOI&quot;:&quot;10.1186/S13717-024-00518-4/FIGURES/6&quot;,&quot;ISSN&quot;:&quot;21921709&quot;,&quot;URL&quot;:&quot;https://ecologicalprocesses.springeropen.com/articles/10.1186/s13717-024-00518-4&quot;,&quot;issued&quot;:{&quot;date-parts&quot;:[[2024,12,1]]},&quot;page&quot;:&quot;1-13&quot;,&quot;abstract&quot;:&quot;Background: Stable carbon isotope composition (δ13Cp) can be used to estimate the changes in intrinsic water use efficiency (iWUE) in plants, which helps us to better understand plants’ response strategies to climate change. This study focused on the variations in δ13Cp and iWUE for the different life-form plants (i.e., herbs, shrubs, and trees) along an altitudinal gradient (3300, 3600, 3900, 4100, 4300, and 4500 m) on the eastern slope of Yulong Snow Mountain, southeastern margin of the Qinghai-Tibet Plateau. The response mechanisms of δ13Cp and iWUE for different life-form plants to altitude were thoroughly analyzed in this mountain ecosystem. Results: The δ13Cp values of plants on the eastern slopes of Yulong Snow Mountain ranged from − 30.4‰ to − 26.55‰, with a mean of − 28.02‰, indicating a dominance of C3 plants. The δ13Cp and iWUE values varied among different life-form plants in the order of herbs &gt; shrubs &gt; trees, particularly in 3600, 3900, and 4300 m. The δ13Cp and iWUE values for herbs and shrubs increased with altitude and were mainly controlled by air temperature. The two parameters for trees exhibited a trend of initial decrease followed by an increase with altitude. Below 3900 m, the δ13Cp and iWUE values decreased with altitude, influenced by soil moisture. However, above 3900 m, the two parameters increased with altitude, mainly regulated by air temperature. In addition, iWUE was positively correlated with leaf P content but negatively correlated with leaf N:P ratio, especially for herbs and trees, suggesting that P plays a key role in modulating iWUE in this region. Conclusions: The differentiated responses of water availability for different life-form plants to a higher altitudinal gradient are regulated by air temperature, soil moisture, and leaf P content in the Yulong Snow Mountain. These results provide valuable insights into understanding the water–carbon relationships in high-altitude ecosystems.&quot;,&quot;publisher&quot;:&quot;Springer Science and Business Media Deutschland GmbH&quot;,&quot;issue&quot;:&quot;1&quot;,&quot;volume&quot;:&quot;13&quot;,&quot;container-title-short&quot;:&quot;Ecol. Process.&quot;},&quot;isTemporary&quot;:false}]},{&quot;citationID&quot;:&quot;MENDELEY_CITATION_b5b3e8c1-d56b-41fc-9c0f-dbcf27559619&quot;,&quot;properties&quot;:{&quot;noteIndex&quot;:0},&quot;isEdited&quot;:false,&quot;manualOverride&quot;:{&quot;isManuallyOverridden&quot;:false,&quot;citeprocText&quot;:&quot;(Reich, 2014)&quot;,&quot;manualOverrideText&quot;:&quot;&quot;},&quot;citationTag&quot;:&quot;MENDELEY_CITATION_v3_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&quot;,&quot;citationItems&quot;:[{&quot;id&quot;:&quot;4851520d-d8d9-3834-8469-0fd1bc9eb853&quot;,&quot;itemData&quot;:{&quot;type&quot;:&quot;article-journal&quot;,&quot;id&quot;:&quot;4851520d-d8d9-3834-8469-0fd1bc9eb853&quot;,&quot;title&quot;:&quot;The world-wide 'fast-slow' plant economics spectrum: A traits manifesto&quot;,&quot;author&quot;:[{&quot;family&quot;:&quot;Reich&quot;,&quot;given&quot;:&quot;Peter B.&quot;,&quot;parse-names&quot;:false,&quot;dropping-particle&quot;:&quot;&quot;,&quot;non-dropping-particle&quot;:&quot;&quot;}],&quot;container-title&quot;:&quot;Journal of Ecology&quot;,&quot;accessed&quot;:{&quot;date-parts&quot;:[[2026,3,26]]},&quot;DOI&quot;:&quot;10.1111/1365-2745.12211&quot;,&quot;ISSN&quot;:&quot;00220477&quot;,&quot;issued&quot;:{&quot;date-parts&quot;:[[2014,3]]},&quot;page&quot;:&quot;275-301&quot;,&quot;abstract&quot;:&quot;The leaf economics spectrum (LES) provides a useful framework for examining species strategies as shaped by their evolutionary history. However, that spectrum, as originally described, involved only two key resources (carbon and nutrients) and one of three economically important plant organs. Herein, I evaluate whether the economics spectrum idea can be broadly extended to water - the third key resource -stems, roots and entire plants and to individual, community and ecosystem scales. My overarching hypothesis is that strong selection along trait trade-off axes, in tandem with biophysical constraints, results in convergence for any taxon on a uniformly fast, medium or slow strategy (i.e. rates of resource acquisition and processing) for all organs and all resources. Evidence for economic trait spectra exists for stems and roots as well as leaves, and for traits related to water as well as carbon and nutrients. These apply generally within and across scales (within and across communities, climate zones, biomes and lineages). There are linkages across organs and coupling among resources, resulting in an integrated whole-plant economics spectrum. Species capable of moving water rapidly have low tissue density, short tissue life span and high rates of resource acquisition and flux at organ and individual scales. The reverse is true for species with the slow strategy. Different traits may be important in different conditions, but as being fast in one respect generally requires being fast in others, being fast or slow is a general feature of species. Economic traits influence performance and fitness consistent with trait-based theory about underlying adaptive mechanisms. Traits help explain differences in growth and survival across resource gradients and thus help explain the distribution of species and the assembly of communities across light, water and nutrient gradients. Traits scale up - fast traits are associated with faster rates of ecosystem processes such as decomposition or primary productivity, and slow traits with slow process rates. Synthesis. Traits matter. A single 'fast-slow' plant economics spectrum that integrates across leaves, stems and roots is a key feature of the plant universe and helps to explain individual ecological strategies, community assembly processes and the functioning of ecosystems. © 2014 British Ecological Society.&quot;,&quot;issue&quot;:&quot;2&quot;,&quot;volume&quot;:&quot;10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746896189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709BE-EAED-4230-B0CC-19D7EBA43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32</Pages>
  <Words>7399</Words>
  <Characters>42176</Characters>
  <Application>Microsoft Office Word</Application>
  <DocSecurity>0</DocSecurity>
  <Lines>351</Lines>
  <Paragraphs>98</Paragraphs>
  <ScaleCrop>false</ScaleCrop>
  <Company/>
  <LinksUpToDate>false</LinksUpToDate>
  <CharactersWithSpaces>49477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Van de Velde</dc:creator>
  <cp:keywords/>
  <dc:description/>
  <cp:lastModifiedBy>SB</cp:lastModifiedBy>
  <cp:revision>5578</cp:revision>
  <dcterms:created xsi:type="dcterms:W3CDTF">2025-02-03T19:07:00Z</dcterms:created>
  <dcterms:modified xsi:type="dcterms:W3CDTF">2026-07-06T18:39:00Z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c22390d87d3fdead6ba4b53d263788a639aa23f82109e204d72f4844f220ca56</vt:lpwstr>
  </property>
  <property fmtid="{D5CDD505-2E9C-101B-9397-08002B2CF9AE}" pid="3" name="ZOTERO_PREF_1">
    <vt:lpwstr>&lt;data data-version="3" zotero-version="6.0.36"&gt;&lt;session id="8Db5xbIH"/&gt;&lt;style id="http://www.zotero.org/styles/new-phytologist" hasBibliography="1" bibliographyStyleHasBeenSet="1"/&gt;&lt;prefs&gt;&lt;pref name="fieldType" value="Field"/&gt;&lt;pref name="automaticJournalA</vt:lpwstr>
  </property>
  <property fmtid="{D5CDD505-2E9C-101B-9397-08002B2CF9AE}" pid="4" name="ZOTERO_PREF_2">
    <vt:lpwstr>bbreviations" value="true"/&gt;&lt;/prefs&gt;&lt;/data&gt;</vt:lpwstr>
  </property>
</Properties>
</file>